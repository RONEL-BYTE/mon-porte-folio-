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tbl>
      <w:tblPr>
        <w:tblStyle w:val="Grilledutableau1"/>
        <w:tblpPr w:leftFromText="141" w:rightFromText="141" w:vertAnchor="text" w:horzAnchor="margin" w:tblpXSpec="center" w:tblpY="-228"/>
        <w:tblW w:w="532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9"/>
        <w:gridCol w:w="3083"/>
        <w:gridCol w:w="3081"/>
      </w:tblGrid>
      <w:tr w:rsidR="00A15707" w:rsidRPr="00FC4EA6" w14:paraId="255E5005" w14:textId="77777777" w:rsidTr="00A15707">
        <w:trPr>
          <w:trHeight w:val="2227"/>
        </w:trPr>
        <w:tc>
          <w:tcPr>
            <w:tcW w:w="1807" w:type="pct"/>
          </w:tcPr>
          <w:p w14:paraId="1846BF26" w14:textId="77777777" w:rsidR="00A15707" w:rsidRPr="00FC4EA6" w:rsidRDefault="00A15707" w:rsidP="00A15707">
            <w:pPr>
              <w:spacing w:line="192" w:lineRule="auto"/>
              <w:jc w:val="center"/>
              <w:rPr>
                <w:rFonts w:ascii="Times New Roman" w:hAnsi="Times New Roman" w:cs="Times New Roman"/>
                <w:bCs/>
                <w:sz w:val="20"/>
                <w:szCs w:val="20"/>
              </w:rPr>
            </w:pPr>
          </w:p>
          <w:p w14:paraId="6D1FD1CB" w14:textId="77777777" w:rsidR="00A15707" w:rsidRPr="00FC4EA6" w:rsidRDefault="00A15707" w:rsidP="00A15707">
            <w:pPr>
              <w:spacing w:line="192" w:lineRule="auto"/>
              <w:jc w:val="center"/>
              <w:rPr>
                <w:rFonts w:ascii="Times New Roman" w:hAnsi="Times New Roman" w:cs="Times New Roman"/>
                <w:bCs/>
                <w:sz w:val="20"/>
                <w:szCs w:val="20"/>
              </w:rPr>
            </w:pPr>
            <w:r w:rsidRPr="00FC4EA6">
              <w:rPr>
                <w:rFonts w:ascii="Times New Roman" w:hAnsi="Times New Roman" w:cs="Times New Roman"/>
                <w:bCs/>
                <w:sz w:val="20"/>
                <w:szCs w:val="20"/>
              </w:rPr>
              <w:t>REPUBLIQUE DU CAMEROUN</w:t>
            </w:r>
          </w:p>
          <w:p w14:paraId="78C05367" w14:textId="77777777" w:rsidR="00A15707" w:rsidRPr="00FC4EA6" w:rsidRDefault="00A15707" w:rsidP="00A15707">
            <w:pPr>
              <w:spacing w:line="192" w:lineRule="auto"/>
              <w:jc w:val="center"/>
              <w:rPr>
                <w:rFonts w:ascii="Times New Roman" w:hAnsi="Times New Roman" w:cs="Times New Roman"/>
                <w:bCs/>
                <w:sz w:val="20"/>
                <w:szCs w:val="20"/>
              </w:rPr>
            </w:pPr>
            <w:r w:rsidRPr="00FC4EA6">
              <w:rPr>
                <w:rFonts w:ascii="Times New Roman" w:hAnsi="Times New Roman" w:cs="Times New Roman"/>
                <w:bCs/>
                <w:sz w:val="20"/>
                <w:szCs w:val="20"/>
              </w:rPr>
              <w:t>Paix-Travail-Patrie</w:t>
            </w:r>
          </w:p>
          <w:p w14:paraId="054C7D99" w14:textId="77777777" w:rsidR="00A15707" w:rsidRPr="00FC4EA6" w:rsidRDefault="00A15707" w:rsidP="00A15707">
            <w:pPr>
              <w:spacing w:line="192" w:lineRule="auto"/>
              <w:jc w:val="center"/>
              <w:rPr>
                <w:rFonts w:ascii="Times New Roman" w:hAnsi="Times New Roman" w:cs="Times New Roman"/>
                <w:bCs/>
                <w:sz w:val="20"/>
                <w:szCs w:val="20"/>
              </w:rPr>
            </w:pPr>
            <w:r w:rsidRPr="00FC4EA6">
              <w:rPr>
                <w:rFonts w:ascii="Times New Roman" w:hAnsi="Times New Roman" w:cs="Times New Roman"/>
                <w:bCs/>
                <w:sz w:val="20"/>
                <w:szCs w:val="20"/>
              </w:rPr>
              <w:t>---------------</w:t>
            </w:r>
          </w:p>
          <w:p w14:paraId="627B0EB4" w14:textId="77777777" w:rsidR="00A15707" w:rsidRPr="00FC4EA6" w:rsidRDefault="00A15707" w:rsidP="00A15707">
            <w:pPr>
              <w:spacing w:line="192" w:lineRule="auto"/>
              <w:jc w:val="center"/>
              <w:rPr>
                <w:rFonts w:ascii="Times New Roman" w:hAnsi="Times New Roman" w:cs="Times New Roman"/>
                <w:bCs/>
                <w:sz w:val="20"/>
                <w:szCs w:val="20"/>
              </w:rPr>
            </w:pPr>
            <w:r w:rsidRPr="00FC4EA6">
              <w:rPr>
                <w:rFonts w:ascii="Times New Roman" w:hAnsi="Times New Roman" w:cs="Times New Roman"/>
                <w:bCs/>
                <w:sz w:val="20"/>
                <w:szCs w:val="20"/>
              </w:rPr>
              <w:t>REGION DE L’ADAMAOUA</w:t>
            </w:r>
          </w:p>
          <w:p w14:paraId="25EFEB1B" w14:textId="77777777" w:rsidR="00A15707" w:rsidRPr="00FC4EA6" w:rsidRDefault="00A15707" w:rsidP="00A15707">
            <w:pPr>
              <w:spacing w:line="192" w:lineRule="auto"/>
              <w:jc w:val="center"/>
              <w:rPr>
                <w:rFonts w:ascii="Times New Roman" w:hAnsi="Times New Roman" w:cs="Times New Roman"/>
                <w:bCs/>
                <w:sz w:val="20"/>
                <w:szCs w:val="20"/>
              </w:rPr>
            </w:pPr>
            <w:r w:rsidRPr="00FC4EA6">
              <w:rPr>
                <w:rFonts w:ascii="Times New Roman" w:hAnsi="Times New Roman" w:cs="Times New Roman"/>
                <w:bCs/>
                <w:sz w:val="20"/>
                <w:szCs w:val="20"/>
              </w:rPr>
              <w:t>---------------</w:t>
            </w:r>
          </w:p>
          <w:p w14:paraId="001B2AE0" w14:textId="77777777" w:rsidR="00A15707" w:rsidRPr="00FC4EA6" w:rsidRDefault="00A15707" w:rsidP="00A15707">
            <w:pPr>
              <w:spacing w:line="192" w:lineRule="auto"/>
              <w:jc w:val="center"/>
              <w:rPr>
                <w:rFonts w:ascii="Times New Roman" w:hAnsi="Times New Roman" w:cs="Times New Roman"/>
                <w:bCs/>
                <w:sz w:val="20"/>
                <w:szCs w:val="20"/>
              </w:rPr>
            </w:pPr>
            <w:r w:rsidRPr="00FC4EA6">
              <w:rPr>
                <w:rFonts w:ascii="Times New Roman" w:hAnsi="Times New Roman" w:cs="Times New Roman"/>
                <w:bCs/>
                <w:sz w:val="20"/>
                <w:szCs w:val="20"/>
              </w:rPr>
              <w:t>DELEGATION DE LA SANTE PUBLIQUE</w:t>
            </w:r>
          </w:p>
          <w:p w14:paraId="2D489277" w14:textId="77777777" w:rsidR="00A15707" w:rsidRPr="00FC4EA6" w:rsidRDefault="00A15707" w:rsidP="00A15707">
            <w:pPr>
              <w:spacing w:line="192" w:lineRule="auto"/>
              <w:jc w:val="center"/>
              <w:rPr>
                <w:rFonts w:ascii="Times New Roman" w:hAnsi="Times New Roman" w:cs="Times New Roman"/>
                <w:bCs/>
                <w:sz w:val="20"/>
                <w:szCs w:val="20"/>
              </w:rPr>
            </w:pPr>
            <w:r w:rsidRPr="00FC4EA6">
              <w:rPr>
                <w:rFonts w:ascii="Times New Roman" w:hAnsi="Times New Roman" w:cs="Times New Roman"/>
                <w:bCs/>
                <w:sz w:val="20"/>
                <w:szCs w:val="20"/>
              </w:rPr>
              <w:t>---------------</w:t>
            </w:r>
          </w:p>
          <w:p w14:paraId="5427B6D2" w14:textId="77777777" w:rsidR="00A15707" w:rsidRPr="00FC4EA6" w:rsidRDefault="00A15707" w:rsidP="00A15707">
            <w:pPr>
              <w:spacing w:line="192" w:lineRule="auto"/>
              <w:jc w:val="center"/>
              <w:rPr>
                <w:rFonts w:ascii="Times New Roman" w:hAnsi="Times New Roman" w:cs="Times New Roman"/>
                <w:bCs/>
                <w:sz w:val="20"/>
                <w:szCs w:val="20"/>
              </w:rPr>
            </w:pPr>
            <w:r w:rsidRPr="00FC4EA6">
              <w:rPr>
                <w:rFonts w:ascii="Times New Roman" w:hAnsi="Times New Roman" w:cs="Times New Roman"/>
                <w:bCs/>
                <w:sz w:val="20"/>
                <w:szCs w:val="20"/>
              </w:rPr>
              <w:t>ECOLE DE FORMATION DU PERSONNEL DE SANTE ISSTMADD</w:t>
            </w:r>
          </w:p>
          <w:p w14:paraId="129D8B7B" w14:textId="77777777" w:rsidR="00A15707" w:rsidRPr="00FC4EA6" w:rsidRDefault="00A15707" w:rsidP="00A15707">
            <w:pPr>
              <w:spacing w:line="192" w:lineRule="auto"/>
              <w:jc w:val="center"/>
              <w:rPr>
                <w:rFonts w:ascii="Times New Roman" w:hAnsi="Times New Roman" w:cs="Times New Roman"/>
                <w:bCs/>
                <w:sz w:val="20"/>
                <w:szCs w:val="20"/>
              </w:rPr>
            </w:pPr>
            <w:r w:rsidRPr="00FC4EA6">
              <w:rPr>
                <w:rFonts w:ascii="Times New Roman" w:hAnsi="Times New Roman" w:cs="Times New Roman"/>
                <w:bCs/>
                <w:sz w:val="20"/>
                <w:szCs w:val="20"/>
              </w:rPr>
              <w:t>---------------</w:t>
            </w:r>
          </w:p>
          <w:p w14:paraId="40FCA475" w14:textId="77777777" w:rsidR="00A15707" w:rsidRPr="00FC4EA6" w:rsidRDefault="00A15707" w:rsidP="00A15707">
            <w:pPr>
              <w:spacing w:line="192" w:lineRule="auto"/>
              <w:jc w:val="center"/>
              <w:rPr>
                <w:rFonts w:ascii="Times New Roman" w:hAnsi="Times New Roman" w:cs="Times New Roman"/>
                <w:bCs/>
                <w:sz w:val="20"/>
                <w:szCs w:val="20"/>
              </w:rPr>
            </w:pPr>
            <w:r w:rsidRPr="00FC4EA6">
              <w:rPr>
                <w:rFonts w:ascii="Times New Roman" w:hAnsi="Times New Roman" w:cs="Times New Roman"/>
                <w:bCs/>
                <w:sz w:val="20"/>
                <w:szCs w:val="20"/>
              </w:rPr>
              <w:t>BP. 391 NGAOUNDERE</w:t>
            </w:r>
          </w:p>
          <w:p w14:paraId="373DEDE0" w14:textId="77777777" w:rsidR="00A15707" w:rsidRPr="00FC4EA6" w:rsidRDefault="00A15707" w:rsidP="00A15707">
            <w:pPr>
              <w:tabs>
                <w:tab w:val="left" w:pos="1230"/>
                <w:tab w:val="left" w:pos="3872"/>
              </w:tabs>
              <w:spacing w:line="360" w:lineRule="auto"/>
              <w:rPr>
                <w:rFonts w:ascii="Times New Roman" w:hAnsi="Times New Roman" w:cs="Times New Roman"/>
                <w:b/>
                <w:noProof/>
                <w:sz w:val="20"/>
                <w:szCs w:val="24"/>
              </w:rPr>
            </w:pPr>
          </w:p>
        </w:tc>
        <w:tc>
          <w:tcPr>
            <w:tcW w:w="1597" w:type="pct"/>
          </w:tcPr>
          <w:p w14:paraId="5DDB8E41" w14:textId="77777777" w:rsidR="00A15707" w:rsidRPr="00FC4EA6" w:rsidRDefault="00A15707" w:rsidP="00A15707">
            <w:pPr>
              <w:tabs>
                <w:tab w:val="left" w:pos="1230"/>
                <w:tab w:val="left" w:pos="3872"/>
              </w:tabs>
              <w:spacing w:line="360" w:lineRule="auto"/>
              <w:rPr>
                <w:rFonts w:ascii="Times New Roman" w:hAnsi="Times New Roman" w:cs="Times New Roman"/>
                <w:b/>
                <w:noProof/>
                <w:sz w:val="20"/>
                <w:szCs w:val="24"/>
              </w:rPr>
            </w:pPr>
            <w:r w:rsidRPr="00FC4EA6">
              <w:rPr>
                <w:rFonts w:ascii="Times New Roman" w:eastAsiaTheme="minorEastAsia" w:hAnsi="Times New Roman" w:cs="Times New Roman"/>
                <w:noProof/>
                <w:sz w:val="20"/>
                <w:szCs w:val="24"/>
              </w:rPr>
              <w:drawing>
                <wp:anchor distT="0" distB="0" distL="114300" distR="114300" simplePos="0" relativeHeight="251708928" behindDoc="0" locked="0" layoutInCell="1" allowOverlap="1" wp14:anchorId="2E30A7A2" wp14:editId="1B9BC733">
                  <wp:simplePos x="0" y="0"/>
                  <wp:positionH relativeFrom="column">
                    <wp:posOffset>329565</wp:posOffset>
                  </wp:positionH>
                  <wp:positionV relativeFrom="paragraph">
                    <wp:posOffset>113030</wp:posOffset>
                  </wp:positionV>
                  <wp:extent cx="1200150" cy="695325"/>
                  <wp:effectExtent l="0" t="0" r="0" b="9525"/>
                  <wp:wrapNone/>
                  <wp:docPr id="69024" name="Image 6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3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0150" cy="695325"/>
                          </a:xfrm>
                          <a:prstGeom prst="rect">
                            <a:avLst/>
                          </a:prstGeom>
                          <a:noFill/>
                        </pic:spPr>
                      </pic:pic>
                    </a:graphicData>
                  </a:graphic>
                  <wp14:sizeRelH relativeFrom="page">
                    <wp14:pctWidth>0</wp14:pctWidth>
                  </wp14:sizeRelH>
                  <wp14:sizeRelV relativeFrom="page">
                    <wp14:pctHeight>0</wp14:pctHeight>
                  </wp14:sizeRelV>
                </wp:anchor>
              </w:drawing>
            </w:r>
          </w:p>
          <w:p w14:paraId="4AED3253" w14:textId="77777777" w:rsidR="00A15707" w:rsidRPr="00FC4EA6" w:rsidRDefault="00A15707" w:rsidP="00A15707">
            <w:pPr>
              <w:rPr>
                <w:rFonts w:ascii="Times New Roman" w:hAnsi="Times New Roman" w:cs="Times New Roman"/>
                <w:b/>
                <w:noProof/>
                <w:sz w:val="20"/>
                <w:szCs w:val="24"/>
              </w:rPr>
            </w:pPr>
          </w:p>
          <w:p w14:paraId="08B06469" w14:textId="77777777" w:rsidR="00A15707" w:rsidRPr="00FC4EA6" w:rsidRDefault="00A15707" w:rsidP="00A15707">
            <w:pPr>
              <w:jc w:val="center"/>
              <w:rPr>
                <w:rFonts w:ascii="Times New Roman" w:hAnsi="Times New Roman" w:cs="Times New Roman"/>
                <w:sz w:val="20"/>
                <w:szCs w:val="24"/>
              </w:rPr>
            </w:pPr>
            <w:r w:rsidRPr="00FC4EA6">
              <w:rPr>
                <w:noProof/>
                <w:sz w:val="20"/>
                <w14:ligatures w14:val="standardContextual"/>
              </w:rPr>
              <w:drawing>
                <wp:anchor distT="0" distB="0" distL="114300" distR="114300" simplePos="0" relativeHeight="251709952" behindDoc="0" locked="0" layoutInCell="1" allowOverlap="1" wp14:anchorId="42359EBB" wp14:editId="1E175669">
                  <wp:simplePos x="0" y="0"/>
                  <wp:positionH relativeFrom="column">
                    <wp:posOffset>396240</wp:posOffset>
                  </wp:positionH>
                  <wp:positionV relativeFrom="paragraph">
                    <wp:posOffset>253365</wp:posOffset>
                  </wp:positionV>
                  <wp:extent cx="1151890" cy="780994"/>
                  <wp:effectExtent l="0" t="0" r="0" b="635"/>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8" name="Image 69008"/>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2995" cy="788524"/>
                          </a:xfrm>
                          <a:prstGeom prst="rect">
                            <a:avLst/>
                          </a:prstGeom>
                          <a:noFill/>
                        </pic:spPr>
                      </pic:pic>
                    </a:graphicData>
                  </a:graphic>
                  <wp14:sizeRelH relativeFrom="margin">
                    <wp14:pctWidth>0</wp14:pctWidth>
                  </wp14:sizeRelH>
                  <wp14:sizeRelV relativeFrom="margin">
                    <wp14:pctHeight>0</wp14:pctHeight>
                  </wp14:sizeRelV>
                </wp:anchor>
              </w:drawing>
            </w:r>
          </w:p>
        </w:tc>
        <w:tc>
          <w:tcPr>
            <w:tcW w:w="1596" w:type="pct"/>
          </w:tcPr>
          <w:p w14:paraId="7208C3D8" w14:textId="77777777" w:rsidR="00A15707" w:rsidRPr="00CE1933" w:rsidRDefault="00A15707" w:rsidP="00A15707">
            <w:pPr>
              <w:spacing w:line="192" w:lineRule="auto"/>
              <w:jc w:val="center"/>
              <w:rPr>
                <w:rFonts w:ascii="Times New Roman" w:hAnsi="Times New Roman" w:cs="Times New Roman"/>
                <w:b/>
                <w:sz w:val="20"/>
                <w:szCs w:val="20"/>
                <w:lang w:val="en-US"/>
              </w:rPr>
            </w:pPr>
          </w:p>
          <w:p w14:paraId="554E1C0B" w14:textId="77777777" w:rsidR="00A15707" w:rsidRPr="00CE1933" w:rsidRDefault="00A15707" w:rsidP="00A15707">
            <w:pPr>
              <w:spacing w:line="192" w:lineRule="auto"/>
              <w:jc w:val="center"/>
              <w:rPr>
                <w:rFonts w:ascii="Times New Roman" w:hAnsi="Times New Roman" w:cs="Times New Roman"/>
                <w:sz w:val="20"/>
                <w:szCs w:val="20"/>
                <w:lang w:val="en-US"/>
              </w:rPr>
            </w:pPr>
            <w:r w:rsidRPr="00CE1933">
              <w:rPr>
                <w:rFonts w:ascii="Times New Roman" w:hAnsi="Times New Roman" w:cs="Times New Roman"/>
                <w:sz w:val="20"/>
                <w:szCs w:val="20"/>
                <w:lang w:val="en-US"/>
              </w:rPr>
              <w:t>REPUBLIC OF CAMEROON</w:t>
            </w:r>
          </w:p>
          <w:p w14:paraId="3096C576" w14:textId="77777777" w:rsidR="00A15707" w:rsidRPr="00CE1933" w:rsidRDefault="00A15707" w:rsidP="00A15707">
            <w:pPr>
              <w:spacing w:line="192" w:lineRule="auto"/>
              <w:jc w:val="center"/>
              <w:rPr>
                <w:rFonts w:ascii="Times New Roman" w:hAnsi="Times New Roman" w:cs="Times New Roman"/>
                <w:sz w:val="20"/>
                <w:szCs w:val="20"/>
                <w:lang w:val="en-US"/>
              </w:rPr>
            </w:pPr>
            <w:r w:rsidRPr="00CE1933">
              <w:rPr>
                <w:rFonts w:ascii="Times New Roman" w:hAnsi="Times New Roman" w:cs="Times New Roman"/>
                <w:sz w:val="20"/>
                <w:szCs w:val="20"/>
                <w:lang w:val="en-US"/>
              </w:rPr>
              <w:t>Peace-Work-Fatherland</w:t>
            </w:r>
          </w:p>
          <w:p w14:paraId="23221630" w14:textId="77777777" w:rsidR="00A15707" w:rsidRPr="00CE1933" w:rsidRDefault="00A15707" w:rsidP="00A15707">
            <w:pPr>
              <w:spacing w:line="192" w:lineRule="auto"/>
              <w:jc w:val="center"/>
              <w:rPr>
                <w:rFonts w:ascii="Times New Roman" w:hAnsi="Times New Roman" w:cs="Times New Roman"/>
                <w:bCs/>
                <w:sz w:val="20"/>
                <w:szCs w:val="20"/>
                <w:lang w:val="en-US"/>
              </w:rPr>
            </w:pPr>
            <w:r w:rsidRPr="00CE1933">
              <w:rPr>
                <w:rFonts w:ascii="Times New Roman" w:hAnsi="Times New Roman" w:cs="Times New Roman"/>
                <w:bCs/>
                <w:sz w:val="20"/>
                <w:szCs w:val="20"/>
                <w:lang w:val="en-US"/>
              </w:rPr>
              <w:t>---------------</w:t>
            </w:r>
          </w:p>
          <w:p w14:paraId="6DB9EC80" w14:textId="77777777" w:rsidR="00A15707" w:rsidRPr="00CE1933" w:rsidRDefault="00A15707" w:rsidP="00A15707">
            <w:pPr>
              <w:spacing w:line="192" w:lineRule="auto"/>
              <w:jc w:val="center"/>
              <w:rPr>
                <w:rFonts w:ascii="Times New Roman" w:hAnsi="Times New Roman" w:cs="Times New Roman"/>
                <w:sz w:val="20"/>
                <w:szCs w:val="20"/>
                <w:lang w:val="en-US"/>
              </w:rPr>
            </w:pPr>
            <w:r w:rsidRPr="00CE1933">
              <w:rPr>
                <w:rFonts w:ascii="Times New Roman" w:hAnsi="Times New Roman" w:cs="Times New Roman"/>
                <w:sz w:val="20"/>
                <w:szCs w:val="20"/>
                <w:lang w:val="en-US"/>
              </w:rPr>
              <w:t>ADAMAWA REGION</w:t>
            </w:r>
          </w:p>
          <w:p w14:paraId="10B2EC21" w14:textId="77777777" w:rsidR="00A15707" w:rsidRPr="00CE1933" w:rsidRDefault="00A15707" w:rsidP="00A15707">
            <w:pPr>
              <w:spacing w:line="192" w:lineRule="auto"/>
              <w:jc w:val="center"/>
              <w:rPr>
                <w:rFonts w:ascii="Times New Roman" w:hAnsi="Times New Roman" w:cs="Times New Roman"/>
                <w:bCs/>
                <w:sz w:val="20"/>
                <w:szCs w:val="20"/>
                <w:lang w:val="en-US"/>
              </w:rPr>
            </w:pPr>
            <w:r w:rsidRPr="00CE1933">
              <w:rPr>
                <w:rFonts w:ascii="Times New Roman" w:hAnsi="Times New Roman" w:cs="Times New Roman"/>
                <w:bCs/>
                <w:sz w:val="20"/>
                <w:szCs w:val="20"/>
                <w:lang w:val="en-US"/>
              </w:rPr>
              <w:t>---------------</w:t>
            </w:r>
          </w:p>
          <w:p w14:paraId="3B196AC1" w14:textId="77777777" w:rsidR="00A15707" w:rsidRPr="00CE1933" w:rsidRDefault="00A15707" w:rsidP="00A15707">
            <w:pPr>
              <w:spacing w:line="192" w:lineRule="auto"/>
              <w:jc w:val="center"/>
              <w:rPr>
                <w:rFonts w:ascii="Times New Roman" w:hAnsi="Times New Roman" w:cs="Times New Roman"/>
                <w:sz w:val="20"/>
                <w:szCs w:val="20"/>
                <w:lang w:val="en-US"/>
              </w:rPr>
            </w:pPr>
            <w:r w:rsidRPr="00CE1933">
              <w:rPr>
                <w:rFonts w:ascii="Times New Roman" w:hAnsi="Times New Roman" w:cs="Times New Roman"/>
                <w:sz w:val="20"/>
                <w:szCs w:val="20"/>
                <w:lang w:val="en-US"/>
              </w:rPr>
              <w:t>DELEGATION OF PUBLIC HEALTH</w:t>
            </w:r>
          </w:p>
          <w:p w14:paraId="592153DD" w14:textId="77777777" w:rsidR="00A15707" w:rsidRPr="00CE1933" w:rsidRDefault="00A15707" w:rsidP="00A15707">
            <w:pPr>
              <w:spacing w:line="192" w:lineRule="auto"/>
              <w:jc w:val="center"/>
              <w:rPr>
                <w:rFonts w:ascii="Times New Roman" w:hAnsi="Times New Roman" w:cs="Times New Roman"/>
                <w:bCs/>
                <w:sz w:val="20"/>
                <w:szCs w:val="20"/>
                <w:lang w:val="en-US"/>
              </w:rPr>
            </w:pPr>
            <w:r w:rsidRPr="00CE1933">
              <w:rPr>
                <w:rFonts w:ascii="Times New Roman" w:hAnsi="Times New Roman" w:cs="Times New Roman"/>
                <w:bCs/>
                <w:sz w:val="20"/>
                <w:szCs w:val="20"/>
                <w:lang w:val="en-US"/>
              </w:rPr>
              <w:t>---------------</w:t>
            </w:r>
          </w:p>
          <w:p w14:paraId="6E9B38BF" w14:textId="77777777" w:rsidR="00A15707" w:rsidRPr="00CE1933" w:rsidRDefault="00A15707" w:rsidP="00A15707">
            <w:pPr>
              <w:spacing w:line="192" w:lineRule="auto"/>
              <w:jc w:val="center"/>
              <w:rPr>
                <w:rFonts w:ascii="Times New Roman" w:hAnsi="Times New Roman" w:cs="Times New Roman"/>
                <w:sz w:val="20"/>
                <w:szCs w:val="20"/>
                <w:lang w:val="en-US"/>
              </w:rPr>
            </w:pPr>
            <w:r w:rsidRPr="00CE1933">
              <w:rPr>
                <w:rFonts w:ascii="Times New Roman" w:hAnsi="Times New Roman" w:cs="Times New Roman"/>
                <w:sz w:val="20"/>
                <w:szCs w:val="20"/>
                <w:lang w:val="en-US"/>
              </w:rPr>
              <w:t>ISSTMADD HEATH STAFF TRAINING SCHOOL IN NGAOUNDERE</w:t>
            </w:r>
          </w:p>
          <w:p w14:paraId="53DCF411" w14:textId="77777777" w:rsidR="00A15707" w:rsidRPr="00FC4EA6" w:rsidRDefault="00A15707" w:rsidP="00A15707">
            <w:pPr>
              <w:spacing w:line="192" w:lineRule="auto"/>
              <w:jc w:val="center"/>
              <w:rPr>
                <w:rFonts w:ascii="Times New Roman" w:hAnsi="Times New Roman" w:cs="Times New Roman"/>
                <w:bCs/>
                <w:sz w:val="20"/>
                <w:szCs w:val="20"/>
              </w:rPr>
            </w:pPr>
            <w:r w:rsidRPr="00FC4EA6">
              <w:rPr>
                <w:rFonts w:ascii="Times New Roman" w:hAnsi="Times New Roman" w:cs="Times New Roman"/>
                <w:bCs/>
                <w:sz w:val="20"/>
                <w:szCs w:val="20"/>
              </w:rPr>
              <w:t>---------------</w:t>
            </w:r>
          </w:p>
          <w:p w14:paraId="5E8C139B" w14:textId="77777777" w:rsidR="00A15707" w:rsidRPr="00FC4EA6" w:rsidRDefault="00A15707" w:rsidP="00A15707">
            <w:pPr>
              <w:spacing w:line="192" w:lineRule="auto"/>
              <w:jc w:val="center"/>
              <w:rPr>
                <w:rFonts w:ascii="Times New Roman" w:hAnsi="Times New Roman" w:cs="Times New Roman"/>
                <w:sz w:val="20"/>
                <w:szCs w:val="20"/>
              </w:rPr>
            </w:pPr>
            <w:r w:rsidRPr="00FC4EA6">
              <w:rPr>
                <w:rFonts w:ascii="Times New Roman" w:hAnsi="Times New Roman" w:cs="Times New Roman"/>
                <w:sz w:val="20"/>
                <w:szCs w:val="20"/>
              </w:rPr>
              <w:t>PO BOX 391 NGAOUNDERE</w:t>
            </w:r>
          </w:p>
          <w:p w14:paraId="3ED8FC92" w14:textId="77777777" w:rsidR="00A15707" w:rsidRPr="00FC4EA6" w:rsidRDefault="00A15707" w:rsidP="00A15707">
            <w:pPr>
              <w:tabs>
                <w:tab w:val="left" w:pos="1230"/>
                <w:tab w:val="left" w:pos="3872"/>
              </w:tabs>
              <w:spacing w:line="360" w:lineRule="auto"/>
              <w:rPr>
                <w:rFonts w:ascii="Times New Roman" w:hAnsi="Times New Roman" w:cs="Times New Roman"/>
                <w:b/>
                <w:noProof/>
                <w:sz w:val="20"/>
                <w:szCs w:val="24"/>
              </w:rPr>
            </w:pPr>
          </w:p>
        </w:tc>
      </w:tr>
    </w:tbl>
    <w:sdt>
      <w:sdtPr>
        <w:rPr>
          <w:rFonts w:ascii="Calibri" w:eastAsia="SimSun" w:hAnsi="Calibri" w:cs="Arial"/>
          <w:b/>
          <w:bCs/>
          <w:color w:val="E84C22" w:themeColor="accent1"/>
          <w:kern w:val="2"/>
          <w:lang w:val="fr-CM" w:eastAsia="fr-FR"/>
        </w:rPr>
        <w:id w:val="-441447990"/>
        <w:docPartObj>
          <w:docPartGallery w:val="Cover Pages"/>
          <w:docPartUnique/>
        </w:docPartObj>
      </w:sdtPr>
      <w:sdtEndPr>
        <w:rPr>
          <w:rFonts w:ascii="Times New Roman" w:hAnsi="Times New Roman" w:cs="Times New Roman"/>
          <w:b w:val="0"/>
          <w:bCs w:val="0"/>
          <w:color w:val="auto"/>
          <w:sz w:val="24"/>
          <w:szCs w:val="24"/>
        </w:rPr>
      </w:sdtEndPr>
      <w:sdtContent>
        <w:p w14:paraId="1E6E21B9" w14:textId="2994EEFE" w:rsidR="00A15707" w:rsidRPr="00FC4EA6" w:rsidRDefault="00A15707" w:rsidP="00A15707">
          <w:pPr>
            <w:pStyle w:val="Sansinterligne"/>
            <w:jc w:val="both"/>
            <w:rPr>
              <w:rFonts w:ascii="Calibri" w:eastAsia="SimSun" w:hAnsi="Calibri" w:cs="Arial"/>
              <w:b/>
              <w:bCs/>
              <w:color w:val="E84C22" w:themeColor="accent1"/>
              <w:kern w:val="2"/>
              <w:lang w:eastAsia="fr-FR"/>
            </w:rPr>
          </w:pPr>
          <w:r w:rsidRPr="00FC4EA6">
            <w:rPr>
              <w:rFonts w:asciiTheme="majorHAnsi" w:hAnsiTheme="majorHAnsi" w:cstheme="majorBidi"/>
              <w:noProof/>
            </w:rPr>
            <mc:AlternateContent>
              <mc:Choice Requires="wps">
                <w:drawing>
                  <wp:anchor distT="0" distB="0" distL="114300" distR="114300" simplePos="0" relativeHeight="251692544" behindDoc="0" locked="0" layoutInCell="1" allowOverlap="1" wp14:anchorId="0C723373" wp14:editId="14D10BC4">
                    <wp:simplePos x="0" y="0"/>
                    <wp:positionH relativeFrom="margin">
                      <wp:align>center</wp:align>
                    </wp:positionH>
                    <wp:positionV relativeFrom="paragraph">
                      <wp:posOffset>1930828</wp:posOffset>
                    </wp:positionV>
                    <wp:extent cx="5975350" cy="1449238"/>
                    <wp:effectExtent l="0" t="0" r="25400" b="17780"/>
                    <wp:wrapNone/>
                    <wp:docPr id="2" name="Parchemin horizontal 2"/>
                    <wp:cNvGraphicFramePr/>
                    <a:graphic xmlns:a="http://schemas.openxmlformats.org/drawingml/2006/main">
                      <a:graphicData uri="http://schemas.microsoft.com/office/word/2010/wordprocessingShape">
                        <wps:wsp>
                          <wps:cNvSpPr/>
                          <wps:spPr>
                            <a:xfrm>
                              <a:off x="0" y="0"/>
                              <a:ext cx="5975350" cy="1449238"/>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5B6C1C" w14:textId="1AD1EC95" w:rsidR="00C15A28" w:rsidRPr="00A15707" w:rsidRDefault="00F04C6B" w:rsidP="00A15707">
                                <w:pPr>
                                  <w:spacing w:after="0" w:line="276" w:lineRule="auto"/>
                                  <w:jc w:val="center"/>
                                  <w:rPr>
                                    <w:rFonts w:ascii="Times New Roman" w:hAnsi="Times New Roman" w:cs="Times New Roman"/>
                                    <w:b/>
                                    <w:sz w:val="40"/>
                                    <w:szCs w:val="36"/>
                                  </w:rPr>
                                </w:pPr>
                                <w:r w:rsidRPr="00A15707">
                                  <w:rPr>
                                    <w:rFonts w:ascii="Times New Roman" w:hAnsi="Times New Roman" w:cs="Times New Roman"/>
                                    <w:b/>
                                    <w:sz w:val="40"/>
                                    <w:szCs w:val="36"/>
                                  </w:rPr>
                                  <w:t xml:space="preserve">Facteurs associés à l’infertilité primaire chez les couples consultants dans trois hôpitaux de référence de la ville de </w:t>
                                </w:r>
                                <w:proofErr w:type="spellStart"/>
                                <w:r w:rsidRPr="00A15707">
                                  <w:rPr>
                                    <w:rFonts w:ascii="Times New Roman" w:hAnsi="Times New Roman" w:cs="Times New Roman"/>
                                    <w:b/>
                                    <w:sz w:val="40"/>
                                    <w:szCs w:val="36"/>
                                  </w:rPr>
                                  <w:t>ngaoundéré</w:t>
                                </w:r>
                                <w:proofErr w:type="spellEnd"/>
                                <w:r w:rsidRPr="00A15707">
                                  <w:rPr>
                                    <w:rFonts w:ascii="Times New Roman" w:hAnsi="Times New Roman" w:cs="Times New Roman"/>
                                    <w:b/>
                                    <w:sz w:val="40"/>
                                    <w:szCs w:val="36"/>
                                  </w:rPr>
                                  <w:t xml:space="preserve"> en 2026.</w:t>
                                </w:r>
                              </w:p>
                              <w:p w14:paraId="374F6F46" w14:textId="7632A861" w:rsidR="00C15A28" w:rsidRPr="00A15707" w:rsidRDefault="00C15A28" w:rsidP="00A15707">
                                <w:pPr>
                                  <w:jc w:val="center"/>
                                  <w:rPr>
                                    <w:rFonts w:ascii="Times New Roman" w:hAnsi="Times New Roman" w:cs="Times New Roman"/>
                                    <w:sz w:val="40"/>
                                    <w:szCs w:val="36"/>
                                  </w:rPr>
                                </w:pPr>
                              </w:p>
                              <w:p w14:paraId="7D6CA911" w14:textId="77777777" w:rsidR="00C15A28" w:rsidRDefault="00C15A28" w:rsidP="00394042">
                                <w:pPr>
                                  <w:jc w:val="center"/>
                                  <w:rPr>
                                    <w:rFonts w:asciiTheme="majorHAnsi" w:hAnsiTheme="majorHAnsi" w:cstheme="majorBid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72337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 o:spid="_x0000_s1026" type="#_x0000_t98" style="position:absolute;left:0;text-align:left;margin-left:0;margin-top:152.05pt;width:470.5pt;height:114.1pt;z-index:251692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" fillcolor="#e84c22 [3204]" strokecolor="#77230c [1604]" strokeweight="2pt">
                    <v:textbox>
                      <w:txbxContent>
                        <w:p w14:paraId="7D5B6C1C" w14:textId="1AD1EC95" w:rsidR="00C15A28" w:rsidRPr="00A15707" w:rsidRDefault="00F04C6B" w:rsidP="00A15707">
                          <w:pPr>
                            <w:spacing w:after="0" w:line="276" w:lineRule="auto"/>
                            <w:jc w:val="center"/>
                            <w:rPr>
                              <w:rFonts w:ascii="Times New Roman" w:hAnsi="Times New Roman" w:cs="Times New Roman"/>
                              <w:b/>
                              <w:sz w:val="40"/>
                              <w:szCs w:val="36"/>
                            </w:rPr>
                          </w:pPr>
                          <w:r w:rsidRPr="00A15707">
                            <w:rPr>
                              <w:rFonts w:ascii="Times New Roman" w:hAnsi="Times New Roman" w:cs="Times New Roman"/>
                              <w:b/>
                              <w:sz w:val="40"/>
                              <w:szCs w:val="36"/>
                            </w:rPr>
                            <w:t xml:space="preserve">Facteurs associés à l’infertilité primaire chez les couples consultants dans trois hôpitaux de référence de la ville de </w:t>
                          </w:r>
                          <w:proofErr w:type="spellStart"/>
                          <w:r w:rsidRPr="00A15707">
                            <w:rPr>
                              <w:rFonts w:ascii="Times New Roman" w:hAnsi="Times New Roman" w:cs="Times New Roman"/>
                              <w:b/>
                              <w:sz w:val="40"/>
                              <w:szCs w:val="36"/>
                            </w:rPr>
                            <w:t>ngaoundéré</w:t>
                          </w:r>
                          <w:proofErr w:type="spellEnd"/>
                          <w:r w:rsidRPr="00A15707">
                            <w:rPr>
                              <w:rFonts w:ascii="Times New Roman" w:hAnsi="Times New Roman" w:cs="Times New Roman"/>
                              <w:b/>
                              <w:sz w:val="40"/>
                              <w:szCs w:val="36"/>
                            </w:rPr>
                            <w:t xml:space="preserve"> en 2026.</w:t>
                          </w:r>
                        </w:p>
                        <w:p w14:paraId="374F6F46" w14:textId="7632A861" w:rsidR="00C15A28" w:rsidRPr="00A15707" w:rsidRDefault="00C15A28" w:rsidP="00A15707">
                          <w:pPr>
                            <w:jc w:val="center"/>
                            <w:rPr>
                              <w:rFonts w:ascii="Times New Roman" w:hAnsi="Times New Roman" w:cs="Times New Roman"/>
                              <w:sz w:val="40"/>
                              <w:szCs w:val="36"/>
                            </w:rPr>
                          </w:pPr>
                        </w:p>
                        <w:p w14:paraId="7D6CA911" w14:textId="77777777" w:rsidR="00C15A28" w:rsidRDefault="00C15A28" w:rsidP="00394042">
                          <w:pPr>
                            <w:jc w:val="center"/>
                            <w:rPr>
                              <w:rFonts w:asciiTheme="majorHAnsi" w:hAnsiTheme="majorHAnsi" w:cstheme="majorBidi"/>
                            </w:rPr>
                          </w:pPr>
                        </w:p>
                      </w:txbxContent>
                    </v:textbox>
                    <w10:wrap anchorx="margin"/>
                  </v:shape>
                </w:pict>
              </mc:Fallback>
            </mc:AlternateContent>
          </w:r>
        </w:p>
        <w:p w14:paraId="526E1939" w14:textId="0C83710E" w:rsidR="00C73D34" w:rsidRPr="00FC4EA6" w:rsidRDefault="00C73D34" w:rsidP="00C73D34">
          <w:pPr>
            <w:jc w:val="both"/>
            <w:rPr>
              <w:color w:val="E84C22" w:themeColor="accent1"/>
              <w:sz w:val="24"/>
              <w:szCs w:val="24"/>
              <w:lang w:val="fr-FR"/>
            </w:rPr>
          </w:pPr>
        </w:p>
        <w:p w14:paraId="10802865" w14:textId="1A61ED1A" w:rsidR="00816182" w:rsidRPr="00FC4EA6" w:rsidRDefault="007931AF" w:rsidP="00C73D34">
          <w:pPr>
            <w:jc w:val="both"/>
            <w:rPr>
              <w:color w:val="E84C22" w:themeColor="accent1"/>
              <w:sz w:val="24"/>
              <w:szCs w:val="24"/>
              <w:lang w:val="fr-FR"/>
            </w:rPr>
          </w:pPr>
          <w:r w:rsidRPr="00FC4EA6">
            <w:rPr>
              <w:rFonts w:ascii="Times New Roman" w:hAnsi="Times New Roman" w:cs="Times New Roman"/>
              <w:b/>
              <w:bCs/>
              <w:noProof/>
              <w:sz w:val="24"/>
              <w:szCs w:val="24"/>
              <w:lang w:val="fr-FR"/>
            </w:rPr>
            <mc:AlternateContent>
              <mc:Choice Requires="wps">
                <w:drawing>
                  <wp:anchor distT="0" distB="0" distL="114300" distR="114300" simplePos="0" relativeHeight="251618816" behindDoc="1" locked="0" layoutInCell="1" allowOverlap="1" wp14:anchorId="109A6C7D" wp14:editId="26F2BF1F">
                    <wp:simplePos x="0" y="0"/>
                    <wp:positionH relativeFrom="column">
                      <wp:posOffset>3789680</wp:posOffset>
                    </wp:positionH>
                    <wp:positionV relativeFrom="paragraph">
                      <wp:posOffset>-185420</wp:posOffset>
                    </wp:positionV>
                    <wp:extent cx="2063750" cy="507365"/>
                    <wp:effectExtent l="0" t="0" r="4445" b="1905"/>
                    <wp:wrapNone/>
                    <wp:docPr id="2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3750" cy="507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0EE556" w14:textId="77777777" w:rsidR="00C15A28" w:rsidRPr="00822B99" w:rsidRDefault="00C15A28" w:rsidP="00400E8D">
                                <w:pPr>
                                  <w:jc w:val="center"/>
                                  <w:rPr>
                                    <w:rFonts w:ascii="Times New Roman" w:hAnsi="Times New Roman" w:cs="Times New Roman"/>
                                    <w:b/>
                                    <w:bCs/>
                                    <w:sz w:val="16"/>
                                    <w:szCs w:val="16"/>
                                    <w:lang w:val="en-US"/>
                                  </w:rPr>
                                </w:pPr>
                              </w:p>
                              <w:p w14:paraId="0A80E744" w14:textId="77777777" w:rsidR="00C15A28" w:rsidRDefault="00C15A2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9A6C7D" id="Rectangle 9" o:spid="_x0000_s1027" style="position:absolute;left:0;text-align:left;margin-left:298.4pt;margin-top:-14.6pt;width:162.5pt;height:39.9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" stroked="f">
                    <v:textbox>
                      <w:txbxContent>
                        <w:p w14:paraId="440EE556" w14:textId="77777777" w:rsidR="00C15A28" w:rsidRPr="00822B99" w:rsidRDefault="00C15A28" w:rsidP="00400E8D">
                          <w:pPr>
                            <w:jc w:val="center"/>
                            <w:rPr>
                              <w:rFonts w:ascii="Times New Roman" w:hAnsi="Times New Roman" w:cs="Times New Roman"/>
                              <w:b/>
                              <w:bCs/>
                              <w:sz w:val="16"/>
                              <w:szCs w:val="16"/>
                              <w:lang w:val="en-US"/>
                            </w:rPr>
                          </w:pPr>
                        </w:p>
                        <w:p w14:paraId="0A80E744" w14:textId="77777777" w:rsidR="00C15A28" w:rsidRDefault="00C15A28"/>
                      </w:txbxContent>
                    </v:textbox>
                  </v:rect>
                </w:pict>
              </mc:Fallback>
            </mc:AlternateContent>
          </w:r>
        </w:p>
        <w:p w14:paraId="62B282F4" w14:textId="1D50DBA3" w:rsidR="00E2225F" w:rsidRPr="00FC4EA6" w:rsidRDefault="00E2225F" w:rsidP="00C73D34">
          <w:pPr>
            <w:tabs>
              <w:tab w:val="left" w:pos="3872"/>
            </w:tabs>
            <w:jc w:val="both"/>
            <w:rPr>
              <w:rFonts w:ascii="Times New Roman" w:hAnsi="Times New Roman" w:cs="Times New Roman"/>
              <w:sz w:val="32"/>
              <w:szCs w:val="24"/>
              <w:lang w:val="fr-FR"/>
            </w:rPr>
          </w:pPr>
        </w:p>
        <w:p w14:paraId="234DF0CD" w14:textId="77777777" w:rsidR="00394042" w:rsidRPr="00FC4EA6" w:rsidRDefault="00394042" w:rsidP="00A15707">
          <w:pPr>
            <w:jc w:val="center"/>
            <w:rPr>
              <w:rFonts w:asciiTheme="majorHAnsi" w:eastAsiaTheme="majorEastAsia" w:hAnsiTheme="majorHAnsi" w:cstheme="majorBidi"/>
              <w:caps/>
              <w:color w:val="282462"/>
              <w:sz w:val="32"/>
              <w:szCs w:val="40"/>
              <w:lang w:val="fr-FR"/>
            </w:rPr>
          </w:pPr>
        </w:p>
        <w:sdt>
          <w:sdtPr>
            <w:rPr>
              <w:rFonts w:ascii="Times New Roman" w:hAnsi="Times New Roman" w:cs="Times New Roman"/>
              <w:b/>
              <w:i/>
              <w:sz w:val="24"/>
              <w:szCs w:val="24"/>
            </w:rPr>
            <w:alias w:val="Sous-titre"/>
            <w:tag w:val=""/>
            <w:id w:val="328029620"/>
            <w:dataBinding w:prefixMappings="xmlns:ns0='http://purl.org/dc/elements/1.1/' xmlns:ns1='http://schemas.openxmlformats.org/package/2006/metadata/core-properties' " w:xpath="/ns1:coreProperties[1]/ns0:subject[1]" w:storeItemID="{6C3C8BC8-F283-45AE-878A-BAB7291924A1}"/>
            <w:text/>
          </w:sdtPr>
          <w:sdtContent>
            <w:p w14:paraId="1F9A5E78" w14:textId="77777777" w:rsidR="00816182" w:rsidRPr="00FC4EA6" w:rsidRDefault="00652BC6" w:rsidP="00A15707">
              <w:pPr>
                <w:pStyle w:val="Sansinterligne"/>
                <w:jc w:val="center"/>
                <w:rPr>
                  <w:i/>
                  <w:color w:val="E84C22" w:themeColor="accent1"/>
                  <w:sz w:val="28"/>
                  <w:szCs w:val="32"/>
                </w:rPr>
              </w:pPr>
              <w:r w:rsidRPr="00FC4EA6">
                <w:rPr>
                  <w:rFonts w:ascii="Times New Roman" w:hAnsi="Times New Roman" w:cs="Times New Roman"/>
                  <w:b/>
                  <w:i/>
                  <w:sz w:val="24"/>
                  <w:szCs w:val="24"/>
                </w:rPr>
                <w:t>TRAVAIL D’INITIATION A LA RECHERCHE EN VUE D’OBTENTION DU DIPLÔME D’ETAT D’INFIRMIER PRINCIPAL</w:t>
              </w:r>
            </w:p>
          </w:sdtContent>
        </w:sdt>
        <w:p w14:paraId="2B80660A" w14:textId="1441FE18" w:rsidR="008C1F30" w:rsidRPr="00FC4EA6" w:rsidRDefault="00F04C6B" w:rsidP="00A15707">
          <w:pPr>
            <w:jc w:val="center"/>
            <w:rPr>
              <w:rFonts w:ascii="Times New Roman" w:hAnsi="Times New Roman" w:cs="Times New Roman"/>
              <w:sz w:val="24"/>
              <w:szCs w:val="24"/>
              <w:u w:val="single"/>
              <w:lang w:val="fr-FR"/>
            </w:rPr>
          </w:pPr>
          <w:r w:rsidRPr="00FC4EA6">
            <w:rPr>
              <w:rFonts w:ascii="Times New Roman" w:hAnsi="Times New Roman" w:cs="Times New Roman"/>
              <w:sz w:val="24"/>
              <w:szCs w:val="24"/>
              <w:u w:val="single"/>
              <w:lang w:val="fr-FR"/>
            </w:rPr>
            <w:t>Par</w:t>
          </w:r>
          <w:r w:rsidR="008C1F30" w:rsidRPr="00FC4EA6">
            <w:rPr>
              <w:rFonts w:ascii="Times New Roman" w:hAnsi="Times New Roman" w:cs="Times New Roman"/>
              <w:sz w:val="24"/>
              <w:szCs w:val="24"/>
              <w:u w:val="single"/>
              <w:lang w:val="fr-FR"/>
            </w:rPr>
            <w:t> :</w:t>
          </w:r>
        </w:p>
        <w:p w14:paraId="54989549" w14:textId="43CFD2BF" w:rsidR="00072629" w:rsidRPr="00FC4EA6" w:rsidRDefault="008C1F30" w:rsidP="00C73D34">
          <w:pPr>
            <w:jc w:val="both"/>
            <w:rPr>
              <w:rFonts w:ascii="Times New Roman" w:hAnsi="Times New Roman" w:cs="Times New Roman"/>
              <w:b/>
              <w:sz w:val="32"/>
              <w:szCs w:val="32"/>
              <w:lang w:val="fr-FR"/>
            </w:rPr>
          </w:pPr>
          <w:r w:rsidRPr="00FC4EA6">
            <w:rPr>
              <w:rFonts w:ascii="Times New Roman" w:hAnsi="Times New Roman" w:cs="Times New Roman"/>
              <w:b/>
              <w:sz w:val="24"/>
              <w:szCs w:val="24"/>
              <w:lang w:val="fr-FR"/>
            </w:rPr>
            <w:t xml:space="preserve">                                      </w:t>
          </w:r>
          <w:r w:rsidR="00A15707" w:rsidRPr="00FC4EA6">
            <w:rPr>
              <w:rFonts w:ascii="Times New Roman" w:hAnsi="Times New Roman" w:cs="Times New Roman"/>
              <w:b/>
              <w:sz w:val="24"/>
              <w:szCs w:val="24"/>
              <w:lang w:val="fr-FR"/>
            </w:rPr>
            <w:t xml:space="preserve">          </w:t>
          </w:r>
          <w:r w:rsidRPr="00FC4EA6">
            <w:rPr>
              <w:rFonts w:ascii="Times New Roman" w:hAnsi="Times New Roman" w:cs="Times New Roman"/>
              <w:b/>
              <w:sz w:val="24"/>
              <w:szCs w:val="24"/>
              <w:lang w:val="fr-FR"/>
            </w:rPr>
            <w:t xml:space="preserve">SEIGNING NGNINHUIE </w:t>
          </w:r>
          <w:proofErr w:type="spellStart"/>
          <w:r w:rsidRPr="00FC4EA6">
            <w:rPr>
              <w:rFonts w:ascii="Times New Roman" w:hAnsi="Times New Roman" w:cs="Times New Roman"/>
              <w:b/>
              <w:sz w:val="24"/>
              <w:szCs w:val="24"/>
              <w:lang w:val="fr-FR"/>
            </w:rPr>
            <w:t>Mabelle</w:t>
          </w:r>
          <w:proofErr w:type="spellEnd"/>
        </w:p>
        <w:p w14:paraId="3C64EB41" w14:textId="70C38EAF" w:rsidR="00816182" w:rsidRDefault="00816182" w:rsidP="00A15707">
          <w:pPr>
            <w:jc w:val="center"/>
            <w:rPr>
              <w:rFonts w:ascii="Times New Roman" w:hAnsi="Times New Roman" w:cs="Times New Roman"/>
              <w:b/>
              <w:bCs/>
              <w:sz w:val="24"/>
              <w:szCs w:val="24"/>
              <w:lang w:val="fr-FR"/>
            </w:rPr>
          </w:pPr>
          <w:r w:rsidRPr="00FC4EA6">
            <w:rPr>
              <w:rFonts w:ascii="Times New Roman" w:hAnsi="Times New Roman" w:cs="Times New Roman"/>
              <w:bCs/>
              <w:sz w:val="24"/>
              <w:szCs w:val="24"/>
              <w:u w:val="single"/>
              <w:lang w:val="fr-FR"/>
            </w:rPr>
            <w:t>Matricule</w:t>
          </w:r>
          <w:r w:rsidR="00F04C6B">
            <w:rPr>
              <w:rFonts w:ascii="Times New Roman" w:hAnsi="Times New Roman" w:cs="Times New Roman"/>
              <w:bCs/>
              <w:sz w:val="24"/>
              <w:szCs w:val="24"/>
              <w:u w:val="single"/>
              <w:lang w:val="fr-FR"/>
            </w:rPr>
            <w:t> :</w:t>
          </w:r>
          <w:r w:rsidR="00917E37" w:rsidRPr="00FC4EA6">
            <w:rPr>
              <w:rFonts w:ascii="Times New Roman" w:hAnsi="Times New Roman" w:cs="Times New Roman"/>
              <w:b/>
              <w:bCs/>
              <w:sz w:val="24"/>
              <w:szCs w:val="24"/>
              <w:lang w:val="fr-FR"/>
            </w:rPr>
            <w:t>23IDE0101</w:t>
          </w:r>
        </w:p>
        <w:p w14:paraId="1945B64E" w14:textId="3537F524" w:rsidR="00F04C6B" w:rsidRDefault="00F04C6B" w:rsidP="00A15707">
          <w:pPr>
            <w:jc w:val="center"/>
            <w:rPr>
              <w:rFonts w:ascii="Times New Roman" w:hAnsi="Times New Roman" w:cs="Times New Roman"/>
              <w:b/>
              <w:bCs/>
              <w:sz w:val="24"/>
              <w:szCs w:val="24"/>
              <w:lang w:val="fr-FR"/>
            </w:rPr>
          </w:pPr>
          <w:r w:rsidRPr="00FC4EA6">
            <w:rPr>
              <w:rFonts w:ascii="Times New Roman" w:hAnsi="Times New Roman" w:cs="Times New Roman"/>
              <w:bCs/>
              <w:noProof/>
              <w:sz w:val="24"/>
              <w:szCs w:val="24"/>
              <w:u w:val="single"/>
              <w:lang w:val="fr-FR"/>
            </w:rPr>
            <mc:AlternateContent>
              <mc:Choice Requires="wps">
                <w:drawing>
                  <wp:anchor distT="0" distB="0" distL="114300" distR="114300" simplePos="0" relativeHeight="251710976" behindDoc="0" locked="0" layoutInCell="1" allowOverlap="1" wp14:anchorId="27000434" wp14:editId="5DE1F1CB">
                    <wp:simplePos x="0" y="0"/>
                    <wp:positionH relativeFrom="margin">
                      <wp:align>center</wp:align>
                    </wp:positionH>
                    <wp:positionV relativeFrom="paragraph">
                      <wp:posOffset>7956</wp:posOffset>
                    </wp:positionV>
                    <wp:extent cx="2615610" cy="1164566"/>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2615610" cy="1164566"/>
                            </a:xfrm>
                            <a:prstGeom prst="rect">
                              <a:avLst/>
                            </a:prstGeom>
                            <a:solidFill>
                              <a:schemeClr val="lt1"/>
                            </a:solidFill>
                            <a:ln w="6350">
                              <a:noFill/>
                            </a:ln>
                          </wps:spPr>
                          <wps:txbx>
                            <w:txbxContent>
                              <w:p w14:paraId="02D6794A" w14:textId="77777777" w:rsidR="00C15A28" w:rsidRDefault="00C15A28" w:rsidP="00A15707">
                                <w:pPr>
                                  <w:jc w:val="center"/>
                                  <w:rPr>
                                    <w:rFonts w:ascii="Times New Roman" w:hAnsi="Times New Roman" w:cs="Times New Roman"/>
                                    <w:b/>
                                    <w:bCs/>
                                    <w:sz w:val="24"/>
                                    <w:szCs w:val="24"/>
                                    <w:u w:val="single"/>
                                    <w:lang w:val="fr-FR"/>
                                  </w:rPr>
                                </w:pPr>
                                <w:r w:rsidRPr="00146403">
                                  <w:rPr>
                                    <w:rFonts w:ascii="Times New Roman" w:hAnsi="Times New Roman" w:cs="Times New Roman"/>
                                    <w:b/>
                                    <w:bCs/>
                                    <w:sz w:val="24"/>
                                    <w:szCs w:val="24"/>
                                    <w:u w:val="single"/>
                                    <w:lang w:val="fr-FR"/>
                                  </w:rPr>
                                  <w:t xml:space="preserve">ENCADREUR </w:t>
                                </w:r>
                              </w:p>
                              <w:p w14:paraId="5C1B50BC" w14:textId="4BFB4D6F" w:rsidR="00C15A28" w:rsidRDefault="00C15A28" w:rsidP="00A15707">
                                <w:pPr>
                                  <w:jc w:val="center"/>
                                  <w:rPr>
                                    <w:rFonts w:ascii="Times New Roman" w:hAnsi="Times New Roman" w:cs="Times New Roman"/>
                                    <w:b/>
                                    <w:bCs/>
                                    <w:sz w:val="28"/>
                                    <w:szCs w:val="28"/>
                                    <w:lang w:val="fr-FR"/>
                                  </w:rPr>
                                </w:pPr>
                                <w:r w:rsidRPr="006B2CFE">
                                  <w:rPr>
                                    <w:rFonts w:ascii="Times New Roman" w:hAnsi="Times New Roman" w:cs="Times New Roman"/>
                                    <w:b/>
                                    <w:bCs/>
                                    <w:sz w:val="28"/>
                                    <w:szCs w:val="28"/>
                                    <w:lang w:val="fr-FR"/>
                                  </w:rPr>
                                  <w:t>Dr NZENTEM Christian</w:t>
                                </w:r>
                              </w:p>
                              <w:p w14:paraId="5D085B8F" w14:textId="055CF470" w:rsidR="00C15A28" w:rsidRPr="00146403" w:rsidRDefault="00C15A28" w:rsidP="00A15707">
                                <w:pPr>
                                  <w:jc w:val="center"/>
                                  <w:rPr>
                                    <w:rFonts w:ascii="Times New Roman" w:hAnsi="Times New Roman" w:cs="Times New Roman"/>
                                    <w:bCs/>
                                    <w:i/>
                                    <w:sz w:val="28"/>
                                    <w:szCs w:val="28"/>
                                    <w:lang w:val="fr-FR"/>
                                  </w:rPr>
                                </w:pPr>
                                <w:r w:rsidRPr="00146403">
                                  <w:rPr>
                                    <w:rFonts w:ascii="Times New Roman" w:hAnsi="Times New Roman" w:cs="Times New Roman"/>
                                    <w:bCs/>
                                    <w:i/>
                                    <w:sz w:val="28"/>
                                    <w:szCs w:val="28"/>
                                    <w:lang w:val="fr-FR"/>
                                  </w:rPr>
                                  <w:t>Gynécologue –obstétricien HPN</w:t>
                                </w:r>
                              </w:p>
                              <w:p w14:paraId="1D03919F" w14:textId="77777777" w:rsidR="00C15A28" w:rsidRPr="00A15707" w:rsidRDefault="00C15A28">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000434" id="_x0000_t202" coordsize="21600,21600" o:spt="202" path="m,l,21600r21600,l21600,xe">
                    <v:stroke joinstyle="miter"/>
                    <v:path gradientshapeok="t" o:connecttype="rect"/>
                  </v:shapetype>
                  <v:shape id="Zone de texte 32" o:spid="_x0000_s1028" type="#_x0000_t202" style="position:absolute;left:0;text-align:left;margin-left:0;margin-top:.65pt;width:205.95pt;height:91.7pt;z-index:251710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" fillcolor="white [3201]" stroked="f" strokeweight=".5pt">
                    <v:textbox>
                      <w:txbxContent>
                        <w:p w14:paraId="02D6794A" w14:textId="77777777" w:rsidR="00C15A28" w:rsidRDefault="00C15A28" w:rsidP="00A15707">
                          <w:pPr>
                            <w:jc w:val="center"/>
                            <w:rPr>
                              <w:rFonts w:ascii="Times New Roman" w:hAnsi="Times New Roman" w:cs="Times New Roman"/>
                              <w:b/>
                              <w:bCs/>
                              <w:sz w:val="24"/>
                              <w:szCs w:val="24"/>
                              <w:u w:val="single"/>
                              <w:lang w:val="fr-FR"/>
                            </w:rPr>
                          </w:pPr>
                          <w:r w:rsidRPr="00146403">
                            <w:rPr>
                              <w:rFonts w:ascii="Times New Roman" w:hAnsi="Times New Roman" w:cs="Times New Roman"/>
                              <w:b/>
                              <w:bCs/>
                              <w:sz w:val="24"/>
                              <w:szCs w:val="24"/>
                              <w:u w:val="single"/>
                              <w:lang w:val="fr-FR"/>
                            </w:rPr>
                            <w:t xml:space="preserve">ENCADREUR </w:t>
                          </w:r>
                        </w:p>
                        <w:p w14:paraId="5C1B50BC" w14:textId="4BFB4D6F" w:rsidR="00C15A28" w:rsidRDefault="00C15A28" w:rsidP="00A15707">
                          <w:pPr>
                            <w:jc w:val="center"/>
                            <w:rPr>
                              <w:rFonts w:ascii="Times New Roman" w:hAnsi="Times New Roman" w:cs="Times New Roman"/>
                              <w:b/>
                              <w:bCs/>
                              <w:sz w:val="28"/>
                              <w:szCs w:val="28"/>
                              <w:lang w:val="fr-FR"/>
                            </w:rPr>
                          </w:pPr>
                          <w:r w:rsidRPr="006B2CFE">
                            <w:rPr>
                              <w:rFonts w:ascii="Times New Roman" w:hAnsi="Times New Roman" w:cs="Times New Roman"/>
                              <w:b/>
                              <w:bCs/>
                              <w:sz w:val="28"/>
                              <w:szCs w:val="28"/>
                              <w:lang w:val="fr-FR"/>
                            </w:rPr>
                            <w:t>Dr NZENTEM Christian</w:t>
                          </w:r>
                        </w:p>
                        <w:p w14:paraId="5D085B8F" w14:textId="055CF470" w:rsidR="00C15A28" w:rsidRPr="00146403" w:rsidRDefault="00C15A28" w:rsidP="00A15707">
                          <w:pPr>
                            <w:jc w:val="center"/>
                            <w:rPr>
                              <w:rFonts w:ascii="Times New Roman" w:hAnsi="Times New Roman" w:cs="Times New Roman"/>
                              <w:bCs/>
                              <w:i/>
                              <w:sz w:val="28"/>
                              <w:szCs w:val="28"/>
                              <w:lang w:val="fr-FR"/>
                            </w:rPr>
                          </w:pPr>
                          <w:r w:rsidRPr="00146403">
                            <w:rPr>
                              <w:rFonts w:ascii="Times New Roman" w:hAnsi="Times New Roman" w:cs="Times New Roman"/>
                              <w:bCs/>
                              <w:i/>
                              <w:sz w:val="28"/>
                              <w:szCs w:val="28"/>
                              <w:lang w:val="fr-FR"/>
                            </w:rPr>
                            <w:t>Gynécologue –obstétricien HPN</w:t>
                          </w:r>
                        </w:p>
                        <w:p w14:paraId="1D03919F" w14:textId="77777777" w:rsidR="00C15A28" w:rsidRPr="00A15707" w:rsidRDefault="00C15A28">
                          <w:pPr>
                            <w:rPr>
                              <w:lang w:val="fr-FR"/>
                            </w:rPr>
                          </w:pPr>
                        </w:p>
                      </w:txbxContent>
                    </v:textbox>
                    <w10:wrap anchorx="margin"/>
                  </v:shape>
                </w:pict>
              </mc:Fallback>
            </mc:AlternateContent>
          </w:r>
        </w:p>
        <w:p w14:paraId="2B01D82B" w14:textId="3F75F051" w:rsidR="00F04C6B" w:rsidRPr="00FC4EA6" w:rsidRDefault="00F04C6B" w:rsidP="00A15707">
          <w:pPr>
            <w:jc w:val="center"/>
            <w:rPr>
              <w:rFonts w:ascii="Times New Roman" w:hAnsi="Times New Roman" w:cs="Times New Roman"/>
              <w:b/>
              <w:bCs/>
              <w:sz w:val="24"/>
              <w:szCs w:val="24"/>
              <w:lang w:val="fr-FR"/>
            </w:rPr>
          </w:pPr>
        </w:p>
        <w:p w14:paraId="3F2AA2AD" w14:textId="61896944" w:rsidR="00A15707" w:rsidRPr="00FC4EA6" w:rsidRDefault="00A15707" w:rsidP="00A15707">
          <w:pPr>
            <w:jc w:val="center"/>
            <w:rPr>
              <w:rFonts w:ascii="Times New Roman" w:hAnsi="Times New Roman" w:cs="Times New Roman"/>
              <w:b/>
              <w:bCs/>
              <w:sz w:val="24"/>
              <w:szCs w:val="24"/>
              <w:u w:val="single"/>
              <w:lang w:val="fr-FR"/>
            </w:rPr>
          </w:pPr>
        </w:p>
        <w:p w14:paraId="27DCE6D2" w14:textId="6F984AF7" w:rsidR="00A15707" w:rsidRPr="00FC4EA6" w:rsidRDefault="00F04C6B" w:rsidP="00A15707">
          <w:pPr>
            <w:jc w:val="center"/>
            <w:rPr>
              <w:rFonts w:ascii="Times New Roman" w:hAnsi="Times New Roman" w:cs="Times New Roman"/>
              <w:b/>
              <w:bCs/>
              <w:sz w:val="24"/>
              <w:szCs w:val="24"/>
              <w:u w:val="single"/>
              <w:lang w:val="fr-FR"/>
            </w:rPr>
          </w:pPr>
          <w:r w:rsidRPr="00FC4EA6">
            <w:rPr>
              <w:rFonts w:ascii="Times New Roman" w:hAnsi="Times New Roman" w:cs="Times New Roman"/>
              <w:bCs/>
              <w:noProof/>
              <w:sz w:val="24"/>
              <w:szCs w:val="24"/>
              <w:u w:val="single"/>
              <w:lang w:val="fr-FR"/>
            </w:rPr>
            <mc:AlternateContent>
              <mc:Choice Requires="wps">
                <w:drawing>
                  <wp:anchor distT="0" distB="0" distL="114300" distR="114300" simplePos="0" relativeHeight="251713024" behindDoc="0" locked="0" layoutInCell="1" allowOverlap="1" wp14:anchorId="390F2298" wp14:editId="721F698B">
                    <wp:simplePos x="0" y="0"/>
                    <wp:positionH relativeFrom="margin">
                      <wp:align>center</wp:align>
                    </wp:positionH>
                    <wp:positionV relativeFrom="paragraph">
                      <wp:posOffset>95130</wp:posOffset>
                    </wp:positionV>
                    <wp:extent cx="2881423" cy="1392865"/>
                    <wp:effectExtent l="0" t="0" r="0" b="0"/>
                    <wp:wrapNone/>
                    <wp:docPr id="33" name="Zone de texte 33"/>
                    <wp:cNvGraphicFramePr/>
                    <a:graphic xmlns:a="http://schemas.openxmlformats.org/drawingml/2006/main">
                      <a:graphicData uri="http://schemas.microsoft.com/office/word/2010/wordprocessingShape">
                        <wps:wsp>
                          <wps:cNvSpPr txBox="1"/>
                          <wps:spPr>
                            <a:xfrm>
                              <a:off x="0" y="0"/>
                              <a:ext cx="2881423" cy="1392865"/>
                            </a:xfrm>
                            <a:prstGeom prst="rect">
                              <a:avLst/>
                            </a:prstGeom>
                            <a:solidFill>
                              <a:schemeClr val="lt1"/>
                            </a:solidFill>
                            <a:ln w="6350">
                              <a:noFill/>
                            </a:ln>
                          </wps:spPr>
                          <wps:txbx>
                            <w:txbxContent>
                              <w:p w14:paraId="7FBA5684" w14:textId="045851D6" w:rsidR="00C15A28" w:rsidRPr="00146403" w:rsidRDefault="00C15A28" w:rsidP="00146403">
                                <w:pPr>
                                  <w:spacing w:after="0"/>
                                  <w:jc w:val="center"/>
                                  <w:rPr>
                                    <w:rFonts w:ascii="Times New Roman" w:hAnsi="Times New Roman" w:cs="Times New Roman"/>
                                    <w:b/>
                                    <w:bCs/>
                                    <w:sz w:val="24"/>
                                    <w:szCs w:val="24"/>
                                    <w:u w:val="single"/>
                                    <w:lang w:val="fr-FR"/>
                                  </w:rPr>
                                </w:pPr>
                                <w:r w:rsidRPr="00146403">
                                  <w:rPr>
                                    <w:rFonts w:ascii="Times New Roman" w:hAnsi="Times New Roman" w:cs="Times New Roman"/>
                                    <w:b/>
                                    <w:bCs/>
                                    <w:sz w:val="24"/>
                                    <w:szCs w:val="24"/>
                                    <w:u w:val="single"/>
                                    <w:lang w:val="fr-FR"/>
                                  </w:rPr>
                                  <w:t>CO-ENCADREUR :</w:t>
                                </w:r>
                              </w:p>
                              <w:p w14:paraId="7C039BA4" w14:textId="032D0B12" w:rsidR="00C15A28" w:rsidRDefault="00C15A28" w:rsidP="00146403">
                                <w:pPr>
                                  <w:spacing w:after="0"/>
                                  <w:jc w:val="center"/>
                                  <w:rPr>
                                    <w:rFonts w:ascii="Times New Roman" w:hAnsi="Times New Roman" w:cs="Times New Roman"/>
                                    <w:b/>
                                    <w:sz w:val="24"/>
                                    <w:szCs w:val="24"/>
                                  </w:rPr>
                                </w:pPr>
                                <w:r w:rsidRPr="00530927">
                                  <w:rPr>
                                    <w:rFonts w:ascii="Times New Roman" w:hAnsi="Times New Roman" w:cs="Times New Roman"/>
                                    <w:b/>
                                    <w:sz w:val="24"/>
                                    <w:szCs w:val="24"/>
                                  </w:rPr>
                                  <w:t>Mme GUEDONG FOUODJI MAROLEINE</w:t>
                                </w:r>
                              </w:p>
                              <w:p w14:paraId="720E604B" w14:textId="2C910447" w:rsidR="00C15A28" w:rsidRPr="00146403" w:rsidRDefault="00C15A28" w:rsidP="00146403">
                                <w:pPr>
                                  <w:spacing w:after="0"/>
                                  <w:jc w:val="center"/>
                                  <w:rPr>
                                    <w:i/>
                                    <w:lang w:val="fr-FR"/>
                                  </w:rPr>
                                </w:pPr>
                                <w:r w:rsidRPr="00146403">
                                  <w:rPr>
                                    <w:rFonts w:ascii="Times New Roman" w:hAnsi="Times New Roman" w:cs="Times New Roman"/>
                                    <w:i/>
                                    <w:sz w:val="24"/>
                                    <w:szCs w:val="24"/>
                                  </w:rPr>
                                  <w:t>Infirmier spécialisé en assistant bloc opératoire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F2298" id="Zone de texte 33" o:spid="_x0000_s1029" type="#_x0000_t202" style="position:absolute;left:0;text-align:left;margin-left:0;margin-top:7.5pt;width:226.9pt;height:109.65pt;z-index:251713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" fillcolor="white [3201]" stroked="f" strokeweight=".5pt">
                    <v:textbox>
                      <w:txbxContent>
                        <w:p w14:paraId="7FBA5684" w14:textId="045851D6" w:rsidR="00C15A28" w:rsidRPr="00146403" w:rsidRDefault="00C15A28" w:rsidP="00146403">
                          <w:pPr>
                            <w:spacing w:after="0"/>
                            <w:jc w:val="center"/>
                            <w:rPr>
                              <w:rFonts w:ascii="Times New Roman" w:hAnsi="Times New Roman" w:cs="Times New Roman"/>
                              <w:b/>
                              <w:bCs/>
                              <w:sz w:val="24"/>
                              <w:szCs w:val="24"/>
                              <w:u w:val="single"/>
                              <w:lang w:val="fr-FR"/>
                            </w:rPr>
                          </w:pPr>
                          <w:r w:rsidRPr="00146403">
                            <w:rPr>
                              <w:rFonts w:ascii="Times New Roman" w:hAnsi="Times New Roman" w:cs="Times New Roman"/>
                              <w:b/>
                              <w:bCs/>
                              <w:sz w:val="24"/>
                              <w:szCs w:val="24"/>
                              <w:u w:val="single"/>
                              <w:lang w:val="fr-FR"/>
                            </w:rPr>
                            <w:t>CO-ENCADREUR :</w:t>
                          </w:r>
                        </w:p>
                        <w:p w14:paraId="7C039BA4" w14:textId="032D0B12" w:rsidR="00C15A28" w:rsidRDefault="00C15A28" w:rsidP="00146403">
                          <w:pPr>
                            <w:spacing w:after="0"/>
                            <w:jc w:val="center"/>
                            <w:rPr>
                              <w:rFonts w:ascii="Times New Roman" w:hAnsi="Times New Roman" w:cs="Times New Roman"/>
                              <w:b/>
                              <w:sz w:val="24"/>
                              <w:szCs w:val="24"/>
                            </w:rPr>
                          </w:pPr>
                          <w:r w:rsidRPr="00530927">
                            <w:rPr>
                              <w:rFonts w:ascii="Times New Roman" w:hAnsi="Times New Roman" w:cs="Times New Roman"/>
                              <w:b/>
                              <w:sz w:val="24"/>
                              <w:szCs w:val="24"/>
                            </w:rPr>
                            <w:t>Mme GUEDONG FOUODJI MAROLEINE</w:t>
                          </w:r>
                        </w:p>
                        <w:p w14:paraId="720E604B" w14:textId="2C910447" w:rsidR="00C15A28" w:rsidRPr="00146403" w:rsidRDefault="00C15A28" w:rsidP="00146403">
                          <w:pPr>
                            <w:spacing w:after="0"/>
                            <w:jc w:val="center"/>
                            <w:rPr>
                              <w:i/>
                              <w:lang w:val="fr-FR"/>
                            </w:rPr>
                          </w:pPr>
                          <w:r w:rsidRPr="00146403">
                            <w:rPr>
                              <w:rFonts w:ascii="Times New Roman" w:hAnsi="Times New Roman" w:cs="Times New Roman"/>
                              <w:i/>
                              <w:sz w:val="24"/>
                              <w:szCs w:val="24"/>
                            </w:rPr>
                            <w:t>Infirmier spécialisé en assistant bloc opératoire</w:t>
                          </w:r>
                        </w:p>
                      </w:txbxContent>
                    </v:textbox>
                    <w10:wrap anchorx="margin"/>
                  </v:shape>
                </w:pict>
              </mc:Fallback>
            </mc:AlternateContent>
          </w:r>
        </w:p>
        <w:p w14:paraId="08517DCA" w14:textId="395355DF" w:rsidR="00A15707" w:rsidRPr="00FC4EA6" w:rsidRDefault="00A15707" w:rsidP="00A15707">
          <w:pPr>
            <w:jc w:val="center"/>
            <w:rPr>
              <w:rFonts w:ascii="Times New Roman" w:hAnsi="Times New Roman" w:cs="Times New Roman"/>
              <w:b/>
              <w:bCs/>
              <w:sz w:val="24"/>
              <w:szCs w:val="24"/>
              <w:u w:val="single"/>
              <w:lang w:val="fr-FR"/>
            </w:rPr>
          </w:pPr>
        </w:p>
        <w:p w14:paraId="4D121B49" w14:textId="77777777" w:rsidR="00A15707" w:rsidRPr="00FC4EA6" w:rsidRDefault="00A15707" w:rsidP="00A15707">
          <w:pPr>
            <w:jc w:val="center"/>
            <w:rPr>
              <w:rFonts w:ascii="Times New Roman" w:hAnsi="Times New Roman" w:cs="Times New Roman"/>
              <w:b/>
              <w:bCs/>
              <w:sz w:val="24"/>
              <w:szCs w:val="24"/>
              <w:u w:val="single"/>
              <w:lang w:val="fr-FR"/>
            </w:rPr>
          </w:pPr>
        </w:p>
        <w:p w14:paraId="19112FA4" w14:textId="71D6EB28" w:rsidR="004C34AB" w:rsidRPr="00FC4EA6" w:rsidRDefault="004C34AB" w:rsidP="00C73D34">
          <w:pPr>
            <w:jc w:val="both"/>
            <w:rPr>
              <w:rFonts w:ascii="Times New Roman" w:hAnsi="Times New Roman" w:cs="Times New Roman"/>
              <w:b/>
              <w:bCs/>
              <w:i/>
              <w:sz w:val="28"/>
              <w:szCs w:val="28"/>
              <w:lang w:val="fr-FR"/>
            </w:rPr>
          </w:pPr>
          <w:r w:rsidRPr="00FC4EA6">
            <w:rPr>
              <w:rFonts w:ascii="Times New Roman" w:hAnsi="Times New Roman" w:cs="Times New Roman"/>
              <w:b/>
              <w:bCs/>
              <w:sz w:val="28"/>
              <w:szCs w:val="28"/>
              <w:lang w:val="fr-FR"/>
            </w:rPr>
            <w:t xml:space="preserve">                              </w:t>
          </w:r>
        </w:p>
        <w:p w14:paraId="7FE29611" w14:textId="19D87CDA" w:rsidR="00816182" w:rsidRPr="00FC4EA6" w:rsidRDefault="008543D4" w:rsidP="00C73D34">
          <w:pPr>
            <w:tabs>
              <w:tab w:val="left" w:pos="5994"/>
            </w:tabs>
            <w:spacing w:line="276" w:lineRule="auto"/>
            <w:jc w:val="both"/>
            <w:rPr>
              <w:rFonts w:ascii="Times New Roman" w:hAnsi="Times New Roman" w:cs="Times New Roman"/>
              <w:bCs/>
              <w:i/>
              <w:sz w:val="24"/>
              <w:szCs w:val="24"/>
              <w:lang w:val="fr-FR"/>
            </w:rPr>
          </w:pPr>
          <w:r w:rsidRPr="00FC4EA6">
            <w:rPr>
              <w:rFonts w:ascii="Times New Roman" w:hAnsi="Times New Roman" w:cs="Times New Roman"/>
              <w:bCs/>
              <w:i/>
              <w:sz w:val="24"/>
              <w:szCs w:val="24"/>
              <w:lang w:val="fr-FR"/>
            </w:rPr>
            <w:tab/>
          </w:r>
        </w:p>
        <w:p w14:paraId="79677893" w14:textId="213A6F18" w:rsidR="00816182" w:rsidRPr="00FC4EA6" w:rsidRDefault="00A15707" w:rsidP="00C73D34">
          <w:pPr>
            <w:jc w:val="both"/>
            <w:rPr>
              <w:rFonts w:ascii="Times New Roman" w:hAnsi="Times New Roman" w:cs="Times New Roman"/>
              <w:bCs/>
              <w:color w:val="000000"/>
              <w:kern w:val="0"/>
              <w:sz w:val="24"/>
              <w:szCs w:val="24"/>
              <w:lang w:val="fr-FR"/>
            </w:rPr>
          </w:pPr>
          <w:r w:rsidRPr="00FC4EA6">
            <w:rPr>
              <w:rFonts w:ascii="Times New Roman" w:hAnsi="Times New Roman" w:cs="Times New Roman"/>
              <w:bCs/>
              <w:noProof/>
              <w:color w:val="000000"/>
              <w:kern w:val="0"/>
              <w:sz w:val="24"/>
              <w:szCs w:val="24"/>
              <w:lang w:val="fr-FR"/>
            </w:rPr>
            <mc:AlternateContent>
              <mc:Choice Requires="wps">
                <w:drawing>
                  <wp:anchor distT="0" distB="0" distL="114300" distR="114300" simplePos="0" relativeHeight="251704832" behindDoc="0" locked="0" layoutInCell="1" allowOverlap="1" wp14:anchorId="7091C496" wp14:editId="14C0100F">
                    <wp:simplePos x="0" y="0"/>
                    <wp:positionH relativeFrom="column">
                      <wp:posOffset>-218617</wp:posOffset>
                    </wp:positionH>
                    <wp:positionV relativeFrom="paragraph">
                      <wp:posOffset>76835</wp:posOffset>
                    </wp:positionV>
                    <wp:extent cx="3402419" cy="499730"/>
                    <wp:effectExtent l="0" t="0" r="7620" b="0"/>
                    <wp:wrapNone/>
                    <wp:docPr id="30" name="Rectangle : coins arrondis 30"/>
                    <wp:cNvGraphicFramePr/>
                    <a:graphic xmlns:a="http://schemas.openxmlformats.org/drawingml/2006/main">
                      <a:graphicData uri="http://schemas.microsoft.com/office/word/2010/wordprocessingShape">
                        <wps:wsp>
                          <wps:cNvSpPr/>
                          <wps:spPr>
                            <a:xfrm>
                              <a:off x="0" y="0"/>
                              <a:ext cx="3402419" cy="499730"/>
                            </a:xfrm>
                            <a:prstGeom prst="round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B835F9" w14:textId="3D2589F5" w:rsidR="00C15A28" w:rsidRPr="00C0369E" w:rsidRDefault="00C15A28" w:rsidP="00C0369E">
                                <w:pPr>
                                  <w:jc w:val="center"/>
                                  <w:rPr>
                                    <w:rFonts w:ascii="Times New Roman" w:hAnsi="Times New Roman" w:cs="Times New Roman"/>
                                    <w:b/>
                                    <w:sz w:val="32"/>
                                    <w:lang w:val="fr-FR"/>
                                  </w:rPr>
                                </w:pPr>
                                <w:r w:rsidRPr="00C0369E">
                                  <w:rPr>
                                    <w:rFonts w:ascii="Times New Roman" w:hAnsi="Times New Roman" w:cs="Times New Roman"/>
                                    <w:b/>
                                    <w:sz w:val="32"/>
                                    <w:lang w:val="fr-FR"/>
                                  </w:rPr>
                                  <w:t>ANNEE ACADEMIQUE 2023-2026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91C496" id="Rectangle : coins arrondis 30" o:spid="_x0000_s1030" style="position:absolute;left:0;text-align:left;margin-left:-17.2pt;margin-top:6.05pt;width:267.9pt;height:39.3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" fillcolor="#e84c22 [3204]" stroked="f" strokeweight="2pt">
                    <v:textbox>
                      <w:txbxContent>
                        <w:p w14:paraId="40B835F9" w14:textId="3D2589F5" w:rsidR="00C15A28" w:rsidRPr="00C0369E" w:rsidRDefault="00C15A28" w:rsidP="00C0369E">
                          <w:pPr>
                            <w:jc w:val="center"/>
                            <w:rPr>
                              <w:rFonts w:ascii="Times New Roman" w:hAnsi="Times New Roman" w:cs="Times New Roman"/>
                              <w:b/>
                              <w:sz w:val="32"/>
                              <w:lang w:val="fr-FR"/>
                            </w:rPr>
                          </w:pPr>
                          <w:r w:rsidRPr="00C0369E">
                            <w:rPr>
                              <w:rFonts w:ascii="Times New Roman" w:hAnsi="Times New Roman" w:cs="Times New Roman"/>
                              <w:b/>
                              <w:sz w:val="32"/>
                              <w:lang w:val="fr-FR"/>
                            </w:rPr>
                            <w:t>ANNEE ACADEMIQUE 2023-2026</w:t>
                          </w:r>
                        </w:p>
                      </w:txbxContent>
                    </v:textbox>
                  </v:roundrect>
                </w:pict>
              </mc:Fallback>
            </mc:AlternateContent>
          </w:r>
          <w:r w:rsidR="00C0369E" w:rsidRPr="00FC4EA6">
            <w:rPr>
              <w:rFonts w:ascii="Times New Roman" w:hAnsi="Times New Roman" w:cs="Times New Roman"/>
              <w:bCs/>
              <w:noProof/>
              <w:color w:val="000000"/>
              <w:kern w:val="0"/>
              <w:sz w:val="24"/>
              <w:szCs w:val="24"/>
              <w:lang w:val="fr-FR"/>
            </w:rPr>
            <mc:AlternateContent>
              <mc:Choice Requires="wps">
                <w:drawing>
                  <wp:anchor distT="0" distB="0" distL="114300" distR="114300" simplePos="0" relativeHeight="251706880" behindDoc="1" locked="0" layoutInCell="1" allowOverlap="1" wp14:anchorId="0078D538" wp14:editId="16140CEB">
                    <wp:simplePos x="0" y="0"/>
                    <wp:positionH relativeFrom="column">
                      <wp:posOffset>3672205</wp:posOffset>
                    </wp:positionH>
                    <wp:positionV relativeFrom="paragraph">
                      <wp:posOffset>66867</wp:posOffset>
                    </wp:positionV>
                    <wp:extent cx="2424223" cy="510363"/>
                    <wp:effectExtent l="0" t="0" r="0" b="4445"/>
                    <wp:wrapTight wrapText="bothSides">
                      <wp:wrapPolygon edited="0">
                        <wp:start x="0" y="0"/>
                        <wp:lineTo x="0" y="20981"/>
                        <wp:lineTo x="21391" y="20981"/>
                        <wp:lineTo x="21391" y="0"/>
                        <wp:lineTo x="0" y="0"/>
                      </wp:wrapPolygon>
                    </wp:wrapTight>
                    <wp:docPr id="31" name="Rectangle : coins arrondis 31"/>
                    <wp:cNvGraphicFramePr/>
                    <a:graphic xmlns:a="http://schemas.openxmlformats.org/drawingml/2006/main">
                      <a:graphicData uri="http://schemas.microsoft.com/office/word/2010/wordprocessingShape">
                        <wps:wsp>
                          <wps:cNvSpPr/>
                          <wps:spPr>
                            <a:xfrm>
                              <a:off x="0" y="0"/>
                              <a:ext cx="2424223" cy="510363"/>
                            </a:xfrm>
                            <a:prstGeom prst="round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ADC257" w14:textId="7F788B3C" w:rsidR="00C15A28" w:rsidRPr="00C0369E" w:rsidRDefault="00C15A28" w:rsidP="00C0369E">
                                <w:pPr>
                                  <w:jc w:val="center"/>
                                  <w:rPr>
                                    <w:rFonts w:ascii="Times New Roman" w:hAnsi="Times New Roman" w:cs="Times New Roman"/>
                                    <w:b/>
                                    <w:sz w:val="36"/>
                                    <w:lang w:val="fr-FR"/>
                                  </w:rPr>
                                </w:pPr>
                                <w:r w:rsidRPr="00C0369E">
                                  <w:rPr>
                                    <w:rFonts w:ascii="Times New Roman" w:hAnsi="Times New Roman" w:cs="Times New Roman"/>
                                    <w:b/>
                                    <w:sz w:val="36"/>
                                    <w:lang w:val="fr-FR"/>
                                  </w:rPr>
                                  <w:t>1</w:t>
                                </w:r>
                                <w:proofErr w:type="gramStart"/>
                                <w:r w:rsidR="00F04C6B">
                                  <w:rPr>
                                    <w:rFonts w:ascii="Times New Roman" w:hAnsi="Times New Roman" w:cs="Times New Roman"/>
                                    <w:b/>
                                    <w:sz w:val="36"/>
                                    <w:vertAlign w:val="superscript"/>
                                    <w:lang w:val="fr-FR"/>
                                  </w:rPr>
                                  <w:t xml:space="preserve">ere </w:t>
                                </w:r>
                                <w:r w:rsidRPr="00C0369E">
                                  <w:rPr>
                                    <w:rFonts w:ascii="Times New Roman" w:hAnsi="Times New Roman" w:cs="Times New Roman"/>
                                    <w:b/>
                                    <w:sz w:val="36"/>
                                    <w:lang w:val="fr-FR"/>
                                  </w:rPr>
                                  <w:t xml:space="preserve"> PROMOTION</w:t>
                                </w:r>
                                <w:proofErr w:type="gramEnd"/>
                                <w:r w:rsidRPr="00C0369E">
                                  <w:rPr>
                                    <w:rFonts w:ascii="Times New Roman" w:hAnsi="Times New Roman" w:cs="Times New Roman"/>
                                    <w:b/>
                                    <w:sz w:val="36"/>
                                    <w:lang w:val="fr-FR"/>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078D538" id="Rectangle : coins arrondis 31" o:spid="_x0000_s1031" style="position:absolute;left:0;text-align:left;margin-left:289.15pt;margin-top:5.25pt;width:190.9pt;height:40.2pt;z-index:-251609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" fillcolor="#e84c22 [3204]" stroked="f" strokeweight="2pt">
                    <v:textbox>
                      <w:txbxContent>
                        <w:p w14:paraId="45ADC257" w14:textId="7F788B3C" w:rsidR="00C15A28" w:rsidRPr="00C0369E" w:rsidRDefault="00C15A28" w:rsidP="00C0369E">
                          <w:pPr>
                            <w:jc w:val="center"/>
                            <w:rPr>
                              <w:rFonts w:ascii="Times New Roman" w:hAnsi="Times New Roman" w:cs="Times New Roman"/>
                              <w:b/>
                              <w:sz w:val="36"/>
                              <w:lang w:val="fr-FR"/>
                            </w:rPr>
                          </w:pPr>
                          <w:r w:rsidRPr="00C0369E">
                            <w:rPr>
                              <w:rFonts w:ascii="Times New Roman" w:hAnsi="Times New Roman" w:cs="Times New Roman"/>
                              <w:b/>
                              <w:sz w:val="36"/>
                              <w:lang w:val="fr-FR"/>
                            </w:rPr>
                            <w:t>1</w:t>
                          </w:r>
                          <w:proofErr w:type="gramStart"/>
                          <w:r w:rsidR="00F04C6B">
                            <w:rPr>
                              <w:rFonts w:ascii="Times New Roman" w:hAnsi="Times New Roman" w:cs="Times New Roman"/>
                              <w:b/>
                              <w:sz w:val="36"/>
                              <w:vertAlign w:val="superscript"/>
                              <w:lang w:val="fr-FR"/>
                            </w:rPr>
                            <w:t xml:space="preserve">ere </w:t>
                          </w:r>
                          <w:r w:rsidRPr="00C0369E">
                            <w:rPr>
                              <w:rFonts w:ascii="Times New Roman" w:hAnsi="Times New Roman" w:cs="Times New Roman"/>
                              <w:b/>
                              <w:sz w:val="36"/>
                              <w:lang w:val="fr-FR"/>
                            </w:rPr>
                            <w:t xml:space="preserve"> PROMOTION</w:t>
                          </w:r>
                          <w:proofErr w:type="gramEnd"/>
                          <w:r w:rsidRPr="00C0369E">
                            <w:rPr>
                              <w:rFonts w:ascii="Times New Roman" w:hAnsi="Times New Roman" w:cs="Times New Roman"/>
                              <w:b/>
                              <w:sz w:val="36"/>
                              <w:lang w:val="fr-FR"/>
                            </w:rPr>
                            <w:t xml:space="preserve"> </w:t>
                          </w:r>
                        </w:p>
                      </w:txbxContent>
                    </v:textbox>
                    <w10:wrap type="tight"/>
                  </v:roundrect>
                </w:pict>
              </mc:Fallback>
            </mc:AlternateContent>
          </w:r>
        </w:p>
        <w:p w14:paraId="118993D8" w14:textId="50DDB3F9" w:rsidR="004C13E6" w:rsidRPr="00FC4EA6" w:rsidRDefault="00C15A28" w:rsidP="00C73D34">
          <w:pPr>
            <w:jc w:val="both"/>
            <w:rPr>
              <w:rFonts w:ascii="Times New Roman" w:hAnsi="Times New Roman" w:cs="Times New Roman"/>
              <w:sz w:val="24"/>
              <w:szCs w:val="24"/>
              <w:lang w:val="fr-FR"/>
            </w:rPr>
            <w:sectPr w:rsidR="004C13E6" w:rsidRPr="00FC4EA6" w:rsidSect="00816182">
              <w:headerReference w:type="default" r:id="rId10"/>
              <w:footerReference w:type="default" r:id="rId11"/>
              <w:type w:val="nextColumn"/>
              <w:pgSz w:w="11906" w:h="16838"/>
              <w:pgMar w:top="1417" w:right="1417" w:bottom="1417" w:left="1417" w:header="709" w:footer="709" w:gutter="0"/>
              <w:pgBorders w:display="firstPage" w:offsetFrom="page">
                <w:top w:val="circlesLines" w:sz="31" w:space="24" w:color="FFCABC" w:themeColor="accent6" w:themeTint="33"/>
                <w:left w:val="circlesLines" w:sz="31" w:space="24" w:color="FFCABC" w:themeColor="accent6" w:themeTint="33"/>
                <w:bottom w:val="circlesLines" w:sz="31" w:space="24" w:color="FFCABC" w:themeColor="accent6" w:themeTint="33"/>
                <w:right w:val="circlesLines" w:sz="31" w:space="24" w:color="FFCABC" w:themeColor="accent6" w:themeTint="33"/>
              </w:pgBorders>
              <w:pgNumType w:start="0"/>
              <w:cols w:space="708"/>
              <w:titlePg/>
              <w:docGrid w:linePitch="360"/>
            </w:sectPr>
          </w:pPr>
        </w:p>
      </w:sdtContent>
    </w:sdt>
    <w:p w14:paraId="4AAE7A0B" w14:textId="1172975C" w:rsidR="008A1359" w:rsidRPr="00FC4EA6" w:rsidRDefault="008A1359" w:rsidP="00C0369E">
      <w:pPr>
        <w:pStyle w:val="Titre1"/>
        <w:jc w:val="center"/>
        <w:rPr>
          <w:rFonts w:ascii="Times New Roman" w:hAnsi="Times New Roman" w:cs="Times New Roman"/>
          <w:color w:val="auto"/>
          <w:kern w:val="0"/>
          <w:sz w:val="36"/>
          <w:szCs w:val="40"/>
          <w:lang w:val="fr-FR"/>
        </w:rPr>
      </w:pPr>
      <w:bookmarkStart w:id="0" w:name="_Toc176277344"/>
      <w:bookmarkStart w:id="1" w:name="_Toc239694582"/>
      <w:bookmarkStart w:id="2" w:name="_Toc239694604"/>
      <w:r w:rsidRPr="00FC4EA6">
        <w:rPr>
          <w:rFonts w:ascii="Times New Roman" w:hAnsi="Times New Roman" w:cs="Times New Roman"/>
          <w:color w:val="auto"/>
          <w:sz w:val="36"/>
          <w:szCs w:val="40"/>
          <w:lang w:val="fr-FR"/>
        </w:rPr>
        <w:lastRenderedPageBreak/>
        <w:t>SOMMAIRE</w:t>
      </w:r>
      <w:bookmarkEnd w:id="1"/>
      <w:bookmarkEnd w:id="2"/>
    </w:p>
    <w:p w14:paraId="388B3BF2" w14:textId="228CE086" w:rsidR="008A1359" w:rsidRPr="006B12AE" w:rsidRDefault="008A1359" w:rsidP="006B12AE">
      <w:pPr>
        <w:spacing w:after="0"/>
        <w:jc w:val="both"/>
        <w:rPr>
          <w:rFonts w:ascii="Times New Roman" w:eastAsiaTheme="majorEastAsia" w:hAnsi="Times New Roman" w:cs="Times New Roman"/>
          <w:bCs/>
          <w:color w:val="000000"/>
          <w:kern w:val="0"/>
          <w:sz w:val="28"/>
          <w:szCs w:val="28"/>
          <w:lang w:val="fr-FR"/>
        </w:rPr>
      </w:pPr>
    </w:p>
    <w:p w14:paraId="5F3C5BA6" w14:textId="7CBDA46B" w:rsidR="006B12AE" w:rsidRPr="006B12AE" w:rsidRDefault="008A1359" w:rsidP="006B12AE">
      <w:pPr>
        <w:pStyle w:val="TM1"/>
        <w:spacing w:after="0"/>
        <w:rPr>
          <w:rFonts w:asciiTheme="minorHAnsi" w:eastAsiaTheme="minorEastAsia" w:hAnsiTheme="minorHAnsi" w:cstheme="minorBidi"/>
          <w:noProof/>
          <w:kern w:val="0"/>
          <w:lang w:val="fr-FR"/>
        </w:rPr>
      </w:pPr>
      <w:r w:rsidRPr="006B12AE">
        <w:rPr>
          <w:rFonts w:ascii="Times New Roman" w:hAnsi="Times New Roman" w:cs="Times New Roman"/>
          <w:color w:val="000000"/>
          <w:kern w:val="0"/>
          <w:sz w:val="24"/>
          <w:szCs w:val="24"/>
          <w:lang w:val="fr-FR"/>
        </w:rPr>
        <w:fldChar w:fldCharType="begin"/>
      </w:r>
      <w:r w:rsidRPr="006B12AE">
        <w:rPr>
          <w:rFonts w:ascii="Times New Roman" w:hAnsi="Times New Roman" w:cs="Times New Roman"/>
          <w:color w:val="000000"/>
          <w:kern w:val="0"/>
          <w:sz w:val="24"/>
          <w:szCs w:val="24"/>
          <w:lang w:val="fr-FR"/>
        </w:rPr>
        <w:instrText xml:space="preserve"> TOC \o "1-1" \h \z \u </w:instrText>
      </w:r>
      <w:r w:rsidRPr="006B12AE">
        <w:rPr>
          <w:rFonts w:ascii="Times New Roman" w:hAnsi="Times New Roman" w:cs="Times New Roman"/>
          <w:color w:val="000000"/>
          <w:kern w:val="0"/>
          <w:sz w:val="24"/>
          <w:szCs w:val="24"/>
          <w:lang w:val="fr-FR"/>
        </w:rPr>
        <w:fldChar w:fldCharType="separate"/>
      </w:r>
      <w:hyperlink w:anchor="_Toc239694582" w:history="1">
        <w:r w:rsidR="006B12AE" w:rsidRPr="006B12AE">
          <w:rPr>
            <w:rStyle w:val="Lienhypertexte"/>
            <w:rFonts w:ascii="Times New Roman" w:hAnsi="Times New Roman" w:cs="Times New Roman"/>
            <w:noProof/>
            <w:lang w:val="fr-FR"/>
          </w:rPr>
          <w:t>SOMMAIRE</w:t>
        </w:r>
        <w:r w:rsidR="006B12AE" w:rsidRPr="006B12AE">
          <w:rPr>
            <w:noProof/>
            <w:webHidden/>
          </w:rPr>
          <w:tab/>
        </w:r>
        <w:r w:rsidR="006B12AE" w:rsidRPr="006B12AE">
          <w:rPr>
            <w:noProof/>
            <w:webHidden/>
          </w:rPr>
          <w:fldChar w:fldCharType="begin"/>
        </w:r>
        <w:r w:rsidR="006B12AE" w:rsidRPr="006B12AE">
          <w:rPr>
            <w:noProof/>
            <w:webHidden/>
          </w:rPr>
          <w:instrText xml:space="preserve"> PAGEREF _Toc239694582 \h </w:instrText>
        </w:r>
        <w:r w:rsidR="006B12AE" w:rsidRPr="006B12AE">
          <w:rPr>
            <w:noProof/>
            <w:webHidden/>
          </w:rPr>
        </w:r>
        <w:r w:rsidR="006B12AE" w:rsidRPr="006B12AE">
          <w:rPr>
            <w:noProof/>
            <w:webHidden/>
          </w:rPr>
          <w:fldChar w:fldCharType="separate"/>
        </w:r>
        <w:r w:rsidR="006B12AE" w:rsidRPr="006B12AE">
          <w:rPr>
            <w:noProof/>
            <w:webHidden/>
          </w:rPr>
          <w:t>i</w:t>
        </w:r>
        <w:r w:rsidR="006B12AE" w:rsidRPr="006B12AE">
          <w:rPr>
            <w:noProof/>
            <w:webHidden/>
          </w:rPr>
          <w:fldChar w:fldCharType="end"/>
        </w:r>
      </w:hyperlink>
    </w:p>
    <w:p w14:paraId="2994DE93" w14:textId="66D426C0" w:rsidR="006B12AE" w:rsidRPr="006B12AE" w:rsidRDefault="006B12AE" w:rsidP="006B12AE">
      <w:pPr>
        <w:pStyle w:val="TM1"/>
        <w:spacing w:after="0"/>
        <w:rPr>
          <w:rFonts w:asciiTheme="minorHAnsi" w:eastAsiaTheme="minorEastAsia" w:hAnsiTheme="minorHAnsi" w:cstheme="minorBidi"/>
          <w:noProof/>
          <w:kern w:val="0"/>
          <w:lang w:val="fr-FR"/>
        </w:rPr>
      </w:pPr>
      <w:hyperlink w:anchor="_Toc239694583" w:history="1">
        <w:r w:rsidRPr="006B12AE">
          <w:rPr>
            <w:rStyle w:val="Lienhypertexte"/>
            <w:rFonts w:ascii="Times New Roman" w:hAnsi="Times New Roman" w:cs="Times New Roman"/>
            <w:noProof/>
            <w:lang w:val="fr-FR"/>
          </w:rPr>
          <w:t>DEDICACE</w:t>
        </w:r>
        <w:r w:rsidRPr="006B12AE">
          <w:rPr>
            <w:noProof/>
            <w:webHidden/>
          </w:rPr>
          <w:tab/>
        </w:r>
        <w:r w:rsidRPr="006B12AE">
          <w:rPr>
            <w:noProof/>
            <w:webHidden/>
          </w:rPr>
          <w:fldChar w:fldCharType="begin"/>
        </w:r>
        <w:r w:rsidRPr="006B12AE">
          <w:rPr>
            <w:noProof/>
            <w:webHidden/>
          </w:rPr>
          <w:instrText xml:space="preserve"> PAGEREF _Toc239694583 \h </w:instrText>
        </w:r>
        <w:r w:rsidRPr="006B12AE">
          <w:rPr>
            <w:noProof/>
            <w:webHidden/>
          </w:rPr>
        </w:r>
        <w:r w:rsidRPr="006B12AE">
          <w:rPr>
            <w:noProof/>
            <w:webHidden/>
          </w:rPr>
          <w:fldChar w:fldCharType="separate"/>
        </w:r>
        <w:r w:rsidRPr="006B12AE">
          <w:rPr>
            <w:noProof/>
            <w:webHidden/>
          </w:rPr>
          <w:t>iii</w:t>
        </w:r>
        <w:r w:rsidRPr="006B12AE">
          <w:rPr>
            <w:noProof/>
            <w:webHidden/>
          </w:rPr>
          <w:fldChar w:fldCharType="end"/>
        </w:r>
      </w:hyperlink>
    </w:p>
    <w:p w14:paraId="4F2B7D20" w14:textId="656730A9" w:rsidR="006B12AE" w:rsidRPr="006B12AE" w:rsidRDefault="006B12AE" w:rsidP="006B12AE">
      <w:pPr>
        <w:pStyle w:val="TM1"/>
        <w:spacing w:after="0"/>
        <w:rPr>
          <w:rFonts w:asciiTheme="minorHAnsi" w:eastAsiaTheme="minorEastAsia" w:hAnsiTheme="minorHAnsi" w:cstheme="minorBidi"/>
          <w:noProof/>
          <w:kern w:val="0"/>
          <w:lang w:val="fr-FR"/>
        </w:rPr>
      </w:pPr>
      <w:hyperlink w:anchor="_Toc239694584" w:history="1">
        <w:r w:rsidRPr="006B12AE">
          <w:rPr>
            <w:rStyle w:val="Lienhypertexte"/>
            <w:rFonts w:ascii="Times New Roman" w:eastAsiaTheme="majorEastAsia" w:hAnsi="Times New Roman" w:cs="Times New Roman"/>
            <w:noProof/>
            <w:lang w:val="fr-FR"/>
          </w:rPr>
          <w:t>REMERCIEMENTS</w:t>
        </w:r>
        <w:r w:rsidRPr="006B12AE">
          <w:rPr>
            <w:noProof/>
            <w:webHidden/>
          </w:rPr>
          <w:tab/>
        </w:r>
        <w:r w:rsidRPr="006B12AE">
          <w:rPr>
            <w:noProof/>
            <w:webHidden/>
          </w:rPr>
          <w:fldChar w:fldCharType="begin"/>
        </w:r>
        <w:r w:rsidRPr="006B12AE">
          <w:rPr>
            <w:noProof/>
            <w:webHidden/>
          </w:rPr>
          <w:instrText xml:space="preserve"> PAGEREF _Toc239694584 \h </w:instrText>
        </w:r>
        <w:r w:rsidRPr="006B12AE">
          <w:rPr>
            <w:noProof/>
            <w:webHidden/>
          </w:rPr>
        </w:r>
        <w:r w:rsidRPr="006B12AE">
          <w:rPr>
            <w:noProof/>
            <w:webHidden/>
          </w:rPr>
          <w:fldChar w:fldCharType="separate"/>
        </w:r>
        <w:r w:rsidRPr="006B12AE">
          <w:rPr>
            <w:noProof/>
            <w:webHidden/>
          </w:rPr>
          <w:t>iv</w:t>
        </w:r>
        <w:r w:rsidRPr="006B12AE">
          <w:rPr>
            <w:noProof/>
            <w:webHidden/>
          </w:rPr>
          <w:fldChar w:fldCharType="end"/>
        </w:r>
      </w:hyperlink>
    </w:p>
    <w:p w14:paraId="526C18A7" w14:textId="357A6040" w:rsidR="006B12AE" w:rsidRPr="006B12AE" w:rsidRDefault="006B12AE" w:rsidP="006B12AE">
      <w:pPr>
        <w:pStyle w:val="TM1"/>
        <w:spacing w:after="0"/>
        <w:rPr>
          <w:rFonts w:asciiTheme="minorHAnsi" w:eastAsiaTheme="minorEastAsia" w:hAnsiTheme="minorHAnsi" w:cstheme="minorBidi"/>
          <w:noProof/>
          <w:kern w:val="0"/>
          <w:lang w:val="fr-FR"/>
        </w:rPr>
      </w:pPr>
      <w:hyperlink w:anchor="_Toc239694585" w:history="1">
        <w:r w:rsidRPr="006B12AE">
          <w:rPr>
            <w:rStyle w:val="Lienhypertexte"/>
            <w:rFonts w:ascii="Times New Roman" w:hAnsi="Times New Roman" w:cs="Times New Roman"/>
            <w:noProof/>
            <w:lang w:val="fr-FR"/>
          </w:rPr>
          <w:t>LISTE DU PERSONNEL ADMINISTRATIF, DES ENSEIGNANTS PERMANENTS ET ASSOCIES DE L’ECOLE DE FORMATION DU PERSONNEL DE SANTE ISSTMADD (ANNEES ACADEMIQUES 2023-2026)</w:t>
        </w:r>
        <w:r w:rsidRPr="006B12AE">
          <w:rPr>
            <w:noProof/>
            <w:webHidden/>
          </w:rPr>
          <w:tab/>
        </w:r>
        <w:r w:rsidRPr="006B12AE">
          <w:rPr>
            <w:noProof/>
            <w:webHidden/>
          </w:rPr>
          <w:fldChar w:fldCharType="begin"/>
        </w:r>
        <w:r w:rsidRPr="006B12AE">
          <w:rPr>
            <w:noProof/>
            <w:webHidden/>
          </w:rPr>
          <w:instrText xml:space="preserve"> PAGEREF _Toc239694585 \h </w:instrText>
        </w:r>
        <w:r w:rsidRPr="006B12AE">
          <w:rPr>
            <w:noProof/>
            <w:webHidden/>
          </w:rPr>
        </w:r>
        <w:r w:rsidRPr="006B12AE">
          <w:rPr>
            <w:noProof/>
            <w:webHidden/>
          </w:rPr>
          <w:fldChar w:fldCharType="separate"/>
        </w:r>
        <w:r w:rsidRPr="006B12AE">
          <w:rPr>
            <w:noProof/>
            <w:webHidden/>
          </w:rPr>
          <w:t>vi</w:t>
        </w:r>
        <w:r w:rsidRPr="006B12AE">
          <w:rPr>
            <w:noProof/>
            <w:webHidden/>
          </w:rPr>
          <w:fldChar w:fldCharType="end"/>
        </w:r>
      </w:hyperlink>
    </w:p>
    <w:p w14:paraId="17FAAB51" w14:textId="5F17E049" w:rsidR="006B12AE" w:rsidRPr="006B12AE" w:rsidRDefault="006B12AE" w:rsidP="006B12AE">
      <w:pPr>
        <w:pStyle w:val="TM1"/>
        <w:spacing w:after="0"/>
        <w:rPr>
          <w:rFonts w:asciiTheme="minorHAnsi" w:eastAsiaTheme="minorEastAsia" w:hAnsiTheme="minorHAnsi" w:cstheme="minorBidi"/>
          <w:noProof/>
          <w:kern w:val="0"/>
          <w:lang w:val="fr-FR"/>
        </w:rPr>
      </w:pPr>
      <w:hyperlink w:anchor="_Toc239694586" w:history="1">
        <w:r w:rsidRPr="006B12AE">
          <w:rPr>
            <w:rStyle w:val="Lienhypertexte"/>
            <w:rFonts w:ascii="Times New Roman" w:hAnsi="Times New Roman" w:cs="Times New Roman"/>
            <w:noProof/>
            <w:lang w:val="fr-FR"/>
          </w:rPr>
          <w:t>LISTE DES ABREVIATIONS/SIGLES/ACCRONYMES</w:t>
        </w:r>
        <w:r w:rsidRPr="006B12AE">
          <w:rPr>
            <w:noProof/>
            <w:webHidden/>
          </w:rPr>
          <w:tab/>
        </w:r>
        <w:r w:rsidRPr="006B12AE">
          <w:rPr>
            <w:noProof/>
            <w:webHidden/>
          </w:rPr>
          <w:fldChar w:fldCharType="begin"/>
        </w:r>
        <w:r w:rsidRPr="006B12AE">
          <w:rPr>
            <w:noProof/>
            <w:webHidden/>
          </w:rPr>
          <w:instrText xml:space="preserve"> PAGEREF _Toc239694586 \h </w:instrText>
        </w:r>
        <w:r w:rsidRPr="006B12AE">
          <w:rPr>
            <w:noProof/>
            <w:webHidden/>
          </w:rPr>
        </w:r>
        <w:r w:rsidRPr="006B12AE">
          <w:rPr>
            <w:noProof/>
            <w:webHidden/>
          </w:rPr>
          <w:fldChar w:fldCharType="separate"/>
        </w:r>
        <w:r w:rsidRPr="006B12AE">
          <w:rPr>
            <w:noProof/>
            <w:webHidden/>
          </w:rPr>
          <w:t>xi</w:t>
        </w:r>
        <w:r w:rsidRPr="006B12AE">
          <w:rPr>
            <w:noProof/>
            <w:webHidden/>
          </w:rPr>
          <w:fldChar w:fldCharType="end"/>
        </w:r>
      </w:hyperlink>
    </w:p>
    <w:p w14:paraId="068B0471" w14:textId="09E3F145" w:rsidR="006B12AE" w:rsidRPr="006B12AE" w:rsidRDefault="006B12AE" w:rsidP="006B12AE">
      <w:pPr>
        <w:pStyle w:val="TM1"/>
        <w:spacing w:after="0"/>
        <w:rPr>
          <w:rFonts w:asciiTheme="minorHAnsi" w:eastAsiaTheme="minorEastAsia" w:hAnsiTheme="minorHAnsi" w:cstheme="minorBidi"/>
          <w:noProof/>
          <w:kern w:val="0"/>
          <w:lang w:val="fr-FR"/>
        </w:rPr>
      </w:pPr>
      <w:hyperlink w:anchor="_Toc239694587" w:history="1">
        <w:r w:rsidRPr="006B12AE">
          <w:rPr>
            <w:rStyle w:val="Lienhypertexte"/>
            <w:rFonts w:ascii="Times New Roman" w:hAnsi="Times New Roman" w:cs="Times New Roman"/>
            <w:bCs/>
            <w:noProof/>
            <w:lang w:val="fr-FR"/>
          </w:rPr>
          <w:t>LISTE DES TABLEAUX</w:t>
        </w:r>
        <w:r w:rsidRPr="006B12AE">
          <w:rPr>
            <w:noProof/>
            <w:webHidden/>
          </w:rPr>
          <w:tab/>
        </w:r>
        <w:r w:rsidRPr="006B12AE">
          <w:rPr>
            <w:noProof/>
            <w:webHidden/>
          </w:rPr>
          <w:fldChar w:fldCharType="begin"/>
        </w:r>
        <w:r w:rsidRPr="006B12AE">
          <w:rPr>
            <w:noProof/>
            <w:webHidden/>
          </w:rPr>
          <w:instrText xml:space="preserve"> PAGEREF _Toc239694587 \h </w:instrText>
        </w:r>
        <w:r w:rsidRPr="006B12AE">
          <w:rPr>
            <w:noProof/>
            <w:webHidden/>
          </w:rPr>
        </w:r>
        <w:r w:rsidRPr="006B12AE">
          <w:rPr>
            <w:noProof/>
            <w:webHidden/>
          </w:rPr>
          <w:fldChar w:fldCharType="separate"/>
        </w:r>
        <w:r w:rsidRPr="006B12AE">
          <w:rPr>
            <w:noProof/>
            <w:webHidden/>
          </w:rPr>
          <w:t>xii</w:t>
        </w:r>
        <w:r w:rsidRPr="006B12AE">
          <w:rPr>
            <w:noProof/>
            <w:webHidden/>
          </w:rPr>
          <w:fldChar w:fldCharType="end"/>
        </w:r>
      </w:hyperlink>
    </w:p>
    <w:p w14:paraId="1E361781" w14:textId="462D353D" w:rsidR="006B12AE" w:rsidRPr="006B12AE" w:rsidRDefault="006B12AE" w:rsidP="006B12AE">
      <w:pPr>
        <w:pStyle w:val="TM1"/>
        <w:spacing w:after="0"/>
        <w:rPr>
          <w:rFonts w:asciiTheme="minorHAnsi" w:eastAsiaTheme="minorEastAsia" w:hAnsiTheme="minorHAnsi" w:cstheme="minorBidi"/>
          <w:noProof/>
          <w:kern w:val="0"/>
          <w:lang w:val="fr-FR"/>
        </w:rPr>
      </w:pPr>
      <w:hyperlink w:anchor="_Toc239694588" w:history="1">
        <w:r w:rsidRPr="006B12AE">
          <w:rPr>
            <w:rStyle w:val="Lienhypertexte"/>
            <w:rFonts w:ascii="Times New Roman" w:eastAsiaTheme="majorEastAsia" w:hAnsi="Times New Roman" w:cs="Times New Roman"/>
            <w:noProof/>
            <w:lang w:val="fr-FR"/>
          </w:rPr>
          <w:t>LISTE DES FIGURES</w:t>
        </w:r>
        <w:r w:rsidRPr="006B12AE">
          <w:rPr>
            <w:noProof/>
            <w:webHidden/>
          </w:rPr>
          <w:tab/>
        </w:r>
        <w:r w:rsidRPr="006B12AE">
          <w:rPr>
            <w:noProof/>
            <w:webHidden/>
          </w:rPr>
          <w:fldChar w:fldCharType="begin"/>
        </w:r>
        <w:r w:rsidRPr="006B12AE">
          <w:rPr>
            <w:noProof/>
            <w:webHidden/>
          </w:rPr>
          <w:instrText xml:space="preserve"> PAGEREF _Toc239694588 \h </w:instrText>
        </w:r>
        <w:r w:rsidRPr="006B12AE">
          <w:rPr>
            <w:noProof/>
            <w:webHidden/>
          </w:rPr>
        </w:r>
        <w:r w:rsidRPr="006B12AE">
          <w:rPr>
            <w:noProof/>
            <w:webHidden/>
          </w:rPr>
          <w:fldChar w:fldCharType="separate"/>
        </w:r>
        <w:r w:rsidRPr="006B12AE">
          <w:rPr>
            <w:noProof/>
            <w:webHidden/>
          </w:rPr>
          <w:t>xiii</w:t>
        </w:r>
        <w:r w:rsidRPr="006B12AE">
          <w:rPr>
            <w:noProof/>
            <w:webHidden/>
          </w:rPr>
          <w:fldChar w:fldCharType="end"/>
        </w:r>
      </w:hyperlink>
    </w:p>
    <w:p w14:paraId="1C306909" w14:textId="748CA4C6" w:rsidR="006B12AE" w:rsidRPr="006B12AE" w:rsidRDefault="006B12AE" w:rsidP="006B12AE">
      <w:pPr>
        <w:pStyle w:val="TM1"/>
        <w:spacing w:after="0"/>
        <w:rPr>
          <w:rFonts w:asciiTheme="minorHAnsi" w:eastAsiaTheme="minorEastAsia" w:hAnsiTheme="minorHAnsi" w:cstheme="minorBidi"/>
          <w:noProof/>
          <w:kern w:val="0"/>
          <w:lang w:val="fr-FR"/>
        </w:rPr>
      </w:pPr>
      <w:hyperlink w:anchor="_Toc239694589" w:history="1">
        <w:r w:rsidRPr="006B12AE">
          <w:rPr>
            <w:rStyle w:val="Lienhypertexte"/>
            <w:rFonts w:ascii="Times New Roman" w:eastAsiaTheme="majorEastAsia" w:hAnsi="Times New Roman" w:cs="Times New Roman"/>
            <w:noProof/>
            <w:lang w:val="fr-FR"/>
          </w:rPr>
          <w:t>LISTE DES ANNEXES</w:t>
        </w:r>
        <w:r w:rsidRPr="006B12AE">
          <w:rPr>
            <w:noProof/>
            <w:webHidden/>
          </w:rPr>
          <w:tab/>
        </w:r>
        <w:r w:rsidRPr="006B12AE">
          <w:rPr>
            <w:noProof/>
            <w:webHidden/>
          </w:rPr>
          <w:fldChar w:fldCharType="begin"/>
        </w:r>
        <w:r w:rsidRPr="006B12AE">
          <w:rPr>
            <w:noProof/>
            <w:webHidden/>
          </w:rPr>
          <w:instrText xml:space="preserve"> PAGEREF _Toc239694589 \h </w:instrText>
        </w:r>
        <w:r w:rsidRPr="006B12AE">
          <w:rPr>
            <w:noProof/>
            <w:webHidden/>
          </w:rPr>
        </w:r>
        <w:r w:rsidRPr="006B12AE">
          <w:rPr>
            <w:noProof/>
            <w:webHidden/>
          </w:rPr>
          <w:fldChar w:fldCharType="separate"/>
        </w:r>
        <w:r w:rsidRPr="006B12AE">
          <w:rPr>
            <w:noProof/>
            <w:webHidden/>
          </w:rPr>
          <w:t>xiv</w:t>
        </w:r>
        <w:r w:rsidRPr="006B12AE">
          <w:rPr>
            <w:noProof/>
            <w:webHidden/>
          </w:rPr>
          <w:fldChar w:fldCharType="end"/>
        </w:r>
      </w:hyperlink>
    </w:p>
    <w:p w14:paraId="083A4874" w14:textId="3608E992" w:rsidR="006B12AE" w:rsidRPr="006B12AE" w:rsidRDefault="006B12AE" w:rsidP="006B12AE">
      <w:pPr>
        <w:pStyle w:val="TM1"/>
        <w:spacing w:after="0"/>
        <w:rPr>
          <w:rFonts w:asciiTheme="minorHAnsi" w:eastAsiaTheme="minorEastAsia" w:hAnsiTheme="minorHAnsi" w:cstheme="minorBidi"/>
          <w:noProof/>
          <w:kern w:val="0"/>
          <w:lang w:val="fr-FR"/>
        </w:rPr>
      </w:pPr>
      <w:hyperlink w:anchor="_Toc239694590" w:history="1">
        <w:r w:rsidRPr="006B12AE">
          <w:rPr>
            <w:rStyle w:val="Lienhypertexte"/>
            <w:rFonts w:ascii="Times New Roman" w:hAnsi="Times New Roman" w:cs="Times New Roman"/>
            <w:noProof/>
            <w:lang w:val="fr-FR"/>
          </w:rPr>
          <w:t>RESUME</w:t>
        </w:r>
        <w:r w:rsidRPr="006B12AE">
          <w:rPr>
            <w:noProof/>
            <w:webHidden/>
          </w:rPr>
          <w:tab/>
        </w:r>
        <w:r w:rsidRPr="006B12AE">
          <w:rPr>
            <w:noProof/>
            <w:webHidden/>
          </w:rPr>
          <w:fldChar w:fldCharType="begin"/>
        </w:r>
        <w:r w:rsidRPr="006B12AE">
          <w:rPr>
            <w:noProof/>
            <w:webHidden/>
          </w:rPr>
          <w:instrText xml:space="preserve"> PAGEREF _Toc239694590 \h </w:instrText>
        </w:r>
        <w:r w:rsidRPr="006B12AE">
          <w:rPr>
            <w:noProof/>
            <w:webHidden/>
          </w:rPr>
        </w:r>
        <w:r w:rsidRPr="006B12AE">
          <w:rPr>
            <w:noProof/>
            <w:webHidden/>
          </w:rPr>
          <w:fldChar w:fldCharType="separate"/>
        </w:r>
        <w:r w:rsidRPr="006B12AE">
          <w:rPr>
            <w:noProof/>
            <w:webHidden/>
          </w:rPr>
          <w:t>xv</w:t>
        </w:r>
        <w:r w:rsidRPr="006B12AE">
          <w:rPr>
            <w:noProof/>
            <w:webHidden/>
          </w:rPr>
          <w:fldChar w:fldCharType="end"/>
        </w:r>
      </w:hyperlink>
    </w:p>
    <w:p w14:paraId="3EFA36E0" w14:textId="31DF4942" w:rsidR="006B12AE" w:rsidRPr="006B12AE" w:rsidRDefault="006B12AE" w:rsidP="006B12AE">
      <w:pPr>
        <w:pStyle w:val="TM1"/>
        <w:spacing w:after="0"/>
        <w:rPr>
          <w:rFonts w:asciiTheme="minorHAnsi" w:eastAsiaTheme="minorEastAsia" w:hAnsiTheme="minorHAnsi" w:cstheme="minorBidi"/>
          <w:noProof/>
          <w:kern w:val="0"/>
          <w:lang w:val="fr-FR"/>
        </w:rPr>
      </w:pPr>
      <w:hyperlink w:anchor="_Toc239694591" w:history="1">
        <w:r w:rsidRPr="006B12AE">
          <w:rPr>
            <w:rStyle w:val="Lienhypertexte"/>
            <w:rFonts w:ascii="Times New Roman" w:hAnsi="Times New Roman" w:cs="Times New Roman"/>
            <w:noProof/>
            <w:lang w:val="en-US"/>
          </w:rPr>
          <w:t>ABSTRACT</w:t>
        </w:r>
        <w:r w:rsidRPr="006B12AE">
          <w:rPr>
            <w:noProof/>
            <w:webHidden/>
          </w:rPr>
          <w:tab/>
        </w:r>
        <w:r w:rsidRPr="006B12AE">
          <w:rPr>
            <w:noProof/>
            <w:webHidden/>
          </w:rPr>
          <w:fldChar w:fldCharType="begin"/>
        </w:r>
        <w:r w:rsidRPr="006B12AE">
          <w:rPr>
            <w:noProof/>
            <w:webHidden/>
          </w:rPr>
          <w:instrText xml:space="preserve"> PAGEREF _Toc239694591 \h </w:instrText>
        </w:r>
        <w:r w:rsidRPr="006B12AE">
          <w:rPr>
            <w:noProof/>
            <w:webHidden/>
          </w:rPr>
        </w:r>
        <w:r w:rsidRPr="006B12AE">
          <w:rPr>
            <w:noProof/>
            <w:webHidden/>
          </w:rPr>
          <w:fldChar w:fldCharType="separate"/>
        </w:r>
        <w:r w:rsidRPr="006B12AE">
          <w:rPr>
            <w:noProof/>
            <w:webHidden/>
          </w:rPr>
          <w:t>xvi</w:t>
        </w:r>
        <w:r w:rsidRPr="006B12AE">
          <w:rPr>
            <w:noProof/>
            <w:webHidden/>
          </w:rPr>
          <w:fldChar w:fldCharType="end"/>
        </w:r>
      </w:hyperlink>
    </w:p>
    <w:p w14:paraId="2017F3B6" w14:textId="6073C4B8" w:rsidR="006B12AE" w:rsidRPr="006B12AE" w:rsidRDefault="006B12AE" w:rsidP="006B12AE">
      <w:pPr>
        <w:pStyle w:val="TM1"/>
        <w:spacing w:after="0"/>
        <w:rPr>
          <w:rFonts w:asciiTheme="minorHAnsi" w:eastAsiaTheme="minorEastAsia" w:hAnsiTheme="minorHAnsi" w:cstheme="minorBidi"/>
          <w:noProof/>
          <w:kern w:val="0"/>
          <w:lang w:val="fr-FR"/>
        </w:rPr>
      </w:pPr>
      <w:hyperlink w:anchor="_Toc239694592" w:history="1">
        <w:r w:rsidRPr="006B12AE">
          <w:rPr>
            <w:noProof/>
            <w:webHidden/>
          </w:rPr>
          <w:tab/>
        </w:r>
        <w:r w:rsidRPr="006B12AE">
          <w:rPr>
            <w:noProof/>
            <w:webHidden/>
          </w:rPr>
          <w:fldChar w:fldCharType="begin"/>
        </w:r>
        <w:r w:rsidRPr="006B12AE">
          <w:rPr>
            <w:noProof/>
            <w:webHidden/>
          </w:rPr>
          <w:instrText xml:space="preserve"> PAGEREF _Toc239694592 \h </w:instrText>
        </w:r>
        <w:r w:rsidRPr="006B12AE">
          <w:rPr>
            <w:noProof/>
            <w:webHidden/>
          </w:rPr>
        </w:r>
        <w:r w:rsidRPr="006B12AE">
          <w:rPr>
            <w:noProof/>
            <w:webHidden/>
          </w:rPr>
          <w:fldChar w:fldCharType="separate"/>
        </w:r>
        <w:r w:rsidRPr="006B12AE">
          <w:rPr>
            <w:noProof/>
            <w:webHidden/>
          </w:rPr>
          <w:t>1</w:t>
        </w:r>
        <w:r w:rsidRPr="006B12AE">
          <w:rPr>
            <w:noProof/>
            <w:webHidden/>
          </w:rPr>
          <w:fldChar w:fldCharType="end"/>
        </w:r>
      </w:hyperlink>
    </w:p>
    <w:p w14:paraId="51ED59C5" w14:textId="3656BE6F" w:rsidR="006B12AE" w:rsidRPr="006B12AE" w:rsidRDefault="006B12AE" w:rsidP="006B12AE">
      <w:pPr>
        <w:pStyle w:val="TM1"/>
        <w:spacing w:after="0"/>
        <w:rPr>
          <w:rFonts w:asciiTheme="minorHAnsi" w:eastAsiaTheme="minorEastAsia" w:hAnsiTheme="minorHAnsi" w:cstheme="minorBidi"/>
          <w:noProof/>
          <w:kern w:val="0"/>
          <w:lang w:val="fr-FR"/>
        </w:rPr>
      </w:pPr>
      <w:hyperlink r:id="rId12" w:anchor="_Toc239694593" w:history="1">
        <w:r w:rsidRPr="006B12AE">
          <w:rPr>
            <w:rStyle w:val="Lienhypertexte"/>
            <w:rFonts w:ascii="Times New Roman" w:hAnsi="Times New Roman" w:cs="Times New Roman"/>
            <w:noProof/>
            <w:lang w:val="en-US"/>
          </w:rPr>
          <w:t>INTRODUCTION</w:t>
        </w:r>
        <w:r w:rsidRPr="006B12AE">
          <w:rPr>
            <w:noProof/>
            <w:webHidden/>
          </w:rPr>
          <w:tab/>
        </w:r>
        <w:r w:rsidRPr="006B12AE">
          <w:rPr>
            <w:noProof/>
            <w:webHidden/>
          </w:rPr>
          <w:fldChar w:fldCharType="begin"/>
        </w:r>
        <w:r w:rsidRPr="006B12AE">
          <w:rPr>
            <w:noProof/>
            <w:webHidden/>
          </w:rPr>
          <w:instrText xml:space="preserve"> PAGEREF _Toc239694593 \h </w:instrText>
        </w:r>
        <w:r w:rsidRPr="006B12AE">
          <w:rPr>
            <w:noProof/>
            <w:webHidden/>
          </w:rPr>
        </w:r>
        <w:r w:rsidRPr="006B12AE">
          <w:rPr>
            <w:noProof/>
            <w:webHidden/>
          </w:rPr>
          <w:fldChar w:fldCharType="separate"/>
        </w:r>
        <w:r w:rsidRPr="006B12AE">
          <w:rPr>
            <w:noProof/>
            <w:webHidden/>
          </w:rPr>
          <w:t>1</w:t>
        </w:r>
        <w:r w:rsidRPr="006B12AE">
          <w:rPr>
            <w:noProof/>
            <w:webHidden/>
          </w:rPr>
          <w:fldChar w:fldCharType="end"/>
        </w:r>
      </w:hyperlink>
    </w:p>
    <w:p w14:paraId="1999AD71" w14:textId="33BA2281" w:rsidR="006B12AE" w:rsidRPr="006B12AE" w:rsidRDefault="006B12AE" w:rsidP="006B12AE">
      <w:pPr>
        <w:pStyle w:val="TM1"/>
        <w:spacing w:after="0"/>
        <w:rPr>
          <w:rFonts w:asciiTheme="minorHAnsi" w:eastAsiaTheme="minorEastAsia" w:hAnsiTheme="minorHAnsi" w:cstheme="minorBidi"/>
          <w:noProof/>
          <w:kern w:val="0"/>
          <w:lang w:val="fr-FR"/>
        </w:rPr>
      </w:pPr>
      <w:hyperlink w:anchor="_Toc239694594" w:history="1">
        <w:r w:rsidRPr="006B12AE">
          <w:rPr>
            <w:noProof/>
            <w:webHidden/>
          </w:rPr>
          <w:tab/>
        </w:r>
        <w:r w:rsidRPr="006B12AE">
          <w:rPr>
            <w:noProof/>
            <w:webHidden/>
          </w:rPr>
          <w:fldChar w:fldCharType="begin"/>
        </w:r>
        <w:r w:rsidRPr="006B12AE">
          <w:rPr>
            <w:noProof/>
            <w:webHidden/>
          </w:rPr>
          <w:instrText xml:space="preserve"> PAGEREF _Toc239694594 \h </w:instrText>
        </w:r>
        <w:r w:rsidRPr="006B12AE">
          <w:rPr>
            <w:noProof/>
            <w:webHidden/>
          </w:rPr>
        </w:r>
        <w:r w:rsidRPr="006B12AE">
          <w:rPr>
            <w:noProof/>
            <w:webHidden/>
          </w:rPr>
          <w:fldChar w:fldCharType="separate"/>
        </w:r>
        <w:r w:rsidRPr="006B12AE">
          <w:rPr>
            <w:noProof/>
            <w:webHidden/>
          </w:rPr>
          <w:t>1</w:t>
        </w:r>
        <w:r w:rsidRPr="006B12AE">
          <w:rPr>
            <w:noProof/>
            <w:webHidden/>
          </w:rPr>
          <w:fldChar w:fldCharType="end"/>
        </w:r>
      </w:hyperlink>
    </w:p>
    <w:p w14:paraId="379F777B" w14:textId="04ACD6C9" w:rsidR="006B12AE" w:rsidRPr="006B12AE" w:rsidRDefault="006B12AE" w:rsidP="006B12AE">
      <w:pPr>
        <w:pStyle w:val="TM1"/>
        <w:spacing w:after="0"/>
        <w:rPr>
          <w:rFonts w:asciiTheme="minorHAnsi" w:eastAsiaTheme="minorEastAsia" w:hAnsiTheme="minorHAnsi" w:cstheme="minorBidi"/>
          <w:noProof/>
          <w:kern w:val="0"/>
          <w:lang w:val="fr-FR"/>
        </w:rPr>
      </w:pPr>
      <w:hyperlink r:id="rId13" w:anchor="_Toc239694595" w:history="1">
        <w:r w:rsidRPr="006B12AE">
          <w:rPr>
            <w:rStyle w:val="Lienhypertexte"/>
            <w:rFonts w:ascii="Times New Roman" w:eastAsia="Times New Roman" w:hAnsi="Times New Roman" w:cs="Times New Roman"/>
            <w:noProof/>
          </w:rPr>
          <w:t>CHAPITRE I : PROBLÉMATIQUE</w:t>
        </w:r>
        <w:r w:rsidRPr="006B12AE">
          <w:rPr>
            <w:noProof/>
            <w:webHidden/>
          </w:rPr>
          <w:tab/>
        </w:r>
        <w:r w:rsidRPr="006B12AE">
          <w:rPr>
            <w:noProof/>
            <w:webHidden/>
          </w:rPr>
          <w:fldChar w:fldCharType="begin"/>
        </w:r>
        <w:r w:rsidRPr="006B12AE">
          <w:rPr>
            <w:noProof/>
            <w:webHidden/>
          </w:rPr>
          <w:instrText xml:space="preserve"> PAGEREF _Toc239694595 \h </w:instrText>
        </w:r>
        <w:r w:rsidRPr="006B12AE">
          <w:rPr>
            <w:noProof/>
            <w:webHidden/>
          </w:rPr>
        </w:r>
        <w:r w:rsidRPr="006B12AE">
          <w:rPr>
            <w:noProof/>
            <w:webHidden/>
          </w:rPr>
          <w:fldChar w:fldCharType="separate"/>
        </w:r>
        <w:r w:rsidRPr="006B12AE">
          <w:rPr>
            <w:noProof/>
            <w:webHidden/>
          </w:rPr>
          <w:t>4</w:t>
        </w:r>
        <w:r w:rsidRPr="006B12AE">
          <w:rPr>
            <w:noProof/>
            <w:webHidden/>
          </w:rPr>
          <w:fldChar w:fldCharType="end"/>
        </w:r>
      </w:hyperlink>
    </w:p>
    <w:p w14:paraId="7BB782B2" w14:textId="71B6A91C" w:rsidR="006B12AE" w:rsidRPr="006B12AE" w:rsidRDefault="006B12AE" w:rsidP="006B12AE">
      <w:pPr>
        <w:pStyle w:val="TM1"/>
        <w:spacing w:after="0"/>
        <w:rPr>
          <w:rFonts w:asciiTheme="minorHAnsi" w:eastAsiaTheme="minorEastAsia" w:hAnsiTheme="minorHAnsi" w:cstheme="minorBidi"/>
          <w:noProof/>
          <w:kern w:val="0"/>
          <w:lang w:val="fr-FR"/>
        </w:rPr>
      </w:pPr>
      <w:hyperlink r:id="rId14" w:anchor="_Toc239694596" w:history="1">
        <w:r w:rsidRPr="006B12AE">
          <w:rPr>
            <w:rStyle w:val="Lienhypertexte"/>
            <w:noProof/>
          </w:rPr>
          <w:t>CHAPITRE II : REVUE DE LITTERATURE</w:t>
        </w:r>
        <w:r w:rsidRPr="006B12AE">
          <w:rPr>
            <w:noProof/>
            <w:webHidden/>
          </w:rPr>
          <w:tab/>
        </w:r>
        <w:r w:rsidRPr="006B12AE">
          <w:rPr>
            <w:noProof/>
            <w:webHidden/>
          </w:rPr>
          <w:fldChar w:fldCharType="begin"/>
        </w:r>
        <w:r w:rsidRPr="006B12AE">
          <w:rPr>
            <w:noProof/>
            <w:webHidden/>
          </w:rPr>
          <w:instrText xml:space="preserve"> PAGEREF _Toc239694596 \h </w:instrText>
        </w:r>
        <w:r w:rsidRPr="006B12AE">
          <w:rPr>
            <w:noProof/>
            <w:webHidden/>
          </w:rPr>
        </w:r>
        <w:r w:rsidRPr="006B12AE">
          <w:rPr>
            <w:noProof/>
            <w:webHidden/>
          </w:rPr>
          <w:fldChar w:fldCharType="separate"/>
        </w:r>
        <w:r w:rsidRPr="006B12AE">
          <w:rPr>
            <w:noProof/>
            <w:webHidden/>
          </w:rPr>
          <w:t>17</w:t>
        </w:r>
        <w:r w:rsidRPr="006B12AE">
          <w:rPr>
            <w:noProof/>
            <w:webHidden/>
          </w:rPr>
          <w:fldChar w:fldCharType="end"/>
        </w:r>
      </w:hyperlink>
    </w:p>
    <w:p w14:paraId="4A1DDEC6" w14:textId="5D370DFF" w:rsidR="006B12AE" w:rsidRPr="006B12AE" w:rsidRDefault="006B12AE" w:rsidP="006B12AE">
      <w:pPr>
        <w:pStyle w:val="TM1"/>
        <w:spacing w:after="0"/>
        <w:rPr>
          <w:rFonts w:asciiTheme="minorHAnsi" w:eastAsiaTheme="minorEastAsia" w:hAnsiTheme="minorHAnsi" w:cstheme="minorBidi"/>
          <w:noProof/>
          <w:kern w:val="0"/>
          <w:lang w:val="fr-FR"/>
        </w:rPr>
      </w:pPr>
      <w:hyperlink r:id="rId15" w:anchor="_Toc239694597" w:history="1">
        <w:r w:rsidRPr="006B12AE">
          <w:rPr>
            <w:rStyle w:val="Lienhypertexte"/>
            <w:rFonts w:ascii="Times New Roman" w:hAnsi="Times New Roman" w:cs="Times New Roman"/>
            <w:noProof/>
          </w:rPr>
          <w:t>CHAPITRE</w:t>
        </w:r>
        <w:r w:rsidRPr="006B12AE">
          <w:rPr>
            <w:rStyle w:val="Lienhypertexte"/>
            <w:noProof/>
          </w:rPr>
          <w:t xml:space="preserve"> III : METHODOLOGIE</w:t>
        </w:r>
        <w:r w:rsidRPr="006B12AE">
          <w:rPr>
            <w:noProof/>
            <w:webHidden/>
          </w:rPr>
          <w:tab/>
        </w:r>
        <w:r w:rsidRPr="006B12AE">
          <w:rPr>
            <w:noProof/>
            <w:webHidden/>
          </w:rPr>
          <w:fldChar w:fldCharType="begin"/>
        </w:r>
        <w:r w:rsidRPr="006B12AE">
          <w:rPr>
            <w:noProof/>
            <w:webHidden/>
          </w:rPr>
          <w:instrText xml:space="preserve"> PAGEREF _Toc239694597 \h </w:instrText>
        </w:r>
        <w:r w:rsidRPr="006B12AE">
          <w:rPr>
            <w:noProof/>
            <w:webHidden/>
          </w:rPr>
        </w:r>
        <w:r w:rsidRPr="006B12AE">
          <w:rPr>
            <w:noProof/>
            <w:webHidden/>
          </w:rPr>
          <w:fldChar w:fldCharType="separate"/>
        </w:r>
        <w:r w:rsidRPr="006B12AE">
          <w:rPr>
            <w:noProof/>
            <w:webHidden/>
          </w:rPr>
          <w:t>29</w:t>
        </w:r>
        <w:r w:rsidRPr="006B12AE">
          <w:rPr>
            <w:noProof/>
            <w:webHidden/>
          </w:rPr>
          <w:fldChar w:fldCharType="end"/>
        </w:r>
      </w:hyperlink>
    </w:p>
    <w:p w14:paraId="76F8325C" w14:textId="037567E7" w:rsidR="006B12AE" w:rsidRPr="006B12AE" w:rsidRDefault="006B12AE" w:rsidP="006B12AE">
      <w:pPr>
        <w:pStyle w:val="TM1"/>
        <w:spacing w:after="0"/>
        <w:rPr>
          <w:rFonts w:asciiTheme="minorHAnsi" w:eastAsiaTheme="minorEastAsia" w:hAnsiTheme="minorHAnsi" w:cstheme="minorBidi"/>
          <w:noProof/>
          <w:kern w:val="0"/>
          <w:lang w:val="fr-FR"/>
        </w:rPr>
      </w:pPr>
      <w:hyperlink r:id="rId16" w:anchor="_Toc239694598" w:history="1">
        <w:r w:rsidRPr="006B12AE">
          <w:rPr>
            <w:rStyle w:val="Lienhypertexte"/>
            <w:rFonts w:ascii="Times New Roman" w:hAnsi="Times New Roman" w:cs="Times New Roman"/>
            <w:noProof/>
          </w:rPr>
          <w:t>CHAPITRE IV : PRESENTATION DES              RESULTATS</w:t>
        </w:r>
        <w:r w:rsidRPr="006B12AE">
          <w:rPr>
            <w:noProof/>
            <w:webHidden/>
          </w:rPr>
          <w:tab/>
        </w:r>
        <w:r w:rsidRPr="006B12AE">
          <w:rPr>
            <w:noProof/>
            <w:webHidden/>
          </w:rPr>
          <w:fldChar w:fldCharType="begin"/>
        </w:r>
        <w:r w:rsidRPr="006B12AE">
          <w:rPr>
            <w:noProof/>
            <w:webHidden/>
          </w:rPr>
          <w:instrText xml:space="preserve"> PAGEREF _Toc239694598 \h </w:instrText>
        </w:r>
        <w:r w:rsidRPr="006B12AE">
          <w:rPr>
            <w:noProof/>
            <w:webHidden/>
          </w:rPr>
        </w:r>
        <w:r w:rsidRPr="006B12AE">
          <w:rPr>
            <w:noProof/>
            <w:webHidden/>
          </w:rPr>
          <w:fldChar w:fldCharType="separate"/>
        </w:r>
        <w:r w:rsidRPr="006B12AE">
          <w:rPr>
            <w:noProof/>
            <w:webHidden/>
          </w:rPr>
          <w:t>39</w:t>
        </w:r>
        <w:r w:rsidRPr="006B12AE">
          <w:rPr>
            <w:noProof/>
            <w:webHidden/>
          </w:rPr>
          <w:fldChar w:fldCharType="end"/>
        </w:r>
      </w:hyperlink>
    </w:p>
    <w:p w14:paraId="2AB0EADC" w14:textId="49412E93" w:rsidR="006B12AE" w:rsidRPr="006B12AE" w:rsidRDefault="006B12AE" w:rsidP="006B12AE">
      <w:pPr>
        <w:pStyle w:val="TM1"/>
        <w:spacing w:after="0"/>
        <w:rPr>
          <w:rFonts w:asciiTheme="minorHAnsi" w:eastAsiaTheme="minorEastAsia" w:hAnsiTheme="minorHAnsi" w:cstheme="minorBidi"/>
          <w:noProof/>
          <w:kern w:val="0"/>
          <w:lang w:val="fr-FR"/>
        </w:rPr>
      </w:pPr>
      <w:hyperlink r:id="rId17" w:anchor="_Toc239694599" w:history="1">
        <w:r w:rsidRPr="006B12AE">
          <w:rPr>
            <w:rStyle w:val="Lienhypertexte"/>
            <w:rFonts w:ascii="Times New Roman" w:hAnsi="Times New Roman" w:cs="Times New Roman"/>
            <w:noProof/>
          </w:rPr>
          <w:t>CHAPITRE V : SYNTHESE ET DISCUSSION</w:t>
        </w:r>
        <w:r w:rsidRPr="006B12AE">
          <w:rPr>
            <w:noProof/>
            <w:webHidden/>
          </w:rPr>
          <w:tab/>
        </w:r>
        <w:r w:rsidRPr="006B12AE">
          <w:rPr>
            <w:noProof/>
            <w:webHidden/>
          </w:rPr>
          <w:fldChar w:fldCharType="begin"/>
        </w:r>
        <w:r w:rsidRPr="006B12AE">
          <w:rPr>
            <w:noProof/>
            <w:webHidden/>
          </w:rPr>
          <w:instrText xml:space="preserve"> PAGEREF _Toc239694599 \h </w:instrText>
        </w:r>
        <w:r w:rsidRPr="006B12AE">
          <w:rPr>
            <w:noProof/>
            <w:webHidden/>
          </w:rPr>
        </w:r>
        <w:r w:rsidRPr="006B12AE">
          <w:rPr>
            <w:noProof/>
            <w:webHidden/>
          </w:rPr>
          <w:fldChar w:fldCharType="separate"/>
        </w:r>
        <w:r w:rsidRPr="006B12AE">
          <w:rPr>
            <w:noProof/>
            <w:webHidden/>
          </w:rPr>
          <w:t>54</w:t>
        </w:r>
        <w:r w:rsidRPr="006B12AE">
          <w:rPr>
            <w:noProof/>
            <w:webHidden/>
          </w:rPr>
          <w:fldChar w:fldCharType="end"/>
        </w:r>
      </w:hyperlink>
    </w:p>
    <w:p w14:paraId="602EC214" w14:textId="4F1C0F91" w:rsidR="006B12AE" w:rsidRPr="006B12AE" w:rsidRDefault="006B12AE" w:rsidP="006B12AE">
      <w:pPr>
        <w:pStyle w:val="TM1"/>
        <w:spacing w:after="0"/>
        <w:rPr>
          <w:rFonts w:asciiTheme="minorHAnsi" w:eastAsiaTheme="minorEastAsia" w:hAnsiTheme="minorHAnsi" w:cstheme="minorBidi"/>
          <w:noProof/>
          <w:kern w:val="0"/>
          <w:lang w:val="fr-FR"/>
        </w:rPr>
      </w:pPr>
      <w:hyperlink w:anchor="_Toc239694600" w:history="1">
        <w:r w:rsidRPr="006B12AE">
          <w:rPr>
            <w:rStyle w:val="Lienhypertexte"/>
            <w:noProof/>
            <w:lang w:val="fr-FR"/>
          </w:rPr>
          <w:t xml:space="preserve">V.2. </w:t>
        </w:r>
        <w:r w:rsidRPr="006B12AE">
          <w:rPr>
            <w:rStyle w:val="Lienhypertexte"/>
            <w:rFonts w:ascii="Times New Roman" w:hAnsi="Times New Roman" w:cs="Times New Roman"/>
            <w:noProof/>
            <w:lang w:val="fr-FR"/>
          </w:rPr>
          <w:t>DISCUSSION DES RÉSULTATS</w:t>
        </w:r>
        <w:r w:rsidRPr="006B12AE">
          <w:rPr>
            <w:noProof/>
            <w:webHidden/>
          </w:rPr>
          <w:tab/>
        </w:r>
        <w:r w:rsidRPr="006B12AE">
          <w:rPr>
            <w:noProof/>
            <w:webHidden/>
          </w:rPr>
          <w:fldChar w:fldCharType="begin"/>
        </w:r>
        <w:r w:rsidRPr="006B12AE">
          <w:rPr>
            <w:noProof/>
            <w:webHidden/>
          </w:rPr>
          <w:instrText xml:space="preserve"> PAGEREF _Toc239694600 \h </w:instrText>
        </w:r>
        <w:r w:rsidRPr="006B12AE">
          <w:rPr>
            <w:noProof/>
            <w:webHidden/>
          </w:rPr>
        </w:r>
        <w:r w:rsidRPr="006B12AE">
          <w:rPr>
            <w:noProof/>
            <w:webHidden/>
          </w:rPr>
          <w:fldChar w:fldCharType="separate"/>
        </w:r>
        <w:r w:rsidRPr="006B12AE">
          <w:rPr>
            <w:noProof/>
            <w:webHidden/>
          </w:rPr>
          <w:t>55</w:t>
        </w:r>
        <w:r w:rsidRPr="006B12AE">
          <w:rPr>
            <w:noProof/>
            <w:webHidden/>
          </w:rPr>
          <w:fldChar w:fldCharType="end"/>
        </w:r>
      </w:hyperlink>
    </w:p>
    <w:p w14:paraId="7CD85007" w14:textId="5ADDB043" w:rsidR="006B12AE" w:rsidRPr="006B12AE" w:rsidRDefault="006B12AE" w:rsidP="006B12AE">
      <w:pPr>
        <w:pStyle w:val="TM1"/>
        <w:spacing w:after="0"/>
        <w:rPr>
          <w:rFonts w:asciiTheme="minorHAnsi" w:eastAsiaTheme="minorEastAsia" w:hAnsiTheme="minorHAnsi" w:cstheme="minorBidi"/>
          <w:noProof/>
          <w:kern w:val="0"/>
          <w:lang w:val="fr-FR"/>
        </w:rPr>
      </w:pPr>
      <w:hyperlink r:id="rId18" w:anchor="_Toc239694601" w:history="1">
        <w:r w:rsidRPr="006B12AE">
          <w:rPr>
            <w:rStyle w:val="Lienhypertexte"/>
            <w:rFonts w:ascii="Times New Roman" w:hAnsi="Times New Roman" w:cs="Times New Roman"/>
            <w:noProof/>
          </w:rPr>
          <w:t>CONCLUSION ET SUGESTION</w:t>
        </w:r>
        <w:r w:rsidRPr="006B12AE">
          <w:rPr>
            <w:noProof/>
            <w:webHidden/>
          </w:rPr>
          <w:tab/>
        </w:r>
        <w:r w:rsidRPr="006B12AE">
          <w:rPr>
            <w:noProof/>
            <w:webHidden/>
          </w:rPr>
          <w:fldChar w:fldCharType="begin"/>
        </w:r>
        <w:r w:rsidRPr="006B12AE">
          <w:rPr>
            <w:noProof/>
            <w:webHidden/>
          </w:rPr>
          <w:instrText xml:space="preserve"> PAGEREF _Toc239694601 \h </w:instrText>
        </w:r>
        <w:r w:rsidRPr="006B12AE">
          <w:rPr>
            <w:noProof/>
            <w:webHidden/>
          </w:rPr>
        </w:r>
        <w:r w:rsidRPr="006B12AE">
          <w:rPr>
            <w:noProof/>
            <w:webHidden/>
          </w:rPr>
          <w:fldChar w:fldCharType="separate"/>
        </w:r>
        <w:r w:rsidRPr="006B12AE">
          <w:rPr>
            <w:noProof/>
            <w:webHidden/>
          </w:rPr>
          <w:t>62</w:t>
        </w:r>
        <w:r w:rsidRPr="006B12AE">
          <w:rPr>
            <w:noProof/>
            <w:webHidden/>
          </w:rPr>
          <w:fldChar w:fldCharType="end"/>
        </w:r>
      </w:hyperlink>
    </w:p>
    <w:p w14:paraId="118329C9" w14:textId="536D4394" w:rsidR="006B12AE" w:rsidRPr="006B12AE" w:rsidRDefault="006B12AE" w:rsidP="006B12AE">
      <w:pPr>
        <w:pStyle w:val="TM1"/>
        <w:spacing w:after="0"/>
        <w:rPr>
          <w:rFonts w:asciiTheme="minorHAnsi" w:eastAsiaTheme="minorEastAsia" w:hAnsiTheme="minorHAnsi" w:cstheme="minorBidi"/>
          <w:noProof/>
          <w:kern w:val="0"/>
          <w:lang w:val="fr-FR"/>
        </w:rPr>
      </w:pPr>
      <w:hyperlink r:id="rId19" w:anchor="_Toc239694602" w:history="1">
        <w:r w:rsidRPr="006B12AE">
          <w:rPr>
            <w:rStyle w:val="Lienhypertexte"/>
            <w:noProof/>
          </w:rPr>
          <w:t>REFERENCES BIBLIOGRAPHIQUE</w:t>
        </w:r>
        <w:r w:rsidRPr="006B12AE">
          <w:rPr>
            <w:noProof/>
            <w:webHidden/>
          </w:rPr>
          <w:tab/>
        </w:r>
        <w:r w:rsidRPr="006B12AE">
          <w:rPr>
            <w:noProof/>
            <w:webHidden/>
          </w:rPr>
          <w:fldChar w:fldCharType="begin"/>
        </w:r>
        <w:r w:rsidRPr="006B12AE">
          <w:rPr>
            <w:noProof/>
            <w:webHidden/>
          </w:rPr>
          <w:instrText xml:space="preserve"> PAGEREF _Toc239694602 \h </w:instrText>
        </w:r>
        <w:r w:rsidRPr="006B12AE">
          <w:rPr>
            <w:noProof/>
            <w:webHidden/>
          </w:rPr>
        </w:r>
        <w:r w:rsidRPr="006B12AE">
          <w:rPr>
            <w:noProof/>
            <w:webHidden/>
          </w:rPr>
          <w:fldChar w:fldCharType="separate"/>
        </w:r>
        <w:r w:rsidRPr="006B12AE">
          <w:rPr>
            <w:noProof/>
            <w:webHidden/>
          </w:rPr>
          <w:t>68</w:t>
        </w:r>
        <w:r w:rsidRPr="006B12AE">
          <w:rPr>
            <w:noProof/>
            <w:webHidden/>
          </w:rPr>
          <w:fldChar w:fldCharType="end"/>
        </w:r>
      </w:hyperlink>
    </w:p>
    <w:p w14:paraId="6FE6C6A1" w14:textId="1167B463" w:rsidR="006B12AE" w:rsidRPr="006B12AE" w:rsidRDefault="006B12AE" w:rsidP="006B12AE">
      <w:pPr>
        <w:pStyle w:val="TM1"/>
        <w:spacing w:after="0"/>
        <w:rPr>
          <w:rFonts w:asciiTheme="minorHAnsi" w:eastAsiaTheme="minorEastAsia" w:hAnsiTheme="minorHAnsi" w:cstheme="minorBidi"/>
          <w:noProof/>
          <w:kern w:val="0"/>
          <w:lang w:val="fr-FR"/>
        </w:rPr>
      </w:pPr>
      <w:hyperlink w:anchor="_Toc239694603" w:history="1">
        <w:r w:rsidRPr="006B12AE">
          <w:rPr>
            <w:rStyle w:val="Lienhypertexte"/>
            <w:rFonts w:ascii="Times New Roman" w:hAnsi="Times New Roman" w:cs="Times New Roman"/>
            <w:bCs/>
            <w:noProof/>
            <w:lang w:val="fr-FR"/>
          </w:rPr>
          <w:t>TABLE DES MATIERES</w:t>
        </w:r>
        <w:r w:rsidRPr="006B12AE">
          <w:rPr>
            <w:noProof/>
            <w:webHidden/>
          </w:rPr>
          <w:tab/>
        </w:r>
        <w:r w:rsidRPr="006B12AE">
          <w:rPr>
            <w:noProof/>
            <w:webHidden/>
          </w:rPr>
          <w:fldChar w:fldCharType="begin"/>
        </w:r>
        <w:r w:rsidRPr="006B12AE">
          <w:rPr>
            <w:noProof/>
            <w:webHidden/>
          </w:rPr>
          <w:instrText xml:space="preserve"> PAGEREF _Toc239694603 \h </w:instrText>
        </w:r>
        <w:r w:rsidRPr="006B12AE">
          <w:rPr>
            <w:noProof/>
            <w:webHidden/>
          </w:rPr>
        </w:r>
        <w:r w:rsidRPr="006B12AE">
          <w:rPr>
            <w:noProof/>
            <w:webHidden/>
          </w:rPr>
          <w:fldChar w:fldCharType="separate"/>
        </w:r>
        <w:r w:rsidRPr="006B12AE">
          <w:rPr>
            <w:noProof/>
            <w:webHidden/>
          </w:rPr>
          <w:t>78</w:t>
        </w:r>
        <w:r w:rsidRPr="006B12AE">
          <w:rPr>
            <w:noProof/>
            <w:webHidden/>
          </w:rPr>
          <w:fldChar w:fldCharType="end"/>
        </w:r>
      </w:hyperlink>
    </w:p>
    <w:p w14:paraId="638F371A" w14:textId="739ABCCD" w:rsidR="00101C45" w:rsidRPr="00FC4EA6" w:rsidRDefault="008A1359" w:rsidP="006B12AE">
      <w:pPr>
        <w:pStyle w:val="Titre1"/>
        <w:spacing w:after="0" w:line="300" w:lineRule="exact"/>
        <w:jc w:val="both"/>
        <w:rPr>
          <w:rFonts w:ascii="Times New Roman" w:hAnsi="Times New Roman" w:cs="Times New Roman"/>
          <w:color w:val="000000"/>
          <w:kern w:val="0"/>
          <w:sz w:val="24"/>
          <w:szCs w:val="24"/>
          <w:lang w:val="fr-FR"/>
        </w:rPr>
      </w:pPr>
      <w:r w:rsidRPr="006B12AE">
        <w:rPr>
          <w:rFonts w:ascii="Times New Roman" w:hAnsi="Times New Roman" w:cs="Times New Roman"/>
          <w:b w:val="0"/>
          <w:color w:val="000000"/>
          <w:kern w:val="0"/>
          <w:sz w:val="24"/>
          <w:szCs w:val="24"/>
          <w:lang w:val="fr-FR"/>
        </w:rPr>
        <w:fldChar w:fldCharType="end"/>
      </w:r>
    </w:p>
    <w:p w14:paraId="08ABEC87" w14:textId="77777777" w:rsidR="008A1359" w:rsidRPr="00FC4EA6" w:rsidRDefault="008A1359" w:rsidP="00C73D34">
      <w:pPr>
        <w:jc w:val="both"/>
        <w:rPr>
          <w:rFonts w:ascii="Times New Roman" w:eastAsiaTheme="majorEastAsia" w:hAnsi="Times New Roman" w:cs="Times New Roman"/>
          <w:b/>
          <w:bCs/>
          <w:sz w:val="40"/>
          <w:szCs w:val="40"/>
          <w:lang w:val="fr-FR"/>
        </w:rPr>
      </w:pPr>
      <w:bookmarkStart w:id="3" w:name="_Toc176323462"/>
      <w:r w:rsidRPr="00FC4EA6">
        <w:rPr>
          <w:rFonts w:ascii="Times New Roman" w:hAnsi="Times New Roman" w:cs="Times New Roman"/>
          <w:sz w:val="40"/>
          <w:szCs w:val="40"/>
          <w:lang w:val="fr-FR"/>
        </w:rPr>
        <w:br w:type="page"/>
      </w:r>
    </w:p>
    <w:p w14:paraId="50878D80" w14:textId="17E35E78" w:rsidR="006B560E" w:rsidRPr="00FC4EA6" w:rsidRDefault="005C5E8C" w:rsidP="00A15707">
      <w:pPr>
        <w:pStyle w:val="Titre1"/>
        <w:jc w:val="center"/>
        <w:rPr>
          <w:rFonts w:ascii="Times New Roman" w:hAnsi="Times New Roman" w:cs="Times New Roman"/>
          <w:color w:val="auto"/>
          <w:kern w:val="0"/>
          <w:sz w:val="36"/>
          <w:szCs w:val="40"/>
          <w:lang w:val="fr-FR"/>
        </w:rPr>
      </w:pPr>
      <w:bookmarkStart w:id="4" w:name="_Toc239694583"/>
      <w:bookmarkStart w:id="5" w:name="_Toc239694605"/>
      <w:r w:rsidRPr="00FC4EA6">
        <w:rPr>
          <w:rFonts w:ascii="Times New Roman" w:hAnsi="Times New Roman" w:cs="Times New Roman"/>
          <w:color w:val="auto"/>
          <w:sz w:val="36"/>
          <w:szCs w:val="40"/>
          <w:lang w:val="fr-FR"/>
        </w:rPr>
        <w:lastRenderedPageBreak/>
        <w:t>DEDICACE</w:t>
      </w:r>
      <w:bookmarkEnd w:id="0"/>
      <w:bookmarkEnd w:id="3"/>
      <w:bookmarkEnd w:id="4"/>
      <w:bookmarkEnd w:id="5"/>
    </w:p>
    <w:p w14:paraId="7B4C587D" w14:textId="3AE44B4A" w:rsidR="006B560E" w:rsidRPr="00FC4EA6" w:rsidRDefault="006B560E" w:rsidP="00C73D34">
      <w:pPr>
        <w:spacing w:after="124"/>
        <w:ind w:right="2313"/>
        <w:jc w:val="both"/>
        <w:rPr>
          <w:rFonts w:ascii="Times New Roman" w:hAnsi="Times New Roman" w:cs="Times New Roman"/>
          <w:sz w:val="96"/>
          <w:szCs w:val="96"/>
          <w:lang w:val="fr-FR"/>
        </w:rPr>
      </w:pPr>
    </w:p>
    <w:p w14:paraId="7ED7E578" w14:textId="632929E0" w:rsidR="006B560E" w:rsidRPr="00FC4EA6" w:rsidRDefault="00A15707" w:rsidP="00C73D34">
      <w:pPr>
        <w:spacing w:after="124"/>
        <w:ind w:left="2124" w:right="2313"/>
        <w:jc w:val="both"/>
        <w:rPr>
          <w:rFonts w:ascii="Times New Roman" w:hAnsi="Times New Roman" w:cs="Times New Roman"/>
          <w:b/>
          <w:sz w:val="96"/>
          <w:szCs w:val="96"/>
          <w:lang w:val="fr-FR"/>
        </w:rPr>
      </w:pPr>
      <w:r w:rsidRPr="00FC4EA6">
        <w:rPr>
          <w:rFonts w:ascii="Times New Roman" w:hAnsi="Times New Roman" w:cs="Times New Roman"/>
          <w:noProof/>
          <w:sz w:val="96"/>
          <w:szCs w:val="96"/>
          <w:lang w:val="fr-FR"/>
        </w:rPr>
        <mc:AlternateContent>
          <mc:Choice Requires="wps">
            <w:drawing>
              <wp:anchor distT="0" distB="0" distL="114300" distR="114300" simplePos="0" relativeHeight="251634176" behindDoc="0" locked="0" layoutInCell="1" allowOverlap="1" wp14:anchorId="7DB2D5AF" wp14:editId="46BC4E86">
                <wp:simplePos x="0" y="0"/>
                <wp:positionH relativeFrom="column">
                  <wp:posOffset>1169463</wp:posOffset>
                </wp:positionH>
                <wp:positionV relativeFrom="paragraph">
                  <wp:posOffset>260896</wp:posOffset>
                </wp:positionV>
                <wp:extent cx="3581400" cy="3257550"/>
                <wp:effectExtent l="8255" t="8255" r="10795" b="1239520"/>
                <wp:wrapNone/>
                <wp:docPr id="18"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1400" cy="3257550"/>
                        </a:xfrm>
                        <a:prstGeom prst="cloudCallout">
                          <a:avLst>
                            <a:gd name="adj1" fmla="val -37481"/>
                            <a:gd name="adj2" fmla="val 84949"/>
                          </a:avLst>
                        </a:prstGeom>
                        <a:solidFill>
                          <a:srgbClr val="F4D6CC"/>
                        </a:solidFill>
                        <a:ln w="9525">
                          <a:solidFill>
                            <a:srgbClr val="000000"/>
                          </a:solidFill>
                          <a:round/>
                          <a:headEnd/>
                          <a:tailEnd/>
                        </a:ln>
                      </wps:spPr>
                      <wps:txbx>
                        <w:txbxContent>
                          <w:p w14:paraId="1C785850" w14:textId="77777777" w:rsidR="00C15A28" w:rsidRDefault="00C15A28" w:rsidP="00977311">
                            <w:pPr>
                              <w:jc w:val="center"/>
                              <w:rPr>
                                <w:rFonts w:ascii="Times New Roman" w:hAnsi="Times New Roman" w:cs="Times New Roman"/>
                                <w:sz w:val="24"/>
                                <w:szCs w:val="24"/>
                              </w:rPr>
                            </w:pPr>
                          </w:p>
                          <w:p w14:paraId="307C01F6" w14:textId="77777777" w:rsidR="00C15A28" w:rsidRDefault="00C15A28" w:rsidP="006055F9">
                            <w:pPr>
                              <w:rPr>
                                <w:rFonts w:ascii="Times New Roman" w:hAnsi="Times New Roman" w:cs="Times New Roman"/>
                                <w:sz w:val="24"/>
                                <w:szCs w:val="24"/>
                              </w:rPr>
                            </w:pPr>
                          </w:p>
                          <w:p w14:paraId="20640A51" w14:textId="6254C826" w:rsidR="00C15A28" w:rsidRDefault="00C15A28" w:rsidP="00977311">
                            <w:pPr>
                              <w:jc w:val="center"/>
                              <w:rPr>
                                <w:rFonts w:ascii="Times New Roman" w:hAnsi="Times New Roman" w:cs="Times New Roman"/>
                                <w:sz w:val="24"/>
                                <w:szCs w:val="24"/>
                              </w:rPr>
                            </w:pPr>
                            <w:r>
                              <w:rPr>
                                <w:rFonts w:ascii="Times New Roman" w:hAnsi="Times New Roman" w:cs="Times New Roman"/>
                                <w:sz w:val="24"/>
                                <w:szCs w:val="24"/>
                              </w:rPr>
                              <w:t>A ma grande sœur :</w:t>
                            </w:r>
                          </w:p>
                          <w:p w14:paraId="698F4E51" w14:textId="39BC6493" w:rsidR="00C15A28" w:rsidRPr="00530927" w:rsidRDefault="00C15A28" w:rsidP="00977311">
                            <w:pPr>
                              <w:jc w:val="center"/>
                              <w:rPr>
                                <w:rFonts w:ascii="Times New Roman" w:hAnsi="Times New Roman" w:cs="Times New Roman"/>
                                <w:b/>
                                <w:sz w:val="24"/>
                                <w:szCs w:val="24"/>
                              </w:rPr>
                            </w:pPr>
                            <w:r>
                              <w:rPr>
                                <w:rFonts w:ascii="Times New Roman" w:hAnsi="Times New Roman" w:cs="Times New Roman"/>
                                <w:b/>
                                <w:sz w:val="24"/>
                                <w:szCs w:val="24"/>
                              </w:rPr>
                              <w:t>TSATA NGNINHUIE LUCIENNE</w:t>
                            </w:r>
                          </w:p>
                          <w:p w14:paraId="38EC97FF" w14:textId="77777777" w:rsidR="00C15A28" w:rsidRDefault="00C15A28" w:rsidP="00977311">
                            <w:pPr>
                              <w:jc w:val="center"/>
                              <w:rPr>
                                <w:rFonts w:ascii="Times New Roman" w:hAnsi="Times New Roman" w:cs="Times New Roman"/>
                                <w:sz w:val="24"/>
                                <w:szCs w:val="24"/>
                              </w:rPr>
                            </w:pPr>
                          </w:p>
                          <w:p w14:paraId="678FF1EB" w14:textId="77777777" w:rsidR="00C15A28" w:rsidRDefault="00C15A28" w:rsidP="00977311">
                            <w:pPr>
                              <w:jc w:val="center"/>
                              <w:rPr>
                                <w:rFonts w:ascii="Times New Roman" w:hAnsi="Times New Roman" w:cs="Times New Roman"/>
                                <w:sz w:val="24"/>
                                <w:szCs w:val="24"/>
                              </w:rPr>
                            </w:pPr>
                          </w:p>
                          <w:p w14:paraId="1840ADDF" w14:textId="77777777" w:rsidR="00C15A28" w:rsidRDefault="00C15A28" w:rsidP="00977311">
                            <w:pPr>
                              <w:jc w:val="center"/>
                              <w:rPr>
                                <w:rFonts w:ascii="Times New Roman" w:hAnsi="Times New Roman" w:cs="Times New Roman"/>
                                <w:sz w:val="24"/>
                                <w:szCs w:val="24"/>
                              </w:rPr>
                            </w:pPr>
                          </w:p>
                          <w:p w14:paraId="045B1444" w14:textId="77777777" w:rsidR="00C15A28" w:rsidRDefault="00C15A28" w:rsidP="00977311">
                            <w:pPr>
                              <w:jc w:val="center"/>
                              <w:rPr>
                                <w:rFonts w:ascii="Times New Roman" w:hAnsi="Times New Roman" w:cs="Times New Roman"/>
                                <w:sz w:val="24"/>
                                <w:szCs w:val="24"/>
                              </w:rPr>
                            </w:pPr>
                          </w:p>
                          <w:p w14:paraId="3525166C" w14:textId="77777777" w:rsidR="00C15A28" w:rsidRDefault="00C15A28" w:rsidP="00977311">
                            <w:pPr>
                              <w:jc w:val="center"/>
                              <w:rPr>
                                <w:rFonts w:ascii="Times New Roman" w:hAnsi="Times New Roman" w:cs="Times New Roman"/>
                                <w:sz w:val="24"/>
                                <w:szCs w:val="24"/>
                              </w:rPr>
                            </w:pPr>
                          </w:p>
                          <w:p w14:paraId="6AD9FD08" w14:textId="77777777" w:rsidR="00C15A28" w:rsidRDefault="00C15A28" w:rsidP="00977311">
                            <w:pPr>
                              <w:jc w:val="center"/>
                              <w:rPr>
                                <w:rFonts w:ascii="Times New Roman" w:hAnsi="Times New Roman" w:cs="Times New Roman"/>
                                <w:sz w:val="24"/>
                                <w:szCs w:val="24"/>
                              </w:rPr>
                            </w:pPr>
                          </w:p>
                          <w:p w14:paraId="47CD06E7" w14:textId="77777777" w:rsidR="00C15A28" w:rsidRDefault="00C15A28" w:rsidP="00977311">
                            <w:pPr>
                              <w:jc w:val="center"/>
                              <w:rPr>
                                <w:rFonts w:ascii="Times New Roman" w:hAnsi="Times New Roman" w:cs="Times New Roman"/>
                                <w:sz w:val="24"/>
                                <w:szCs w:val="24"/>
                              </w:rPr>
                            </w:pPr>
                          </w:p>
                          <w:p w14:paraId="1F8EB472" w14:textId="77777777" w:rsidR="00C15A28" w:rsidRDefault="00C15A28" w:rsidP="00977311">
                            <w:pPr>
                              <w:jc w:val="center"/>
                              <w:rPr>
                                <w:rFonts w:ascii="Times New Roman" w:hAnsi="Times New Roman" w:cs="Times New Roman"/>
                                <w:sz w:val="24"/>
                                <w:szCs w:val="24"/>
                              </w:rPr>
                            </w:pPr>
                          </w:p>
                          <w:p w14:paraId="40AD3BCD" w14:textId="77777777" w:rsidR="00C15A28" w:rsidRDefault="00C15A28" w:rsidP="00977311">
                            <w:pPr>
                              <w:jc w:val="center"/>
                              <w:rPr>
                                <w:rFonts w:ascii="Times New Roman" w:hAnsi="Times New Roman" w:cs="Times New Roman"/>
                                <w:sz w:val="24"/>
                                <w:szCs w:val="24"/>
                              </w:rPr>
                            </w:pPr>
                          </w:p>
                          <w:p w14:paraId="50DBFEC3" w14:textId="77777777" w:rsidR="00C15A28" w:rsidRDefault="00C15A28" w:rsidP="00977311">
                            <w:pPr>
                              <w:jc w:val="center"/>
                              <w:rPr>
                                <w:rFonts w:ascii="Times New Roman" w:hAnsi="Times New Roman" w:cs="Times New Roman"/>
                                <w:sz w:val="24"/>
                                <w:szCs w:val="24"/>
                              </w:rPr>
                            </w:pPr>
                          </w:p>
                          <w:p w14:paraId="22C97022" w14:textId="77777777" w:rsidR="00C15A28" w:rsidRDefault="00C15A28" w:rsidP="00977311">
                            <w:pPr>
                              <w:jc w:val="center"/>
                              <w:rPr>
                                <w:rFonts w:ascii="Times New Roman" w:hAnsi="Times New Roman" w:cs="Times New Roman"/>
                                <w:sz w:val="24"/>
                                <w:szCs w:val="24"/>
                              </w:rPr>
                            </w:pPr>
                          </w:p>
                          <w:p w14:paraId="24DF9468" w14:textId="77777777" w:rsidR="00C15A28" w:rsidRDefault="00C15A28" w:rsidP="00977311">
                            <w:pPr>
                              <w:jc w:val="center"/>
                              <w:rPr>
                                <w:rFonts w:ascii="Times New Roman" w:hAnsi="Times New Roman" w:cs="Times New Roman"/>
                                <w:sz w:val="24"/>
                                <w:szCs w:val="24"/>
                              </w:rPr>
                            </w:pPr>
                          </w:p>
                          <w:p w14:paraId="304D1B45" w14:textId="77777777" w:rsidR="00C15A28" w:rsidRDefault="00C15A28" w:rsidP="00977311">
                            <w:pPr>
                              <w:jc w:val="center"/>
                              <w:rPr>
                                <w:rFonts w:ascii="Times New Roman" w:hAnsi="Times New Roman" w:cs="Times New Roman"/>
                                <w:sz w:val="24"/>
                                <w:szCs w:val="24"/>
                              </w:rPr>
                            </w:pPr>
                          </w:p>
                          <w:p w14:paraId="191BF678" w14:textId="77777777" w:rsidR="00C15A28" w:rsidRDefault="00C15A28" w:rsidP="00977311">
                            <w:pPr>
                              <w:jc w:val="center"/>
                              <w:rPr>
                                <w:rFonts w:ascii="Times New Roman" w:hAnsi="Times New Roman" w:cs="Times New Roman"/>
                                <w:sz w:val="24"/>
                                <w:szCs w:val="24"/>
                              </w:rPr>
                            </w:pPr>
                          </w:p>
                          <w:p w14:paraId="60CB093F" w14:textId="77777777" w:rsidR="00C15A28" w:rsidRDefault="00C15A28" w:rsidP="00977311">
                            <w:pPr>
                              <w:jc w:val="center"/>
                              <w:rPr>
                                <w:rFonts w:ascii="Times New Roman" w:hAnsi="Times New Roman" w:cs="Times New Roman"/>
                                <w:sz w:val="24"/>
                                <w:szCs w:val="24"/>
                              </w:rPr>
                            </w:pPr>
                          </w:p>
                          <w:p w14:paraId="682EA3CE" w14:textId="77777777" w:rsidR="00C15A28" w:rsidRDefault="00C15A28" w:rsidP="00977311">
                            <w:pPr>
                              <w:jc w:val="center"/>
                              <w:rPr>
                                <w:rFonts w:ascii="Times New Roman" w:hAnsi="Times New Roman" w:cs="Times New Roman"/>
                                <w:sz w:val="24"/>
                                <w:szCs w:val="24"/>
                              </w:rPr>
                            </w:pPr>
                          </w:p>
                          <w:p w14:paraId="604F0195" w14:textId="77777777" w:rsidR="00C15A28" w:rsidRDefault="00C15A28" w:rsidP="00977311">
                            <w:pPr>
                              <w:jc w:val="center"/>
                              <w:rPr>
                                <w:rFonts w:ascii="Times New Roman" w:hAnsi="Times New Roman" w:cs="Times New Roman"/>
                                <w:sz w:val="24"/>
                                <w:szCs w:val="24"/>
                              </w:rPr>
                            </w:pPr>
                          </w:p>
                          <w:p w14:paraId="51FC929C" w14:textId="77777777" w:rsidR="00C15A28" w:rsidRDefault="00C15A28" w:rsidP="00977311">
                            <w:pPr>
                              <w:jc w:val="center"/>
                              <w:rPr>
                                <w:rFonts w:ascii="Times New Roman" w:hAnsi="Times New Roman" w:cs="Times New Roman"/>
                                <w:sz w:val="24"/>
                                <w:szCs w:val="24"/>
                              </w:rPr>
                            </w:pPr>
                          </w:p>
                          <w:p w14:paraId="61915093" w14:textId="77777777" w:rsidR="00C15A28" w:rsidRDefault="00C15A28" w:rsidP="00977311">
                            <w:pPr>
                              <w:jc w:val="center"/>
                              <w:rPr>
                                <w:rFonts w:ascii="Times New Roman" w:hAnsi="Times New Roman" w:cs="Times New Roman"/>
                                <w:sz w:val="24"/>
                                <w:szCs w:val="24"/>
                              </w:rPr>
                            </w:pPr>
                          </w:p>
                          <w:p w14:paraId="1ECCF271" w14:textId="77777777" w:rsidR="00C15A28" w:rsidRDefault="00C15A28" w:rsidP="00977311">
                            <w:pPr>
                              <w:jc w:val="center"/>
                              <w:rPr>
                                <w:rFonts w:ascii="Times New Roman" w:hAnsi="Times New Roman" w:cs="Times New Roman"/>
                                <w:sz w:val="24"/>
                                <w:szCs w:val="24"/>
                              </w:rPr>
                            </w:pPr>
                          </w:p>
                          <w:p w14:paraId="377DA720" w14:textId="77777777" w:rsidR="00C15A28" w:rsidRDefault="00C15A28" w:rsidP="00977311">
                            <w:pPr>
                              <w:jc w:val="center"/>
                              <w:rPr>
                                <w:rFonts w:ascii="Times New Roman" w:hAnsi="Times New Roman" w:cs="Times New Roman"/>
                                <w:sz w:val="24"/>
                                <w:szCs w:val="24"/>
                              </w:rPr>
                            </w:pPr>
                          </w:p>
                          <w:p w14:paraId="6A815ACD" w14:textId="77777777" w:rsidR="00C15A28" w:rsidRDefault="00C15A28" w:rsidP="00977311">
                            <w:pPr>
                              <w:jc w:val="center"/>
                              <w:rPr>
                                <w:rFonts w:ascii="Times New Roman" w:hAnsi="Times New Roman" w:cs="Times New Roman"/>
                                <w:sz w:val="24"/>
                                <w:szCs w:val="24"/>
                              </w:rPr>
                            </w:pPr>
                          </w:p>
                          <w:p w14:paraId="7F85650D" w14:textId="77777777" w:rsidR="00C15A28" w:rsidRDefault="00C15A28" w:rsidP="00977311">
                            <w:pPr>
                              <w:jc w:val="center"/>
                              <w:rPr>
                                <w:rFonts w:ascii="Times New Roman" w:hAnsi="Times New Roman" w:cs="Times New Roman"/>
                                <w:sz w:val="24"/>
                                <w:szCs w:val="24"/>
                              </w:rPr>
                            </w:pPr>
                          </w:p>
                          <w:p w14:paraId="3B82AA38" w14:textId="77777777" w:rsidR="00C15A28" w:rsidRDefault="00C15A28" w:rsidP="00977311">
                            <w:pPr>
                              <w:jc w:val="center"/>
                              <w:rPr>
                                <w:rFonts w:ascii="Times New Roman" w:hAnsi="Times New Roman" w:cs="Times New Roman"/>
                                <w:sz w:val="24"/>
                                <w:szCs w:val="24"/>
                              </w:rPr>
                            </w:pPr>
                          </w:p>
                          <w:p w14:paraId="1EC901FC" w14:textId="77777777" w:rsidR="00C15A28" w:rsidRDefault="00C15A28" w:rsidP="00977311">
                            <w:pPr>
                              <w:jc w:val="center"/>
                              <w:rPr>
                                <w:rFonts w:ascii="Times New Roman" w:hAnsi="Times New Roman" w:cs="Times New Roman"/>
                                <w:sz w:val="24"/>
                                <w:szCs w:val="24"/>
                              </w:rPr>
                            </w:pPr>
                          </w:p>
                          <w:p w14:paraId="205DD9A5" w14:textId="77777777" w:rsidR="00C15A28" w:rsidRDefault="00C15A28" w:rsidP="00977311">
                            <w:pPr>
                              <w:jc w:val="center"/>
                              <w:rPr>
                                <w:rFonts w:ascii="Times New Roman" w:hAnsi="Times New Roman" w:cs="Times New Roman"/>
                                <w:sz w:val="24"/>
                                <w:szCs w:val="24"/>
                              </w:rPr>
                            </w:pPr>
                          </w:p>
                          <w:p w14:paraId="4B735227" w14:textId="77777777" w:rsidR="00C15A28" w:rsidRDefault="00C15A28" w:rsidP="00977311">
                            <w:pPr>
                              <w:jc w:val="center"/>
                              <w:rPr>
                                <w:rFonts w:ascii="Times New Roman" w:hAnsi="Times New Roman" w:cs="Times New Roman"/>
                                <w:sz w:val="24"/>
                                <w:szCs w:val="24"/>
                              </w:rPr>
                            </w:pPr>
                          </w:p>
                          <w:p w14:paraId="22237963" w14:textId="77777777" w:rsidR="00C15A28" w:rsidRDefault="00C15A28" w:rsidP="00977311">
                            <w:pPr>
                              <w:jc w:val="center"/>
                              <w:rPr>
                                <w:rFonts w:ascii="Times New Roman" w:hAnsi="Times New Roman" w:cs="Times New Roman"/>
                                <w:sz w:val="24"/>
                                <w:szCs w:val="24"/>
                              </w:rPr>
                            </w:pPr>
                          </w:p>
                          <w:p w14:paraId="45F48EED" w14:textId="77777777" w:rsidR="00C15A28" w:rsidRDefault="00C15A28" w:rsidP="00977311">
                            <w:pPr>
                              <w:jc w:val="center"/>
                              <w:rPr>
                                <w:rFonts w:ascii="Times New Roman" w:hAnsi="Times New Roman" w:cs="Times New Roman"/>
                                <w:sz w:val="24"/>
                                <w:szCs w:val="24"/>
                              </w:rPr>
                            </w:pPr>
                          </w:p>
                          <w:p w14:paraId="521BEA45" w14:textId="77777777" w:rsidR="00C15A28" w:rsidRDefault="00C15A28" w:rsidP="00977311">
                            <w:pPr>
                              <w:jc w:val="center"/>
                              <w:rPr>
                                <w:rFonts w:ascii="Times New Roman" w:hAnsi="Times New Roman" w:cs="Times New Roman"/>
                                <w:sz w:val="24"/>
                                <w:szCs w:val="24"/>
                              </w:rPr>
                            </w:pPr>
                          </w:p>
                          <w:p w14:paraId="13F7408C" w14:textId="77777777" w:rsidR="00C15A28" w:rsidRDefault="00C15A28" w:rsidP="00977311">
                            <w:pPr>
                              <w:jc w:val="center"/>
                              <w:rPr>
                                <w:rFonts w:ascii="Times New Roman" w:hAnsi="Times New Roman" w:cs="Times New Roman"/>
                                <w:sz w:val="24"/>
                                <w:szCs w:val="24"/>
                              </w:rPr>
                            </w:pPr>
                          </w:p>
                          <w:p w14:paraId="0F73E86B" w14:textId="77777777" w:rsidR="00C15A28" w:rsidRDefault="00C15A28" w:rsidP="00977311">
                            <w:pPr>
                              <w:jc w:val="center"/>
                              <w:rPr>
                                <w:rFonts w:ascii="Times New Roman" w:hAnsi="Times New Roman" w:cs="Times New Roman"/>
                                <w:sz w:val="24"/>
                                <w:szCs w:val="24"/>
                              </w:rPr>
                            </w:pPr>
                          </w:p>
                          <w:p w14:paraId="6CA81521" w14:textId="77777777" w:rsidR="00C15A28" w:rsidRDefault="00C15A28" w:rsidP="00977311">
                            <w:pPr>
                              <w:jc w:val="center"/>
                              <w:rPr>
                                <w:rFonts w:ascii="Times New Roman" w:hAnsi="Times New Roman" w:cs="Times New Roman"/>
                                <w:sz w:val="24"/>
                                <w:szCs w:val="24"/>
                              </w:rPr>
                            </w:pPr>
                          </w:p>
                          <w:p w14:paraId="073F7F0A" w14:textId="77777777" w:rsidR="00C15A28" w:rsidRDefault="00C15A28" w:rsidP="00977311">
                            <w:pPr>
                              <w:jc w:val="center"/>
                              <w:rPr>
                                <w:rFonts w:ascii="Times New Roman" w:hAnsi="Times New Roman" w:cs="Times New Roman"/>
                                <w:sz w:val="24"/>
                                <w:szCs w:val="24"/>
                              </w:rPr>
                            </w:pPr>
                          </w:p>
                          <w:p w14:paraId="29F9536A" w14:textId="77777777" w:rsidR="00C15A28" w:rsidRDefault="00C15A28" w:rsidP="00977311">
                            <w:pPr>
                              <w:jc w:val="center"/>
                              <w:rPr>
                                <w:rFonts w:ascii="Times New Roman" w:hAnsi="Times New Roman" w:cs="Times New Roman"/>
                                <w:sz w:val="24"/>
                                <w:szCs w:val="24"/>
                              </w:rPr>
                            </w:pPr>
                          </w:p>
                          <w:p w14:paraId="5D01C67F" w14:textId="77777777" w:rsidR="00C15A28" w:rsidRDefault="00C15A28" w:rsidP="00977311">
                            <w:pPr>
                              <w:jc w:val="center"/>
                              <w:rPr>
                                <w:rFonts w:ascii="Times New Roman" w:hAnsi="Times New Roman" w:cs="Times New Roman"/>
                                <w:sz w:val="24"/>
                                <w:szCs w:val="24"/>
                              </w:rPr>
                            </w:pPr>
                          </w:p>
                          <w:p w14:paraId="2828F0CC" w14:textId="77777777" w:rsidR="00C15A28" w:rsidRDefault="00C15A28" w:rsidP="00977311">
                            <w:pPr>
                              <w:jc w:val="center"/>
                              <w:rPr>
                                <w:rFonts w:ascii="Times New Roman" w:hAnsi="Times New Roman" w:cs="Times New Roman"/>
                                <w:sz w:val="24"/>
                                <w:szCs w:val="24"/>
                              </w:rPr>
                            </w:pPr>
                          </w:p>
                          <w:p w14:paraId="45AA82D9" w14:textId="77777777" w:rsidR="00C15A28" w:rsidRDefault="00C15A28" w:rsidP="00977311">
                            <w:pPr>
                              <w:jc w:val="center"/>
                              <w:rPr>
                                <w:rFonts w:ascii="Times New Roman" w:hAnsi="Times New Roman" w:cs="Times New Roman"/>
                                <w:sz w:val="24"/>
                                <w:szCs w:val="24"/>
                              </w:rPr>
                            </w:pPr>
                          </w:p>
                          <w:p w14:paraId="396A9646" w14:textId="77777777" w:rsidR="00C15A28" w:rsidRPr="00EB080D" w:rsidRDefault="00C15A28" w:rsidP="00977311">
                            <w:pPr>
                              <w:jc w:val="center"/>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B2D5AF"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8" o:spid="_x0000_s1032" type="#_x0000_t106" style="position:absolute;left:0;text-align:left;margin-left:92.1pt;margin-top:20.55pt;width:282pt;height:256.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" adj="2704,29149" fillcolor="#f4d6cc">
                <v:textbox>
                  <w:txbxContent>
                    <w:p w14:paraId="1C785850" w14:textId="77777777" w:rsidR="00C15A28" w:rsidRDefault="00C15A28" w:rsidP="00977311">
                      <w:pPr>
                        <w:jc w:val="center"/>
                        <w:rPr>
                          <w:rFonts w:ascii="Times New Roman" w:hAnsi="Times New Roman" w:cs="Times New Roman"/>
                          <w:sz w:val="24"/>
                          <w:szCs w:val="24"/>
                        </w:rPr>
                      </w:pPr>
                    </w:p>
                    <w:p w14:paraId="307C01F6" w14:textId="77777777" w:rsidR="00C15A28" w:rsidRDefault="00C15A28" w:rsidP="006055F9">
                      <w:pPr>
                        <w:rPr>
                          <w:rFonts w:ascii="Times New Roman" w:hAnsi="Times New Roman" w:cs="Times New Roman"/>
                          <w:sz w:val="24"/>
                          <w:szCs w:val="24"/>
                        </w:rPr>
                      </w:pPr>
                    </w:p>
                    <w:p w14:paraId="20640A51" w14:textId="6254C826" w:rsidR="00C15A28" w:rsidRDefault="00C15A28" w:rsidP="00977311">
                      <w:pPr>
                        <w:jc w:val="center"/>
                        <w:rPr>
                          <w:rFonts w:ascii="Times New Roman" w:hAnsi="Times New Roman" w:cs="Times New Roman"/>
                          <w:sz w:val="24"/>
                          <w:szCs w:val="24"/>
                        </w:rPr>
                      </w:pPr>
                      <w:r>
                        <w:rPr>
                          <w:rFonts w:ascii="Times New Roman" w:hAnsi="Times New Roman" w:cs="Times New Roman"/>
                          <w:sz w:val="24"/>
                          <w:szCs w:val="24"/>
                        </w:rPr>
                        <w:t>A ma grande sœur :</w:t>
                      </w:r>
                    </w:p>
                    <w:p w14:paraId="698F4E51" w14:textId="39BC6493" w:rsidR="00C15A28" w:rsidRPr="00530927" w:rsidRDefault="00C15A28" w:rsidP="00977311">
                      <w:pPr>
                        <w:jc w:val="center"/>
                        <w:rPr>
                          <w:rFonts w:ascii="Times New Roman" w:hAnsi="Times New Roman" w:cs="Times New Roman"/>
                          <w:b/>
                          <w:sz w:val="24"/>
                          <w:szCs w:val="24"/>
                        </w:rPr>
                      </w:pPr>
                      <w:r>
                        <w:rPr>
                          <w:rFonts w:ascii="Times New Roman" w:hAnsi="Times New Roman" w:cs="Times New Roman"/>
                          <w:b/>
                          <w:sz w:val="24"/>
                          <w:szCs w:val="24"/>
                        </w:rPr>
                        <w:t>TSATA NGNINHUIE LUCIENNE</w:t>
                      </w:r>
                    </w:p>
                    <w:p w14:paraId="38EC97FF" w14:textId="77777777" w:rsidR="00C15A28" w:rsidRDefault="00C15A28" w:rsidP="00977311">
                      <w:pPr>
                        <w:jc w:val="center"/>
                        <w:rPr>
                          <w:rFonts w:ascii="Times New Roman" w:hAnsi="Times New Roman" w:cs="Times New Roman"/>
                          <w:sz w:val="24"/>
                          <w:szCs w:val="24"/>
                        </w:rPr>
                      </w:pPr>
                    </w:p>
                    <w:p w14:paraId="678FF1EB" w14:textId="77777777" w:rsidR="00C15A28" w:rsidRDefault="00C15A28" w:rsidP="00977311">
                      <w:pPr>
                        <w:jc w:val="center"/>
                        <w:rPr>
                          <w:rFonts w:ascii="Times New Roman" w:hAnsi="Times New Roman" w:cs="Times New Roman"/>
                          <w:sz w:val="24"/>
                          <w:szCs w:val="24"/>
                        </w:rPr>
                      </w:pPr>
                    </w:p>
                    <w:p w14:paraId="1840ADDF" w14:textId="77777777" w:rsidR="00C15A28" w:rsidRDefault="00C15A28" w:rsidP="00977311">
                      <w:pPr>
                        <w:jc w:val="center"/>
                        <w:rPr>
                          <w:rFonts w:ascii="Times New Roman" w:hAnsi="Times New Roman" w:cs="Times New Roman"/>
                          <w:sz w:val="24"/>
                          <w:szCs w:val="24"/>
                        </w:rPr>
                      </w:pPr>
                    </w:p>
                    <w:p w14:paraId="045B1444" w14:textId="77777777" w:rsidR="00C15A28" w:rsidRDefault="00C15A28" w:rsidP="00977311">
                      <w:pPr>
                        <w:jc w:val="center"/>
                        <w:rPr>
                          <w:rFonts w:ascii="Times New Roman" w:hAnsi="Times New Roman" w:cs="Times New Roman"/>
                          <w:sz w:val="24"/>
                          <w:szCs w:val="24"/>
                        </w:rPr>
                      </w:pPr>
                    </w:p>
                    <w:p w14:paraId="3525166C" w14:textId="77777777" w:rsidR="00C15A28" w:rsidRDefault="00C15A28" w:rsidP="00977311">
                      <w:pPr>
                        <w:jc w:val="center"/>
                        <w:rPr>
                          <w:rFonts w:ascii="Times New Roman" w:hAnsi="Times New Roman" w:cs="Times New Roman"/>
                          <w:sz w:val="24"/>
                          <w:szCs w:val="24"/>
                        </w:rPr>
                      </w:pPr>
                    </w:p>
                    <w:p w14:paraId="6AD9FD08" w14:textId="77777777" w:rsidR="00C15A28" w:rsidRDefault="00C15A28" w:rsidP="00977311">
                      <w:pPr>
                        <w:jc w:val="center"/>
                        <w:rPr>
                          <w:rFonts w:ascii="Times New Roman" w:hAnsi="Times New Roman" w:cs="Times New Roman"/>
                          <w:sz w:val="24"/>
                          <w:szCs w:val="24"/>
                        </w:rPr>
                      </w:pPr>
                    </w:p>
                    <w:p w14:paraId="47CD06E7" w14:textId="77777777" w:rsidR="00C15A28" w:rsidRDefault="00C15A28" w:rsidP="00977311">
                      <w:pPr>
                        <w:jc w:val="center"/>
                        <w:rPr>
                          <w:rFonts w:ascii="Times New Roman" w:hAnsi="Times New Roman" w:cs="Times New Roman"/>
                          <w:sz w:val="24"/>
                          <w:szCs w:val="24"/>
                        </w:rPr>
                      </w:pPr>
                    </w:p>
                    <w:p w14:paraId="1F8EB472" w14:textId="77777777" w:rsidR="00C15A28" w:rsidRDefault="00C15A28" w:rsidP="00977311">
                      <w:pPr>
                        <w:jc w:val="center"/>
                        <w:rPr>
                          <w:rFonts w:ascii="Times New Roman" w:hAnsi="Times New Roman" w:cs="Times New Roman"/>
                          <w:sz w:val="24"/>
                          <w:szCs w:val="24"/>
                        </w:rPr>
                      </w:pPr>
                    </w:p>
                    <w:p w14:paraId="40AD3BCD" w14:textId="77777777" w:rsidR="00C15A28" w:rsidRDefault="00C15A28" w:rsidP="00977311">
                      <w:pPr>
                        <w:jc w:val="center"/>
                        <w:rPr>
                          <w:rFonts w:ascii="Times New Roman" w:hAnsi="Times New Roman" w:cs="Times New Roman"/>
                          <w:sz w:val="24"/>
                          <w:szCs w:val="24"/>
                        </w:rPr>
                      </w:pPr>
                    </w:p>
                    <w:p w14:paraId="50DBFEC3" w14:textId="77777777" w:rsidR="00C15A28" w:rsidRDefault="00C15A28" w:rsidP="00977311">
                      <w:pPr>
                        <w:jc w:val="center"/>
                        <w:rPr>
                          <w:rFonts w:ascii="Times New Roman" w:hAnsi="Times New Roman" w:cs="Times New Roman"/>
                          <w:sz w:val="24"/>
                          <w:szCs w:val="24"/>
                        </w:rPr>
                      </w:pPr>
                    </w:p>
                    <w:p w14:paraId="22C97022" w14:textId="77777777" w:rsidR="00C15A28" w:rsidRDefault="00C15A28" w:rsidP="00977311">
                      <w:pPr>
                        <w:jc w:val="center"/>
                        <w:rPr>
                          <w:rFonts w:ascii="Times New Roman" w:hAnsi="Times New Roman" w:cs="Times New Roman"/>
                          <w:sz w:val="24"/>
                          <w:szCs w:val="24"/>
                        </w:rPr>
                      </w:pPr>
                    </w:p>
                    <w:p w14:paraId="24DF9468" w14:textId="77777777" w:rsidR="00C15A28" w:rsidRDefault="00C15A28" w:rsidP="00977311">
                      <w:pPr>
                        <w:jc w:val="center"/>
                        <w:rPr>
                          <w:rFonts w:ascii="Times New Roman" w:hAnsi="Times New Roman" w:cs="Times New Roman"/>
                          <w:sz w:val="24"/>
                          <w:szCs w:val="24"/>
                        </w:rPr>
                      </w:pPr>
                    </w:p>
                    <w:p w14:paraId="304D1B45" w14:textId="77777777" w:rsidR="00C15A28" w:rsidRDefault="00C15A28" w:rsidP="00977311">
                      <w:pPr>
                        <w:jc w:val="center"/>
                        <w:rPr>
                          <w:rFonts w:ascii="Times New Roman" w:hAnsi="Times New Roman" w:cs="Times New Roman"/>
                          <w:sz w:val="24"/>
                          <w:szCs w:val="24"/>
                        </w:rPr>
                      </w:pPr>
                    </w:p>
                    <w:p w14:paraId="191BF678" w14:textId="77777777" w:rsidR="00C15A28" w:rsidRDefault="00C15A28" w:rsidP="00977311">
                      <w:pPr>
                        <w:jc w:val="center"/>
                        <w:rPr>
                          <w:rFonts w:ascii="Times New Roman" w:hAnsi="Times New Roman" w:cs="Times New Roman"/>
                          <w:sz w:val="24"/>
                          <w:szCs w:val="24"/>
                        </w:rPr>
                      </w:pPr>
                    </w:p>
                    <w:p w14:paraId="60CB093F" w14:textId="77777777" w:rsidR="00C15A28" w:rsidRDefault="00C15A28" w:rsidP="00977311">
                      <w:pPr>
                        <w:jc w:val="center"/>
                        <w:rPr>
                          <w:rFonts w:ascii="Times New Roman" w:hAnsi="Times New Roman" w:cs="Times New Roman"/>
                          <w:sz w:val="24"/>
                          <w:szCs w:val="24"/>
                        </w:rPr>
                      </w:pPr>
                    </w:p>
                    <w:p w14:paraId="682EA3CE" w14:textId="77777777" w:rsidR="00C15A28" w:rsidRDefault="00C15A28" w:rsidP="00977311">
                      <w:pPr>
                        <w:jc w:val="center"/>
                        <w:rPr>
                          <w:rFonts w:ascii="Times New Roman" w:hAnsi="Times New Roman" w:cs="Times New Roman"/>
                          <w:sz w:val="24"/>
                          <w:szCs w:val="24"/>
                        </w:rPr>
                      </w:pPr>
                    </w:p>
                    <w:p w14:paraId="604F0195" w14:textId="77777777" w:rsidR="00C15A28" w:rsidRDefault="00C15A28" w:rsidP="00977311">
                      <w:pPr>
                        <w:jc w:val="center"/>
                        <w:rPr>
                          <w:rFonts w:ascii="Times New Roman" w:hAnsi="Times New Roman" w:cs="Times New Roman"/>
                          <w:sz w:val="24"/>
                          <w:szCs w:val="24"/>
                        </w:rPr>
                      </w:pPr>
                    </w:p>
                    <w:p w14:paraId="51FC929C" w14:textId="77777777" w:rsidR="00C15A28" w:rsidRDefault="00C15A28" w:rsidP="00977311">
                      <w:pPr>
                        <w:jc w:val="center"/>
                        <w:rPr>
                          <w:rFonts w:ascii="Times New Roman" w:hAnsi="Times New Roman" w:cs="Times New Roman"/>
                          <w:sz w:val="24"/>
                          <w:szCs w:val="24"/>
                        </w:rPr>
                      </w:pPr>
                    </w:p>
                    <w:p w14:paraId="61915093" w14:textId="77777777" w:rsidR="00C15A28" w:rsidRDefault="00C15A28" w:rsidP="00977311">
                      <w:pPr>
                        <w:jc w:val="center"/>
                        <w:rPr>
                          <w:rFonts w:ascii="Times New Roman" w:hAnsi="Times New Roman" w:cs="Times New Roman"/>
                          <w:sz w:val="24"/>
                          <w:szCs w:val="24"/>
                        </w:rPr>
                      </w:pPr>
                    </w:p>
                    <w:p w14:paraId="1ECCF271" w14:textId="77777777" w:rsidR="00C15A28" w:rsidRDefault="00C15A28" w:rsidP="00977311">
                      <w:pPr>
                        <w:jc w:val="center"/>
                        <w:rPr>
                          <w:rFonts w:ascii="Times New Roman" w:hAnsi="Times New Roman" w:cs="Times New Roman"/>
                          <w:sz w:val="24"/>
                          <w:szCs w:val="24"/>
                        </w:rPr>
                      </w:pPr>
                    </w:p>
                    <w:p w14:paraId="377DA720" w14:textId="77777777" w:rsidR="00C15A28" w:rsidRDefault="00C15A28" w:rsidP="00977311">
                      <w:pPr>
                        <w:jc w:val="center"/>
                        <w:rPr>
                          <w:rFonts w:ascii="Times New Roman" w:hAnsi="Times New Roman" w:cs="Times New Roman"/>
                          <w:sz w:val="24"/>
                          <w:szCs w:val="24"/>
                        </w:rPr>
                      </w:pPr>
                    </w:p>
                    <w:p w14:paraId="6A815ACD" w14:textId="77777777" w:rsidR="00C15A28" w:rsidRDefault="00C15A28" w:rsidP="00977311">
                      <w:pPr>
                        <w:jc w:val="center"/>
                        <w:rPr>
                          <w:rFonts w:ascii="Times New Roman" w:hAnsi="Times New Roman" w:cs="Times New Roman"/>
                          <w:sz w:val="24"/>
                          <w:szCs w:val="24"/>
                        </w:rPr>
                      </w:pPr>
                    </w:p>
                    <w:p w14:paraId="7F85650D" w14:textId="77777777" w:rsidR="00C15A28" w:rsidRDefault="00C15A28" w:rsidP="00977311">
                      <w:pPr>
                        <w:jc w:val="center"/>
                        <w:rPr>
                          <w:rFonts w:ascii="Times New Roman" w:hAnsi="Times New Roman" w:cs="Times New Roman"/>
                          <w:sz w:val="24"/>
                          <w:szCs w:val="24"/>
                        </w:rPr>
                      </w:pPr>
                    </w:p>
                    <w:p w14:paraId="3B82AA38" w14:textId="77777777" w:rsidR="00C15A28" w:rsidRDefault="00C15A28" w:rsidP="00977311">
                      <w:pPr>
                        <w:jc w:val="center"/>
                        <w:rPr>
                          <w:rFonts w:ascii="Times New Roman" w:hAnsi="Times New Roman" w:cs="Times New Roman"/>
                          <w:sz w:val="24"/>
                          <w:szCs w:val="24"/>
                        </w:rPr>
                      </w:pPr>
                    </w:p>
                    <w:p w14:paraId="1EC901FC" w14:textId="77777777" w:rsidR="00C15A28" w:rsidRDefault="00C15A28" w:rsidP="00977311">
                      <w:pPr>
                        <w:jc w:val="center"/>
                        <w:rPr>
                          <w:rFonts w:ascii="Times New Roman" w:hAnsi="Times New Roman" w:cs="Times New Roman"/>
                          <w:sz w:val="24"/>
                          <w:szCs w:val="24"/>
                        </w:rPr>
                      </w:pPr>
                    </w:p>
                    <w:p w14:paraId="205DD9A5" w14:textId="77777777" w:rsidR="00C15A28" w:rsidRDefault="00C15A28" w:rsidP="00977311">
                      <w:pPr>
                        <w:jc w:val="center"/>
                        <w:rPr>
                          <w:rFonts w:ascii="Times New Roman" w:hAnsi="Times New Roman" w:cs="Times New Roman"/>
                          <w:sz w:val="24"/>
                          <w:szCs w:val="24"/>
                        </w:rPr>
                      </w:pPr>
                    </w:p>
                    <w:p w14:paraId="4B735227" w14:textId="77777777" w:rsidR="00C15A28" w:rsidRDefault="00C15A28" w:rsidP="00977311">
                      <w:pPr>
                        <w:jc w:val="center"/>
                        <w:rPr>
                          <w:rFonts w:ascii="Times New Roman" w:hAnsi="Times New Roman" w:cs="Times New Roman"/>
                          <w:sz w:val="24"/>
                          <w:szCs w:val="24"/>
                        </w:rPr>
                      </w:pPr>
                    </w:p>
                    <w:p w14:paraId="22237963" w14:textId="77777777" w:rsidR="00C15A28" w:rsidRDefault="00C15A28" w:rsidP="00977311">
                      <w:pPr>
                        <w:jc w:val="center"/>
                        <w:rPr>
                          <w:rFonts w:ascii="Times New Roman" w:hAnsi="Times New Roman" w:cs="Times New Roman"/>
                          <w:sz w:val="24"/>
                          <w:szCs w:val="24"/>
                        </w:rPr>
                      </w:pPr>
                    </w:p>
                    <w:p w14:paraId="45F48EED" w14:textId="77777777" w:rsidR="00C15A28" w:rsidRDefault="00C15A28" w:rsidP="00977311">
                      <w:pPr>
                        <w:jc w:val="center"/>
                        <w:rPr>
                          <w:rFonts w:ascii="Times New Roman" w:hAnsi="Times New Roman" w:cs="Times New Roman"/>
                          <w:sz w:val="24"/>
                          <w:szCs w:val="24"/>
                        </w:rPr>
                      </w:pPr>
                    </w:p>
                    <w:p w14:paraId="521BEA45" w14:textId="77777777" w:rsidR="00C15A28" w:rsidRDefault="00C15A28" w:rsidP="00977311">
                      <w:pPr>
                        <w:jc w:val="center"/>
                        <w:rPr>
                          <w:rFonts w:ascii="Times New Roman" w:hAnsi="Times New Roman" w:cs="Times New Roman"/>
                          <w:sz w:val="24"/>
                          <w:szCs w:val="24"/>
                        </w:rPr>
                      </w:pPr>
                    </w:p>
                    <w:p w14:paraId="13F7408C" w14:textId="77777777" w:rsidR="00C15A28" w:rsidRDefault="00C15A28" w:rsidP="00977311">
                      <w:pPr>
                        <w:jc w:val="center"/>
                        <w:rPr>
                          <w:rFonts w:ascii="Times New Roman" w:hAnsi="Times New Roman" w:cs="Times New Roman"/>
                          <w:sz w:val="24"/>
                          <w:szCs w:val="24"/>
                        </w:rPr>
                      </w:pPr>
                    </w:p>
                    <w:p w14:paraId="0F73E86B" w14:textId="77777777" w:rsidR="00C15A28" w:rsidRDefault="00C15A28" w:rsidP="00977311">
                      <w:pPr>
                        <w:jc w:val="center"/>
                        <w:rPr>
                          <w:rFonts w:ascii="Times New Roman" w:hAnsi="Times New Roman" w:cs="Times New Roman"/>
                          <w:sz w:val="24"/>
                          <w:szCs w:val="24"/>
                        </w:rPr>
                      </w:pPr>
                    </w:p>
                    <w:p w14:paraId="6CA81521" w14:textId="77777777" w:rsidR="00C15A28" w:rsidRDefault="00C15A28" w:rsidP="00977311">
                      <w:pPr>
                        <w:jc w:val="center"/>
                        <w:rPr>
                          <w:rFonts w:ascii="Times New Roman" w:hAnsi="Times New Roman" w:cs="Times New Roman"/>
                          <w:sz w:val="24"/>
                          <w:szCs w:val="24"/>
                        </w:rPr>
                      </w:pPr>
                    </w:p>
                    <w:p w14:paraId="073F7F0A" w14:textId="77777777" w:rsidR="00C15A28" w:rsidRDefault="00C15A28" w:rsidP="00977311">
                      <w:pPr>
                        <w:jc w:val="center"/>
                        <w:rPr>
                          <w:rFonts w:ascii="Times New Roman" w:hAnsi="Times New Roman" w:cs="Times New Roman"/>
                          <w:sz w:val="24"/>
                          <w:szCs w:val="24"/>
                        </w:rPr>
                      </w:pPr>
                    </w:p>
                    <w:p w14:paraId="29F9536A" w14:textId="77777777" w:rsidR="00C15A28" w:rsidRDefault="00C15A28" w:rsidP="00977311">
                      <w:pPr>
                        <w:jc w:val="center"/>
                        <w:rPr>
                          <w:rFonts w:ascii="Times New Roman" w:hAnsi="Times New Roman" w:cs="Times New Roman"/>
                          <w:sz w:val="24"/>
                          <w:szCs w:val="24"/>
                        </w:rPr>
                      </w:pPr>
                    </w:p>
                    <w:p w14:paraId="5D01C67F" w14:textId="77777777" w:rsidR="00C15A28" w:rsidRDefault="00C15A28" w:rsidP="00977311">
                      <w:pPr>
                        <w:jc w:val="center"/>
                        <w:rPr>
                          <w:rFonts w:ascii="Times New Roman" w:hAnsi="Times New Roman" w:cs="Times New Roman"/>
                          <w:sz w:val="24"/>
                          <w:szCs w:val="24"/>
                        </w:rPr>
                      </w:pPr>
                    </w:p>
                    <w:p w14:paraId="2828F0CC" w14:textId="77777777" w:rsidR="00C15A28" w:rsidRDefault="00C15A28" w:rsidP="00977311">
                      <w:pPr>
                        <w:jc w:val="center"/>
                        <w:rPr>
                          <w:rFonts w:ascii="Times New Roman" w:hAnsi="Times New Roman" w:cs="Times New Roman"/>
                          <w:sz w:val="24"/>
                          <w:szCs w:val="24"/>
                        </w:rPr>
                      </w:pPr>
                    </w:p>
                    <w:p w14:paraId="45AA82D9" w14:textId="77777777" w:rsidR="00C15A28" w:rsidRDefault="00C15A28" w:rsidP="00977311">
                      <w:pPr>
                        <w:jc w:val="center"/>
                        <w:rPr>
                          <w:rFonts w:ascii="Times New Roman" w:hAnsi="Times New Roman" w:cs="Times New Roman"/>
                          <w:sz w:val="24"/>
                          <w:szCs w:val="24"/>
                        </w:rPr>
                      </w:pPr>
                    </w:p>
                    <w:p w14:paraId="396A9646" w14:textId="77777777" w:rsidR="00C15A28" w:rsidRPr="00EB080D" w:rsidRDefault="00C15A28" w:rsidP="00977311">
                      <w:pPr>
                        <w:jc w:val="center"/>
                        <w:rPr>
                          <w:rFonts w:ascii="Times New Roman" w:hAnsi="Times New Roman" w:cs="Times New Roman"/>
                          <w:sz w:val="24"/>
                          <w:szCs w:val="24"/>
                        </w:rPr>
                      </w:pPr>
                    </w:p>
                  </w:txbxContent>
                </v:textbox>
              </v:shape>
            </w:pict>
          </mc:Fallback>
        </mc:AlternateContent>
      </w:r>
      <w:r w:rsidR="002D6262" w:rsidRPr="00FC4EA6">
        <w:rPr>
          <w:rFonts w:ascii="Times New Roman" w:hAnsi="Times New Roman" w:cs="Times New Roman"/>
          <w:b/>
          <w:sz w:val="72"/>
          <w:szCs w:val="72"/>
          <w:lang w:val="fr-FR"/>
        </w:rPr>
        <w:t xml:space="preserve">     </w:t>
      </w:r>
    </w:p>
    <w:p w14:paraId="3B8B28D3" w14:textId="77777777" w:rsidR="006B560E" w:rsidRPr="00FC4EA6" w:rsidRDefault="006B560E" w:rsidP="00C73D34">
      <w:pPr>
        <w:spacing w:after="124"/>
        <w:ind w:right="2313"/>
        <w:jc w:val="both"/>
        <w:rPr>
          <w:rFonts w:ascii="Times New Roman" w:hAnsi="Times New Roman" w:cs="Times New Roman"/>
          <w:i/>
          <w:sz w:val="28"/>
          <w:szCs w:val="28"/>
          <w:lang w:val="fr-FR"/>
        </w:rPr>
      </w:pPr>
    </w:p>
    <w:p w14:paraId="64AA06C9" w14:textId="77777777" w:rsidR="005116F0" w:rsidRPr="00FC4EA6" w:rsidRDefault="005116F0" w:rsidP="00C73D34">
      <w:pPr>
        <w:spacing w:after="124"/>
        <w:ind w:right="2313"/>
        <w:jc w:val="both"/>
        <w:rPr>
          <w:rFonts w:ascii="Times New Roman" w:hAnsi="Times New Roman" w:cs="Times New Roman"/>
          <w:i/>
          <w:sz w:val="28"/>
          <w:szCs w:val="28"/>
          <w:lang w:val="fr-FR"/>
        </w:rPr>
      </w:pPr>
    </w:p>
    <w:p w14:paraId="52746B89" w14:textId="4267DDBD" w:rsidR="00A2694B" w:rsidRPr="00FC4EA6" w:rsidRDefault="00603BEB" w:rsidP="00CD6BBD">
      <w:pPr>
        <w:jc w:val="center"/>
        <w:outlineLvl w:val="0"/>
        <w:rPr>
          <w:rFonts w:ascii="Times New Roman" w:eastAsiaTheme="majorEastAsia" w:hAnsi="Times New Roman" w:cs="Times New Roman"/>
          <w:b/>
          <w:kern w:val="0"/>
          <w:sz w:val="28"/>
          <w:szCs w:val="28"/>
          <w:lang w:val="fr-FR"/>
        </w:rPr>
      </w:pPr>
      <w:r w:rsidRPr="00FC4EA6">
        <w:rPr>
          <w:rFonts w:ascii="Times New Roman" w:hAnsi="Times New Roman" w:cs="Times New Roman"/>
          <w:i/>
          <w:sz w:val="28"/>
          <w:szCs w:val="28"/>
          <w:lang w:val="fr-FR"/>
        </w:rPr>
        <w:br w:type="page"/>
      </w:r>
      <w:bookmarkStart w:id="6" w:name="_Toc173225260"/>
      <w:bookmarkStart w:id="7" w:name="_Toc176277345"/>
      <w:bookmarkStart w:id="8" w:name="_Toc176323463"/>
      <w:bookmarkStart w:id="9" w:name="_Toc173225262"/>
      <w:bookmarkStart w:id="10" w:name="_Toc176277349"/>
      <w:bookmarkStart w:id="11" w:name="_Toc176323467"/>
      <w:r w:rsidR="00A2694B" w:rsidRPr="00FC4EA6">
        <w:rPr>
          <w:rFonts w:ascii="Times New Roman" w:hAnsi="Times New Roman" w:cs="Times New Roman"/>
          <w:i/>
          <w:sz w:val="28"/>
          <w:szCs w:val="28"/>
          <w:lang w:val="fr-FR"/>
        </w:rPr>
        <w:lastRenderedPageBreak/>
        <w:t xml:space="preserve"> </w:t>
      </w:r>
      <w:bookmarkStart w:id="12" w:name="_Toc239694584"/>
      <w:bookmarkStart w:id="13" w:name="_Toc239694606"/>
      <w:r w:rsidR="00530927" w:rsidRPr="00FC4EA6">
        <w:rPr>
          <w:rFonts w:ascii="Times New Roman" w:eastAsiaTheme="majorEastAsia" w:hAnsi="Times New Roman" w:cs="Times New Roman"/>
          <w:b/>
          <w:kern w:val="0"/>
          <w:sz w:val="28"/>
          <w:szCs w:val="28"/>
          <w:lang w:val="fr-FR"/>
        </w:rPr>
        <w:t>REMERCIEMENT</w:t>
      </w:r>
      <w:bookmarkEnd w:id="6"/>
      <w:bookmarkEnd w:id="7"/>
      <w:bookmarkEnd w:id="8"/>
      <w:r w:rsidR="00A2694B" w:rsidRPr="00FC4EA6">
        <w:rPr>
          <w:rFonts w:ascii="Times New Roman" w:eastAsiaTheme="majorEastAsia" w:hAnsi="Times New Roman" w:cs="Times New Roman"/>
          <w:b/>
          <w:kern w:val="0"/>
          <w:sz w:val="28"/>
          <w:szCs w:val="28"/>
          <w:lang w:val="fr-FR"/>
        </w:rPr>
        <w:t>S</w:t>
      </w:r>
      <w:bookmarkEnd w:id="12"/>
      <w:bookmarkEnd w:id="13"/>
    </w:p>
    <w:p w14:paraId="384618CD" w14:textId="2FDAEBB8" w:rsidR="006B2CFE" w:rsidRPr="00FC4EA6" w:rsidRDefault="00A2694B" w:rsidP="00C73D34">
      <w:pPr>
        <w:spacing w:after="0"/>
        <w:jc w:val="both"/>
        <w:rPr>
          <w:rFonts w:ascii="Times New Roman" w:hAnsi="Times New Roman" w:cs="Times New Roman"/>
          <w:i/>
          <w:sz w:val="28"/>
          <w:szCs w:val="28"/>
          <w:lang w:val="fr-FR"/>
        </w:rPr>
      </w:pPr>
      <w:r w:rsidRPr="00FC4EA6">
        <w:rPr>
          <w:rFonts w:ascii="Times New Roman" w:eastAsiaTheme="majorEastAsia" w:hAnsi="Times New Roman" w:cs="Times New Roman"/>
          <w:b/>
          <w:kern w:val="0"/>
          <w:sz w:val="28"/>
          <w:szCs w:val="28"/>
          <w:lang w:val="fr-FR"/>
        </w:rPr>
        <w:t xml:space="preserve">      </w:t>
      </w:r>
      <w:r w:rsidR="00530927" w:rsidRPr="00FC4EA6">
        <w:rPr>
          <w:rFonts w:ascii="Times New Roman" w:eastAsiaTheme="majorEastAsia" w:hAnsi="Times New Roman" w:cs="Times New Roman"/>
          <w:bCs/>
          <w:sz w:val="24"/>
          <w:szCs w:val="24"/>
          <w:lang w:val="fr-FR"/>
        </w:rPr>
        <w:t xml:space="preserve"> Louange et gloire à Dieu Tout Puissant qui </w:t>
      </w:r>
      <w:r w:rsidR="00725BF3" w:rsidRPr="00FC4EA6">
        <w:rPr>
          <w:rFonts w:ascii="Times New Roman" w:eastAsiaTheme="majorEastAsia" w:hAnsi="Times New Roman" w:cs="Times New Roman"/>
          <w:bCs/>
          <w:sz w:val="24"/>
          <w:szCs w:val="24"/>
          <w:lang w:val="fr-FR"/>
        </w:rPr>
        <w:t>nous a</w:t>
      </w:r>
      <w:r w:rsidR="00530927" w:rsidRPr="00FC4EA6">
        <w:rPr>
          <w:rFonts w:ascii="Times New Roman" w:eastAsiaTheme="majorEastAsia" w:hAnsi="Times New Roman" w:cs="Times New Roman"/>
          <w:bCs/>
          <w:sz w:val="24"/>
          <w:szCs w:val="24"/>
          <w:lang w:val="fr-FR"/>
        </w:rPr>
        <w:t xml:space="preserve"> accordé la santé, le courage, </w:t>
      </w:r>
      <w:r w:rsidR="00725BF3" w:rsidRPr="00FC4EA6">
        <w:rPr>
          <w:rFonts w:ascii="Times New Roman" w:eastAsiaTheme="majorEastAsia" w:hAnsi="Times New Roman" w:cs="Times New Roman"/>
          <w:bCs/>
          <w:sz w:val="24"/>
          <w:szCs w:val="24"/>
          <w:lang w:val="fr-FR"/>
        </w:rPr>
        <w:t>la détermination</w:t>
      </w:r>
      <w:r w:rsidR="00530927" w:rsidRPr="00FC4EA6">
        <w:rPr>
          <w:rFonts w:ascii="Times New Roman" w:eastAsiaTheme="majorEastAsia" w:hAnsi="Times New Roman" w:cs="Times New Roman"/>
          <w:bCs/>
          <w:sz w:val="24"/>
          <w:szCs w:val="24"/>
          <w:lang w:val="fr-FR"/>
        </w:rPr>
        <w:t xml:space="preserve"> et les moyens de subvenir à nos besoins durant notre formation et durant la réalisation de ce travail. Il est le fruit de plusieurs contributions de toutes natures des personnes que nous tenons à remercier sincèrement. De façon particulière, nos remerciements s’adressent à :</w:t>
      </w:r>
      <w:bookmarkStart w:id="14" w:name="_Toc239432396"/>
    </w:p>
    <w:p w14:paraId="31B5F989" w14:textId="57B37D73" w:rsidR="00530927" w:rsidRPr="00FC4EA6" w:rsidRDefault="00530927" w:rsidP="00C73D34">
      <w:pPr>
        <w:pStyle w:val="Paragraphedeliste"/>
        <w:numPr>
          <w:ilvl w:val="0"/>
          <w:numId w:val="35"/>
        </w:numPr>
        <w:spacing w:after="0"/>
        <w:jc w:val="both"/>
        <w:rPr>
          <w:rFonts w:ascii="Times New Roman" w:hAnsi="Times New Roman" w:cs="Times New Roman"/>
          <w:i/>
          <w:sz w:val="28"/>
          <w:szCs w:val="28"/>
          <w:lang w:val="fr-FR"/>
        </w:rPr>
      </w:pPr>
      <w:r w:rsidRPr="00FC4EA6">
        <w:rPr>
          <w:rFonts w:ascii="Times New Roman" w:eastAsiaTheme="majorEastAsia" w:hAnsi="Times New Roman" w:cs="Times New Roman"/>
          <w:b/>
          <w:bCs/>
          <w:sz w:val="24"/>
          <w:szCs w:val="24"/>
          <w:lang w:val="fr-FR"/>
        </w:rPr>
        <w:t xml:space="preserve">Dr GUILLAUME TCHEDELE, </w:t>
      </w:r>
      <w:r w:rsidRPr="00FC4EA6">
        <w:rPr>
          <w:rFonts w:ascii="Times New Roman" w:eastAsiaTheme="majorEastAsia" w:hAnsi="Times New Roman" w:cs="Times New Roman"/>
          <w:bCs/>
          <w:sz w:val="24"/>
          <w:szCs w:val="24"/>
          <w:lang w:val="fr-FR"/>
        </w:rPr>
        <w:t xml:space="preserve">Délégué Régional de la Santé Publique de l’Adamaoua pour la coordination générale de toutes les activités menées pendant les trois ans de </w:t>
      </w:r>
      <w:bookmarkEnd w:id="14"/>
      <w:r w:rsidR="00725BF3" w:rsidRPr="00FC4EA6">
        <w:rPr>
          <w:rFonts w:ascii="Times New Roman" w:eastAsiaTheme="majorEastAsia" w:hAnsi="Times New Roman" w:cs="Times New Roman"/>
          <w:bCs/>
          <w:sz w:val="24"/>
          <w:szCs w:val="24"/>
          <w:lang w:val="fr-FR"/>
        </w:rPr>
        <w:t>formation ;</w:t>
      </w:r>
    </w:p>
    <w:p w14:paraId="2D32CFB7" w14:textId="5BD7E675" w:rsidR="00530927" w:rsidRPr="00FC4EA6" w:rsidRDefault="00530927"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b/>
          <w:sz w:val="24"/>
          <w:szCs w:val="24"/>
          <w:lang w:val="fr-FR"/>
        </w:rPr>
        <w:t>Mr MENGA BIROUE HOULY,</w:t>
      </w:r>
      <w:r w:rsidRPr="00FC4EA6">
        <w:rPr>
          <w:rFonts w:ascii="Times New Roman" w:hAnsi="Times New Roman" w:cs="Times New Roman"/>
          <w:sz w:val="24"/>
          <w:szCs w:val="24"/>
          <w:lang w:val="fr-FR"/>
        </w:rPr>
        <w:t xml:space="preserve"> Directeur de l’école privée de formation des personnels de santé ISSTMADD de Ngaoundéré pour s</w:t>
      </w:r>
      <w:r w:rsidR="00AB56D8" w:rsidRPr="00FC4EA6">
        <w:rPr>
          <w:rFonts w:ascii="Times New Roman" w:hAnsi="Times New Roman" w:cs="Times New Roman"/>
          <w:sz w:val="24"/>
          <w:szCs w:val="24"/>
          <w:lang w:val="fr-FR"/>
        </w:rPr>
        <w:t>on accompagnement bienveillant</w:t>
      </w:r>
      <w:r w:rsidRPr="00FC4EA6">
        <w:rPr>
          <w:rFonts w:ascii="Times New Roman" w:hAnsi="Times New Roman" w:cs="Times New Roman"/>
          <w:sz w:val="24"/>
          <w:szCs w:val="24"/>
          <w:lang w:val="fr-FR"/>
        </w:rPr>
        <w:t xml:space="preserve">, son encadrement et son engagement constant pour la réussite de ses étudiants, ainsi </w:t>
      </w:r>
      <w:r w:rsidR="00725BF3" w:rsidRPr="00FC4EA6">
        <w:rPr>
          <w:rFonts w:ascii="Times New Roman" w:hAnsi="Times New Roman" w:cs="Times New Roman"/>
          <w:sz w:val="24"/>
          <w:szCs w:val="24"/>
          <w:lang w:val="fr-FR"/>
        </w:rPr>
        <w:t>que pour</w:t>
      </w:r>
      <w:r w:rsidRPr="00FC4EA6">
        <w:rPr>
          <w:rFonts w:ascii="Times New Roman" w:hAnsi="Times New Roman" w:cs="Times New Roman"/>
          <w:sz w:val="24"/>
          <w:szCs w:val="24"/>
          <w:lang w:val="fr-FR"/>
        </w:rPr>
        <w:t xml:space="preserve"> la qualité de formation reçue ;</w:t>
      </w:r>
    </w:p>
    <w:p w14:paraId="11577C3F" w14:textId="77777777" w:rsidR="00530927" w:rsidRPr="00FC4EA6" w:rsidRDefault="00530927"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b/>
          <w:sz w:val="24"/>
          <w:szCs w:val="24"/>
          <w:lang w:val="fr-FR"/>
        </w:rPr>
        <w:t xml:space="preserve">Dr NZENTEM Christian </w:t>
      </w:r>
      <w:r w:rsidRPr="00FC4EA6">
        <w:rPr>
          <w:rFonts w:ascii="Times New Roman" w:hAnsi="Times New Roman" w:cs="Times New Roman"/>
          <w:sz w:val="24"/>
          <w:szCs w:val="24"/>
          <w:lang w:val="fr-FR"/>
        </w:rPr>
        <w:t>(Gynécologue-Obstétricien, chef de service de gynécologie-obstétrique de HPN), notre encadreur pour sa disponibilité, son implication sans cesse, son dévouement et ses sages conseils prodigués pendant l’élaboration et la réalisation de ce travail ;</w:t>
      </w:r>
    </w:p>
    <w:p w14:paraId="64462B6A" w14:textId="77777777" w:rsidR="00530927" w:rsidRPr="00FC4EA6" w:rsidRDefault="00530927"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b/>
          <w:sz w:val="24"/>
          <w:szCs w:val="24"/>
          <w:lang w:val="fr-FR"/>
        </w:rPr>
        <w:t xml:space="preserve">Mme GUEDONG FOUODJI MAROLEINE, </w:t>
      </w:r>
      <w:r w:rsidRPr="00FC4EA6">
        <w:rPr>
          <w:rFonts w:ascii="Times New Roman" w:hAnsi="Times New Roman" w:cs="Times New Roman"/>
          <w:sz w:val="24"/>
          <w:szCs w:val="24"/>
          <w:lang w:val="fr-FR"/>
        </w:rPr>
        <w:t>notre Co-encadreur pour son savoir, son expérience, sa rigueur scientifique, son soutien et son implication total à la rédaction de ce travail ;</w:t>
      </w:r>
    </w:p>
    <w:p w14:paraId="72FC79FD" w14:textId="77777777" w:rsidR="00530927" w:rsidRPr="00FC4EA6" w:rsidRDefault="00530927"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b/>
          <w:sz w:val="24"/>
          <w:szCs w:val="24"/>
          <w:lang w:val="fr-FR"/>
        </w:rPr>
        <w:t xml:space="preserve">Mr NGONDAI DANIEL, </w:t>
      </w:r>
      <w:r w:rsidRPr="00FC4EA6">
        <w:rPr>
          <w:rFonts w:ascii="Times New Roman" w:hAnsi="Times New Roman" w:cs="Times New Roman"/>
          <w:sz w:val="24"/>
          <w:szCs w:val="24"/>
          <w:lang w:val="fr-FR"/>
        </w:rPr>
        <w:t>pour ses explications, son encouragement et effort pour le bon déroulement de nos recherches ;</w:t>
      </w:r>
    </w:p>
    <w:p w14:paraId="5AE0E21C" w14:textId="0A7070CE" w:rsidR="00530927" w:rsidRPr="00FC4EA6" w:rsidRDefault="00530927"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Tout le </w:t>
      </w:r>
      <w:r w:rsidRPr="00FC4EA6">
        <w:rPr>
          <w:rFonts w:ascii="Times New Roman" w:hAnsi="Times New Roman" w:cs="Times New Roman"/>
          <w:b/>
          <w:sz w:val="24"/>
          <w:szCs w:val="24"/>
          <w:lang w:val="fr-FR"/>
        </w:rPr>
        <w:t>personnel administratif d’ISSTMADD</w:t>
      </w:r>
      <w:r w:rsidRPr="00FC4EA6">
        <w:rPr>
          <w:rFonts w:ascii="Times New Roman" w:hAnsi="Times New Roman" w:cs="Times New Roman"/>
          <w:sz w:val="24"/>
          <w:szCs w:val="24"/>
          <w:lang w:val="fr-FR"/>
        </w:rPr>
        <w:t xml:space="preserve"> de Ngaoundéré, pour leur encadrement rigoureux, ainsi qu’à l’ensemble des enseignants, dont la qualité des enseignements a grandement contribué à l’acquisition de nos compétences ;</w:t>
      </w:r>
    </w:p>
    <w:p w14:paraId="6D2A1E92" w14:textId="0A02F3AD" w:rsidR="00C06571" w:rsidRPr="00FC4EA6" w:rsidRDefault="00C06571"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Tous nos </w:t>
      </w:r>
      <w:r w:rsidRPr="00FC4EA6">
        <w:rPr>
          <w:rFonts w:ascii="Times New Roman" w:hAnsi="Times New Roman" w:cs="Times New Roman"/>
          <w:b/>
          <w:sz w:val="24"/>
          <w:szCs w:val="24"/>
          <w:lang w:val="fr-FR"/>
        </w:rPr>
        <w:t xml:space="preserve">enseignants </w:t>
      </w:r>
      <w:r w:rsidRPr="00FC4EA6">
        <w:rPr>
          <w:rFonts w:ascii="Times New Roman" w:hAnsi="Times New Roman" w:cs="Times New Roman"/>
          <w:sz w:val="24"/>
          <w:szCs w:val="24"/>
          <w:lang w:val="fr-FR"/>
        </w:rPr>
        <w:t>pour l</w:t>
      </w:r>
      <w:r w:rsidR="00F04C6B">
        <w:rPr>
          <w:rFonts w:ascii="Times New Roman" w:hAnsi="Times New Roman" w:cs="Times New Roman"/>
          <w:sz w:val="24"/>
          <w:szCs w:val="24"/>
          <w:lang w:val="fr-FR"/>
        </w:rPr>
        <w:t xml:space="preserve">a qualité </w:t>
      </w:r>
      <w:proofErr w:type="gramStart"/>
      <w:r w:rsidR="00F04C6B">
        <w:rPr>
          <w:rFonts w:ascii="Times New Roman" w:hAnsi="Times New Roman" w:cs="Times New Roman"/>
          <w:sz w:val="24"/>
          <w:szCs w:val="24"/>
          <w:lang w:val="fr-FR"/>
        </w:rPr>
        <w:t xml:space="preserve">des </w:t>
      </w:r>
      <w:r w:rsidRPr="00FC4EA6">
        <w:rPr>
          <w:rFonts w:ascii="Times New Roman" w:hAnsi="Times New Roman" w:cs="Times New Roman"/>
          <w:sz w:val="24"/>
          <w:szCs w:val="24"/>
          <w:lang w:val="fr-FR"/>
        </w:rPr>
        <w:t xml:space="preserve"> connaissances</w:t>
      </w:r>
      <w:proofErr w:type="gramEnd"/>
      <w:r w:rsidRPr="00FC4EA6">
        <w:rPr>
          <w:rFonts w:ascii="Times New Roman" w:hAnsi="Times New Roman" w:cs="Times New Roman"/>
          <w:sz w:val="24"/>
          <w:szCs w:val="24"/>
          <w:lang w:val="fr-FR"/>
        </w:rPr>
        <w:t xml:space="preserve"> transmis</w:t>
      </w:r>
      <w:r w:rsidR="00F04C6B">
        <w:rPr>
          <w:rFonts w:ascii="Times New Roman" w:hAnsi="Times New Roman" w:cs="Times New Roman"/>
          <w:sz w:val="24"/>
          <w:szCs w:val="24"/>
          <w:lang w:val="fr-FR"/>
        </w:rPr>
        <w:t>es</w:t>
      </w:r>
      <w:r w:rsidRPr="00FC4EA6">
        <w:rPr>
          <w:rFonts w:ascii="Times New Roman" w:hAnsi="Times New Roman" w:cs="Times New Roman"/>
          <w:sz w:val="24"/>
          <w:szCs w:val="24"/>
          <w:lang w:val="fr-FR"/>
        </w:rPr>
        <w:t xml:space="preserve"> et </w:t>
      </w:r>
      <w:r w:rsidR="00F04C6B">
        <w:rPr>
          <w:rFonts w:ascii="Times New Roman" w:hAnsi="Times New Roman" w:cs="Times New Roman"/>
          <w:sz w:val="24"/>
          <w:szCs w:val="24"/>
          <w:lang w:val="fr-FR"/>
        </w:rPr>
        <w:t xml:space="preserve">pour </w:t>
      </w:r>
      <w:r w:rsidRPr="00FC4EA6">
        <w:rPr>
          <w:rFonts w:ascii="Times New Roman" w:hAnsi="Times New Roman" w:cs="Times New Roman"/>
          <w:sz w:val="24"/>
          <w:szCs w:val="24"/>
          <w:lang w:val="fr-FR"/>
        </w:rPr>
        <w:t xml:space="preserve">les conseils </w:t>
      </w:r>
      <w:r w:rsidR="00F04C6B">
        <w:rPr>
          <w:rFonts w:ascii="Times New Roman" w:hAnsi="Times New Roman" w:cs="Times New Roman"/>
          <w:sz w:val="24"/>
          <w:szCs w:val="24"/>
          <w:lang w:val="fr-FR"/>
        </w:rPr>
        <w:t xml:space="preserve">prodigués durant </w:t>
      </w:r>
      <w:r w:rsidRPr="00FC4EA6">
        <w:rPr>
          <w:rFonts w:ascii="Times New Roman" w:hAnsi="Times New Roman" w:cs="Times New Roman"/>
          <w:sz w:val="24"/>
          <w:szCs w:val="24"/>
          <w:lang w:val="fr-FR"/>
        </w:rPr>
        <w:t>chaque unité d’enseignement.</w:t>
      </w:r>
    </w:p>
    <w:p w14:paraId="004F281D" w14:textId="77777777" w:rsidR="00530927" w:rsidRPr="00FC4EA6" w:rsidRDefault="00530927"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Tout le </w:t>
      </w:r>
      <w:r w:rsidRPr="00FC4EA6">
        <w:rPr>
          <w:rFonts w:ascii="Times New Roman" w:hAnsi="Times New Roman" w:cs="Times New Roman"/>
          <w:b/>
          <w:sz w:val="24"/>
          <w:szCs w:val="24"/>
          <w:lang w:val="fr-FR"/>
        </w:rPr>
        <w:t xml:space="preserve">personnel de l’HPN, CHR et l’HRN </w:t>
      </w:r>
      <w:r w:rsidRPr="00FC4EA6">
        <w:rPr>
          <w:rFonts w:ascii="Times New Roman" w:hAnsi="Times New Roman" w:cs="Times New Roman"/>
          <w:sz w:val="24"/>
          <w:szCs w:val="24"/>
          <w:lang w:val="fr-FR"/>
        </w:rPr>
        <w:t>pour nous avoir imprégné le sens de la ponctualité et de la discipline au travail durant nos stages ;</w:t>
      </w:r>
    </w:p>
    <w:p w14:paraId="77C28F23" w14:textId="0FE60E1D" w:rsidR="00530927" w:rsidRPr="00FC4EA6" w:rsidRDefault="00530927"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lastRenderedPageBreak/>
        <w:t xml:space="preserve">Tous mes </w:t>
      </w:r>
      <w:r w:rsidRPr="00FC4EA6">
        <w:rPr>
          <w:rFonts w:ascii="Times New Roman" w:hAnsi="Times New Roman" w:cs="Times New Roman"/>
          <w:b/>
          <w:sz w:val="24"/>
          <w:szCs w:val="24"/>
          <w:lang w:val="fr-FR"/>
        </w:rPr>
        <w:t>promotionnaires</w:t>
      </w:r>
      <w:r w:rsidRPr="00FC4EA6">
        <w:rPr>
          <w:rFonts w:ascii="Times New Roman" w:hAnsi="Times New Roman" w:cs="Times New Roman"/>
          <w:sz w:val="24"/>
          <w:szCs w:val="24"/>
          <w:lang w:val="fr-FR"/>
        </w:rPr>
        <w:t xml:space="preserve">, avec qui on a partagé les efforts, les doutes, les joies et les réussites.  </w:t>
      </w:r>
      <w:r w:rsidR="00725BF3" w:rsidRPr="00FC4EA6">
        <w:rPr>
          <w:rFonts w:ascii="Times New Roman" w:hAnsi="Times New Roman" w:cs="Times New Roman"/>
          <w:sz w:val="24"/>
          <w:szCs w:val="24"/>
          <w:lang w:val="fr-FR"/>
        </w:rPr>
        <w:t>Leur esprit</w:t>
      </w:r>
      <w:r w:rsidRPr="00FC4EA6">
        <w:rPr>
          <w:rFonts w:ascii="Times New Roman" w:hAnsi="Times New Roman" w:cs="Times New Roman"/>
          <w:sz w:val="24"/>
          <w:szCs w:val="24"/>
          <w:lang w:val="fr-FR"/>
        </w:rPr>
        <w:t xml:space="preserve"> de </w:t>
      </w:r>
      <w:r w:rsidR="00725BF3" w:rsidRPr="00FC4EA6">
        <w:rPr>
          <w:rFonts w:ascii="Times New Roman" w:hAnsi="Times New Roman" w:cs="Times New Roman"/>
          <w:sz w:val="24"/>
          <w:szCs w:val="24"/>
          <w:lang w:val="fr-FR"/>
        </w:rPr>
        <w:t>solidarité et</w:t>
      </w:r>
      <w:r w:rsidRPr="00FC4EA6">
        <w:rPr>
          <w:rFonts w:ascii="Times New Roman" w:hAnsi="Times New Roman" w:cs="Times New Roman"/>
          <w:sz w:val="24"/>
          <w:szCs w:val="24"/>
          <w:lang w:val="fr-FR"/>
        </w:rPr>
        <w:t xml:space="preserve"> leur amitié ont rendu cette aventure plus enrichissante</w:t>
      </w:r>
    </w:p>
    <w:p w14:paraId="7DFA312A" w14:textId="5FB46893" w:rsidR="00530927" w:rsidRPr="00FC4EA6" w:rsidRDefault="00530927"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Papa </w:t>
      </w:r>
      <w:r w:rsidR="00725BF3" w:rsidRPr="00FC4EA6">
        <w:rPr>
          <w:rFonts w:ascii="Times New Roman" w:hAnsi="Times New Roman" w:cs="Times New Roman"/>
          <w:b/>
          <w:sz w:val="24"/>
          <w:szCs w:val="24"/>
          <w:lang w:val="fr-FR"/>
        </w:rPr>
        <w:t xml:space="preserve">TCHINDA </w:t>
      </w:r>
      <w:proofErr w:type="spellStart"/>
      <w:r w:rsidR="00725BF3" w:rsidRPr="00FC4EA6">
        <w:rPr>
          <w:rFonts w:ascii="Times New Roman" w:hAnsi="Times New Roman" w:cs="Times New Roman"/>
          <w:b/>
          <w:sz w:val="24"/>
          <w:szCs w:val="24"/>
          <w:lang w:val="fr-FR"/>
        </w:rPr>
        <w:t>Appolin</w:t>
      </w:r>
      <w:proofErr w:type="spellEnd"/>
      <w:r w:rsidRPr="00FC4EA6">
        <w:rPr>
          <w:rFonts w:ascii="Times New Roman" w:hAnsi="Times New Roman" w:cs="Times New Roman"/>
          <w:b/>
          <w:sz w:val="24"/>
          <w:szCs w:val="24"/>
          <w:lang w:val="fr-FR"/>
        </w:rPr>
        <w:t xml:space="preserve"> </w:t>
      </w:r>
      <w:r w:rsidR="00AB56D8" w:rsidRPr="00FC4EA6">
        <w:rPr>
          <w:rFonts w:ascii="Times New Roman" w:hAnsi="Times New Roman" w:cs="Times New Roman"/>
          <w:sz w:val="24"/>
          <w:szCs w:val="24"/>
          <w:lang w:val="fr-FR"/>
        </w:rPr>
        <w:t>pour tout</w:t>
      </w:r>
      <w:r w:rsidRPr="00FC4EA6">
        <w:rPr>
          <w:rFonts w:ascii="Times New Roman" w:hAnsi="Times New Roman" w:cs="Times New Roman"/>
          <w:sz w:val="24"/>
          <w:szCs w:val="24"/>
          <w:lang w:val="fr-FR"/>
        </w:rPr>
        <w:t xml:space="preserve"> </w:t>
      </w:r>
      <w:r w:rsidR="00AB56D8" w:rsidRPr="00FC4EA6">
        <w:rPr>
          <w:rFonts w:ascii="Times New Roman" w:hAnsi="Times New Roman" w:cs="Times New Roman"/>
          <w:sz w:val="24"/>
          <w:szCs w:val="24"/>
          <w:lang w:val="fr-FR"/>
        </w:rPr>
        <w:t>son</w:t>
      </w:r>
      <w:r w:rsidRPr="00FC4EA6">
        <w:rPr>
          <w:rFonts w:ascii="Times New Roman" w:hAnsi="Times New Roman" w:cs="Times New Roman"/>
          <w:sz w:val="24"/>
          <w:szCs w:val="24"/>
          <w:lang w:val="fr-FR"/>
        </w:rPr>
        <w:t xml:space="preserve"> soutien et son accompagnement ;</w:t>
      </w:r>
    </w:p>
    <w:p w14:paraId="023D25CD" w14:textId="638DF3F7" w:rsidR="00530927" w:rsidRPr="00FC4EA6" w:rsidRDefault="00530927"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La famille</w:t>
      </w:r>
      <w:r w:rsidRPr="00FC4EA6">
        <w:rPr>
          <w:rFonts w:ascii="Times New Roman" w:hAnsi="Times New Roman" w:cs="Times New Roman"/>
          <w:b/>
          <w:sz w:val="24"/>
          <w:szCs w:val="24"/>
          <w:lang w:val="fr-FR"/>
        </w:rPr>
        <w:t xml:space="preserve"> FONO</w:t>
      </w:r>
      <w:r w:rsidRPr="00FC4EA6">
        <w:rPr>
          <w:rFonts w:ascii="Times New Roman" w:hAnsi="Times New Roman" w:cs="Times New Roman"/>
          <w:sz w:val="24"/>
          <w:szCs w:val="24"/>
          <w:lang w:val="fr-FR"/>
        </w:rPr>
        <w:t xml:space="preserve"> pour leur en</w:t>
      </w:r>
      <w:r w:rsidR="00AB56D8" w:rsidRPr="00FC4EA6">
        <w:rPr>
          <w:rFonts w:ascii="Times New Roman" w:hAnsi="Times New Roman" w:cs="Times New Roman"/>
          <w:sz w:val="24"/>
          <w:szCs w:val="24"/>
          <w:lang w:val="fr-FR"/>
        </w:rPr>
        <w:t xml:space="preserve">couragement et tout ce </w:t>
      </w:r>
      <w:r w:rsidRPr="00FC4EA6">
        <w:rPr>
          <w:rFonts w:ascii="Times New Roman" w:hAnsi="Times New Roman" w:cs="Times New Roman"/>
          <w:sz w:val="24"/>
          <w:szCs w:val="24"/>
          <w:lang w:val="fr-FR"/>
        </w:rPr>
        <w:t>qu’ils m’ont apporté ;</w:t>
      </w:r>
    </w:p>
    <w:p w14:paraId="7EDFE197" w14:textId="1293A4E8" w:rsidR="00530927" w:rsidRPr="00FC4EA6" w:rsidRDefault="00530927"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Ma maman </w:t>
      </w:r>
      <w:r w:rsidR="00AB56D8" w:rsidRPr="00FC4EA6">
        <w:rPr>
          <w:rFonts w:ascii="Times New Roman" w:hAnsi="Times New Roman" w:cs="Times New Roman"/>
          <w:b/>
          <w:sz w:val="24"/>
          <w:szCs w:val="24"/>
          <w:lang w:val="fr-FR"/>
        </w:rPr>
        <w:t>MAKOU Emilienne</w:t>
      </w:r>
      <w:r w:rsidRPr="00FC4EA6">
        <w:rPr>
          <w:rFonts w:ascii="Times New Roman" w:hAnsi="Times New Roman" w:cs="Times New Roman"/>
          <w:sz w:val="24"/>
          <w:szCs w:val="24"/>
          <w:lang w:val="fr-FR"/>
        </w:rPr>
        <w:t xml:space="preserve"> </w:t>
      </w:r>
      <w:r w:rsidR="00AB56D8" w:rsidRPr="00FC4EA6">
        <w:rPr>
          <w:rFonts w:ascii="Times New Roman" w:hAnsi="Times New Roman" w:cs="Times New Roman"/>
          <w:sz w:val="24"/>
          <w:szCs w:val="24"/>
          <w:lang w:val="fr-FR"/>
        </w:rPr>
        <w:t>pour ses</w:t>
      </w:r>
      <w:r w:rsidRPr="00FC4EA6">
        <w:rPr>
          <w:rFonts w:ascii="Times New Roman" w:hAnsi="Times New Roman" w:cs="Times New Roman"/>
          <w:sz w:val="24"/>
          <w:szCs w:val="24"/>
          <w:lang w:val="fr-FR"/>
        </w:rPr>
        <w:t xml:space="preserve"> conseils, son soutien moral et ses prières ;</w:t>
      </w:r>
    </w:p>
    <w:p w14:paraId="6DDE5FEE" w14:textId="3626F22C" w:rsidR="00530927" w:rsidRPr="00FC4EA6" w:rsidRDefault="00AB56D8"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La grande </w:t>
      </w:r>
      <w:r w:rsidR="00530927" w:rsidRPr="00FC4EA6">
        <w:rPr>
          <w:rFonts w:ascii="Times New Roman" w:hAnsi="Times New Roman" w:cs="Times New Roman"/>
          <w:sz w:val="24"/>
          <w:szCs w:val="24"/>
          <w:lang w:val="fr-FR"/>
        </w:rPr>
        <w:t xml:space="preserve">famille </w:t>
      </w:r>
      <w:r w:rsidRPr="00FC4EA6">
        <w:rPr>
          <w:rFonts w:ascii="Times New Roman" w:hAnsi="Times New Roman" w:cs="Times New Roman"/>
          <w:b/>
          <w:sz w:val="24"/>
          <w:szCs w:val="24"/>
          <w:lang w:val="fr-FR"/>
        </w:rPr>
        <w:t>NGNINHUI Maurice</w:t>
      </w:r>
      <w:r w:rsidR="00530927" w:rsidRPr="00FC4EA6">
        <w:rPr>
          <w:rFonts w:ascii="Times New Roman" w:hAnsi="Times New Roman" w:cs="Times New Roman"/>
          <w:b/>
          <w:sz w:val="24"/>
          <w:szCs w:val="24"/>
          <w:lang w:val="fr-FR"/>
        </w:rPr>
        <w:t xml:space="preserve"> </w:t>
      </w:r>
      <w:r w:rsidR="00530927" w:rsidRPr="00FC4EA6">
        <w:rPr>
          <w:rFonts w:ascii="Times New Roman" w:hAnsi="Times New Roman" w:cs="Times New Roman"/>
          <w:sz w:val="24"/>
          <w:szCs w:val="24"/>
          <w:lang w:val="fr-FR"/>
        </w:rPr>
        <w:t>po</w:t>
      </w:r>
      <w:r w:rsidRPr="00FC4EA6">
        <w:rPr>
          <w:rFonts w:ascii="Times New Roman" w:hAnsi="Times New Roman" w:cs="Times New Roman"/>
          <w:sz w:val="24"/>
          <w:szCs w:val="24"/>
          <w:lang w:val="fr-FR"/>
        </w:rPr>
        <w:t xml:space="preserve">ur la bénédiction, les prières et </w:t>
      </w:r>
      <w:r w:rsidR="006B2CFE" w:rsidRPr="00FC4EA6">
        <w:rPr>
          <w:rFonts w:ascii="Times New Roman" w:hAnsi="Times New Roman" w:cs="Times New Roman"/>
          <w:sz w:val="24"/>
          <w:szCs w:val="24"/>
          <w:lang w:val="fr-FR"/>
        </w:rPr>
        <w:t>leur amour inconditionnel</w:t>
      </w:r>
      <w:r w:rsidR="00530927" w:rsidRPr="00FC4EA6">
        <w:rPr>
          <w:rFonts w:ascii="Times New Roman" w:hAnsi="Times New Roman" w:cs="Times New Roman"/>
          <w:sz w:val="24"/>
          <w:szCs w:val="24"/>
          <w:lang w:val="fr-FR"/>
        </w:rPr>
        <w:t> ;</w:t>
      </w:r>
    </w:p>
    <w:p w14:paraId="07132AF8" w14:textId="64E0C2DF" w:rsidR="00530927" w:rsidRPr="00FC4EA6" w:rsidRDefault="00530927"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Mes </w:t>
      </w:r>
      <w:r w:rsidRPr="00FC4EA6">
        <w:rPr>
          <w:rFonts w:ascii="Times New Roman" w:hAnsi="Times New Roman" w:cs="Times New Roman"/>
          <w:b/>
          <w:sz w:val="24"/>
          <w:szCs w:val="24"/>
          <w:lang w:val="fr-FR"/>
        </w:rPr>
        <w:t>frères et sœurs,</w:t>
      </w:r>
      <w:r w:rsidRPr="00FC4EA6">
        <w:rPr>
          <w:rFonts w:ascii="Times New Roman" w:hAnsi="Times New Roman" w:cs="Times New Roman"/>
          <w:sz w:val="24"/>
          <w:szCs w:val="24"/>
          <w:lang w:val="fr-FR"/>
        </w:rPr>
        <w:t xml:space="preserve"> pour leur soutien moral constant, leurs prières, leurs encouragements et leur présence bienveillante même </w:t>
      </w:r>
      <w:r w:rsidR="00AB56D8" w:rsidRPr="00FC4EA6">
        <w:rPr>
          <w:rFonts w:ascii="Times New Roman" w:hAnsi="Times New Roman" w:cs="Times New Roman"/>
          <w:sz w:val="24"/>
          <w:szCs w:val="24"/>
          <w:lang w:val="fr-FR"/>
        </w:rPr>
        <w:t xml:space="preserve">à distance. Leur amour et leur </w:t>
      </w:r>
      <w:r w:rsidRPr="00FC4EA6">
        <w:rPr>
          <w:rFonts w:ascii="Times New Roman" w:hAnsi="Times New Roman" w:cs="Times New Roman"/>
          <w:sz w:val="24"/>
          <w:szCs w:val="24"/>
          <w:lang w:val="fr-FR"/>
        </w:rPr>
        <w:t>confiance ont été une source précieuse de motivation dan</w:t>
      </w:r>
      <w:r w:rsidR="00424F10" w:rsidRPr="00FC4EA6">
        <w:rPr>
          <w:rFonts w:ascii="Times New Roman" w:hAnsi="Times New Roman" w:cs="Times New Roman"/>
          <w:sz w:val="24"/>
          <w:szCs w:val="24"/>
          <w:lang w:val="fr-FR"/>
        </w:rPr>
        <w:t>s les moments les plus exigeant</w:t>
      </w:r>
      <w:r w:rsidRPr="00FC4EA6">
        <w:rPr>
          <w:rFonts w:ascii="Times New Roman" w:hAnsi="Times New Roman" w:cs="Times New Roman"/>
          <w:sz w:val="24"/>
          <w:szCs w:val="24"/>
          <w:lang w:val="fr-FR"/>
        </w:rPr>
        <w:t>s de mon parcours ;</w:t>
      </w:r>
    </w:p>
    <w:p w14:paraId="0564292A" w14:textId="7C0C8A25" w:rsidR="00530927" w:rsidRPr="00FC4EA6" w:rsidRDefault="00530927"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Toute </w:t>
      </w:r>
      <w:r w:rsidRPr="00FC4EA6">
        <w:rPr>
          <w:rFonts w:ascii="Times New Roman" w:hAnsi="Times New Roman" w:cs="Times New Roman"/>
          <w:b/>
          <w:sz w:val="24"/>
          <w:szCs w:val="24"/>
          <w:lang w:val="fr-FR"/>
        </w:rPr>
        <w:t xml:space="preserve">ma famille </w:t>
      </w:r>
      <w:r w:rsidRPr="00FC4EA6">
        <w:rPr>
          <w:rFonts w:ascii="Times New Roman" w:hAnsi="Times New Roman" w:cs="Times New Roman"/>
          <w:sz w:val="24"/>
          <w:szCs w:val="24"/>
          <w:lang w:val="fr-FR"/>
        </w:rPr>
        <w:t>(oncles, tan</w:t>
      </w:r>
      <w:r w:rsidR="00725BF3" w:rsidRPr="00FC4EA6">
        <w:rPr>
          <w:rFonts w:ascii="Times New Roman" w:hAnsi="Times New Roman" w:cs="Times New Roman"/>
          <w:sz w:val="24"/>
          <w:szCs w:val="24"/>
          <w:lang w:val="fr-FR"/>
        </w:rPr>
        <w:t xml:space="preserve">tes, cousins et cousines) pour </w:t>
      </w:r>
      <w:r w:rsidRPr="00FC4EA6">
        <w:rPr>
          <w:rFonts w:ascii="Times New Roman" w:hAnsi="Times New Roman" w:cs="Times New Roman"/>
          <w:sz w:val="24"/>
          <w:szCs w:val="24"/>
          <w:lang w:val="fr-FR"/>
        </w:rPr>
        <w:t>leur soutien, leur encouragement sincère et leur présence précieuse tout au long de ce parcours. Leur amour et leur bienveillance nous ont énormément aidés à avancer</w:t>
      </w:r>
    </w:p>
    <w:p w14:paraId="6E8BE528" w14:textId="77777777" w:rsidR="00530927" w:rsidRPr="00FC4EA6" w:rsidRDefault="00530927"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Mes </w:t>
      </w:r>
      <w:r w:rsidRPr="00FC4EA6">
        <w:rPr>
          <w:rFonts w:ascii="Times New Roman" w:hAnsi="Times New Roman" w:cs="Times New Roman"/>
          <w:b/>
          <w:sz w:val="24"/>
          <w:szCs w:val="24"/>
          <w:lang w:val="fr-FR"/>
        </w:rPr>
        <w:t xml:space="preserve">amies et connaissances, </w:t>
      </w:r>
      <w:r w:rsidRPr="00FC4EA6">
        <w:rPr>
          <w:rFonts w:ascii="Times New Roman" w:hAnsi="Times New Roman" w:cs="Times New Roman"/>
          <w:sz w:val="24"/>
          <w:szCs w:val="24"/>
          <w:lang w:val="fr-FR"/>
        </w:rPr>
        <w:t>pour le soutien tant moral que financier ;</w:t>
      </w:r>
    </w:p>
    <w:p w14:paraId="07E31284" w14:textId="79806090" w:rsidR="00530927" w:rsidRPr="00FC4EA6" w:rsidRDefault="00AB56D8"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Tou</w:t>
      </w:r>
      <w:r w:rsidR="00424F10" w:rsidRPr="00FC4EA6">
        <w:rPr>
          <w:rFonts w:ascii="Times New Roman" w:hAnsi="Times New Roman" w:cs="Times New Roman"/>
          <w:sz w:val="24"/>
          <w:szCs w:val="24"/>
          <w:lang w:val="fr-FR"/>
        </w:rPr>
        <w:t>s</w:t>
      </w:r>
      <w:r w:rsidR="00530927" w:rsidRPr="00FC4EA6">
        <w:rPr>
          <w:rFonts w:ascii="Times New Roman" w:hAnsi="Times New Roman" w:cs="Times New Roman"/>
          <w:sz w:val="24"/>
          <w:szCs w:val="24"/>
          <w:lang w:val="fr-FR"/>
        </w:rPr>
        <w:t xml:space="preserve"> </w:t>
      </w:r>
      <w:r w:rsidR="00530927" w:rsidRPr="00FC4EA6">
        <w:rPr>
          <w:rFonts w:ascii="Times New Roman" w:hAnsi="Times New Roman" w:cs="Times New Roman"/>
          <w:b/>
          <w:sz w:val="24"/>
          <w:szCs w:val="24"/>
          <w:lang w:val="fr-FR"/>
        </w:rPr>
        <w:t xml:space="preserve">les couples </w:t>
      </w:r>
      <w:r w:rsidR="00530927" w:rsidRPr="00FC4EA6">
        <w:rPr>
          <w:rFonts w:ascii="Times New Roman" w:hAnsi="Times New Roman" w:cs="Times New Roman"/>
          <w:sz w:val="24"/>
          <w:szCs w:val="24"/>
          <w:lang w:val="fr-FR"/>
        </w:rPr>
        <w:t>qui ont sacrifiés leur temps pour répondre à notre questionnaire ;</w:t>
      </w:r>
    </w:p>
    <w:p w14:paraId="2D4A037B" w14:textId="48E13F51" w:rsidR="00530927" w:rsidRPr="00FC4EA6" w:rsidRDefault="00530927" w:rsidP="00C73D34">
      <w:pPr>
        <w:numPr>
          <w:ilvl w:val="0"/>
          <w:numId w:val="35"/>
        </w:numPr>
        <w:spacing w:after="0"/>
        <w:contextualSpacing/>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Tous ceux et celle qui ont contribué de près ou </w:t>
      </w:r>
      <w:r w:rsidR="00725BF3" w:rsidRPr="00FC4EA6">
        <w:rPr>
          <w:rFonts w:ascii="Times New Roman" w:hAnsi="Times New Roman" w:cs="Times New Roman"/>
          <w:sz w:val="24"/>
          <w:szCs w:val="24"/>
          <w:lang w:val="fr-FR"/>
        </w:rPr>
        <w:t>de loin à la réalisation</w:t>
      </w:r>
      <w:r w:rsidRPr="00FC4EA6">
        <w:rPr>
          <w:rFonts w:ascii="Times New Roman" w:hAnsi="Times New Roman" w:cs="Times New Roman"/>
          <w:sz w:val="24"/>
          <w:szCs w:val="24"/>
          <w:lang w:val="fr-FR"/>
        </w:rPr>
        <w:t xml:space="preserve"> de ce mémoire et dont le nom ne figure pas ci-dessus, </w:t>
      </w:r>
      <w:r w:rsidR="00725BF3" w:rsidRPr="00FC4EA6">
        <w:rPr>
          <w:rFonts w:ascii="Times New Roman" w:hAnsi="Times New Roman" w:cs="Times New Roman"/>
          <w:sz w:val="24"/>
          <w:szCs w:val="24"/>
          <w:lang w:val="fr-FR"/>
        </w:rPr>
        <w:t>trouvez ici</w:t>
      </w:r>
      <w:r w:rsidRPr="00FC4EA6">
        <w:rPr>
          <w:rFonts w:ascii="Times New Roman" w:hAnsi="Times New Roman" w:cs="Times New Roman"/>
          <w:sz w:val="24"/>
          <w:szCs w:val="24"/>
          <w:lang w:val="fr-FR"/>
        </w:rPr>
        <w:t xml:space="preserve"> l’expression de ma profonde gratitude.</w:t>
      </w:r>
    </w:p>
    <w:p w14:paraId="05F250D5" w14:textId="77777777" w:rsidR="00530927" w:rsidRPr="00FC4EA6" w:rsidRDefault="00530927" w:rsidP="00C73D34">
      <w:pPr>
        <w:pStyle w:val="Titre1"/>
        <w:spacing w:after="0"/>
        <w:jc w:val="both"/>
        <w:rPr>
          <w:rFonts w:ascii="Times New Roman" w:hAnsi="Times New Roman" w:cs="Times New Roman"/>
          <w:color w:val="auto"/>
          <w:kern w:val="0"/>
          <w:lang w:val="fr-FR"/>
        </w:rPr>
      </w:pPr>
    </w:p>
    <w:p w14:paraId="068887CA" w14:textId="77777777" w:rsidR="004F1B96" w:rsidRPr="00FC4EA6" w:rsidRDefault="004F1B96" w:rsidP="00C73D34">
      <w:pPr>
        <w:jc w:val="both"/>
        <w:rPr>
          <w:lang w:val="fr-FR"/>
        </w:rPr>
      </w:pPr>
    </w:p>
    <w:p w14:paraId="3ECE0F8C" w14:textId="77777777" w:rsidR="004F1B96" w:rsidRPr="00FC4EA6" w:rsidRDefault="004F1B96" w:rsidP="00C73D34">
      <w:pPr>
        <w:jc w:val="both"/>
        <w:rPr>
          <w:lang w:val="fr-FR"/>
        </w:rPr>
      </w:pPr>
    </w:p>
    <w:p w14:paraId="02374C6C" w14:textId="77777777" w:rsidR="004F1B96" w:rsidRPr="00FC4EA6" w:rsidRDefault="004F1B96" w:rsidP="00C73D34">
      <w:pPr>
        <w:jc w:val="both"/>
        <w:rPr>
          <w:lang w:val="fr-FR"/>
        </w:rPr>
      </w:pPr>
    </w:p>
    <w:p w14:paraId="1E7B878E" w14:textId="77777777" w:rsidR="004F1B96" w:rsidRPr="00FC4EA6" w:rsidRDefault="004F1B96" w:rsidP="00C73D34">
      <w:pPr>
        <w:jc w:val="both"/>
        <w:rPr>
          <w:lang w:val="fr-FR"/>
        </w:rPr>
      </w:pPr>
    </w:p>
    <w:p w14:paraId="4CE4388F" w14:textId="77777777" w:rsidR="00072629" w:rsidRPr="00FC4EA6" w:rsidRDefault="00072629" w:rsidP="00C73D34">
      <w:pPr>
        <w:jc w:val="both"/>
        <w:rPr>
          <w:lang w:val="fr-FR"/>
        </w:rPr>
      </w:pPr>
    </w:p>
    <w:p w14:paraId="0FACDE9C" w14:textId="77777777" w:rsidR="00072629" w:rsidRPr="00FC4EA6" w:rsidRDefault="00072629" w:rsidP="00C73D34">
      <w:pPr>
        <w:jc w:val="both"/>
        <w:rPr>
          <w:lang w:val="fr-FR"/>
        </w:rPr>
      </w:pPr>
    </w:p>
    <w:p w14:paraId="75E4D319" w14:textId="77777777" w:rsidR="00072629" w:rsidRPr="00FC4EA6" w:rsidRDefault="00072629" w:rsidP="00C73D34">
      <w:pPr>
        <w:jc w:val="both"/>
        <w:rPr>
          <w:lang w:val="fr-FR"/>
        </w:rPr>
      </w:pPr>
    </w:p>
    <w:p w14:paraId="66834A69" w14:textId="77777777" w:rsidR="00072629" w:rsidRPr="00FC4EA6" w:rsidRDefault="00072629" w:rsidP="00C73D34">
      <w:pPr>
        <w:jc w:val="both"/>
        <w:rPr>
          <w:lang w:val="fr-FR"/>
        </w:rPr>
      </w:pPr>
    </w:p>
    <w:p w14:paraId="6D7B6B71" w14:textId="77777777" w:rsidR="004F1B96" w:rsidRPr="00FC4EA6" w:rsidRDefault="004F1B96" w:rsidP="006B12AE">
      <w:pPr>
        <w:jc w:val="center"/>
        <w:outlineLvl w:val="0"/>
        <w:rPr>
          <w:rFonts w:ascii="Times New Roman" w:hAnsi="Times New Roman" w:cs="Times New Roman"/>
          <w:color w:val="000000" w:themeColor="text1"/>
          <w:sz w:val="24"/>
          <w:szCs w:val="28"/>
          <w:lang w:val="fr-FR"/>
        </w:rPr>
      </w:pPr>
      <w:bookmarkStart w:id="15" w:name="_Toc239694585"/>
      <w:bookmarkStart w:id="16" w:name="_Toc239694607"/>
      <w:r w:rsidRPr="00FC4EA6">
        <w:rPr>
          <w:rFonts w:ascii="Times New Roman" w:hAnsi="Times New Roman" w:cs="Times New Roman"/>
          <w:b/>
          <w:color w:val="000000" w:themeColor="text1"/>
          <w:sz w:val="24"/>
          <w:szCs w:val="24"/>
          <w:lang w:val="fr-FR"/>
        </w:rPr>
        <w:lastRenderedPageBreak/>
        <w:t>LISTE DU PERSONNEL ADMINISTRATIF, DES ENSEIGNANTS PERMANENTS ET ASSOCIES DE L’ECOLE DE FORMATION DU PERSONNEL DE SANTE ISSTMADD (ANNEES ACADEMIQUES 2023-2026)</w:t>
      </w:r>
      <w:bookmarkEnd w:id="15"/>
      <w:bookmarkEnd w:id="16"/>
    </w:p>
    <w:p w14:paraId="4BCCEE06" w14:textId="77777777" w:rsidR="004F1B96" w:rsidRPr="00FC4EA6" w:rsidRDefault="004F1B96" w:rsidP="00C73D34">
      <w:pPr>
        <w:numPr>
          <w:ilvl w:val="0"/>
          <w:numId w:val="36"/>
        </w:numPr>
        <w:spacing w:after="160" w:line="256" w:lineRule="auto"/>
        <w:jc w:val="both"/>
        <w:rPr>
          <w:rFonts w:ascii="Times New Roman" w:hAnsi="Times New Roman" w:cs="Times New Roman"/>
          <w:b/>
          <w:bCs/>
          <w:sz w:val="24"/>
          <w:szCs w:val="24"/>
          <w:lang w:val="fr-FR"/>
        </w:rPr>
      </w:pPr>
      <w:r w:rsidRPr="00FC4EA6">
        <w:rPr>
          <w:rFonts w:ascii="Times New Roman" w:hAnsi="Times New Roman" w:cs="Times New Roman"/>
          <w:b/>
          <w:bCs/>
          <w:sz w:val="24"/>
          <w:szCs w:val="24"/>
          <w:lang w:val="fr-FR"/>
        </w:rPr>
        <w:t>PERSONNELS ADMINISTRATIFS</w:t>
      </w:r>
    </w:p>
    <w:p w14:paraId="0FD42F5A" w14:textId="0BE767F0" w:rsidR="004F1B96" w:rsidRPr="00FC4EA6" w:rsidRDefault="00B1674B" w:rsidP="00C73D34">
      <w:pPr>
        <w:pStyle w:val="Lgende"/>
        <w:jc w:val="both"/>
        <w:rPr>
          <w:rFonts w:ascii="Times New Roman" w:hAnsi="Times New Roman" w:cs="Times New Roman"/>
          <w:bCs/>
          <w:i w:val="0"/>
          <w:color w:val="auto"/>
          <w:sz w:val="24"/>
          <w:szCs w:val="24"/>
          <w:lang w:val="fr-FR"/>
        </w:rPr>
      </w:pPr>
      <w:bookmarkStart w:id="17" w:name="_Toc239432494"/>
      <w:r w:rsidRPr="00FC4EA6">
        <w:rPr>
          <w:rFonts w:ascii="Times New Roman" w:hAnsi="Times New Roman" w:cs="Times New Roman"/>
          <w:b/>
          <w:i w:val="0"/>
          <w:color w:val="auto"/>
          <w:sz w:val="24"/>
          <w:szCs w:val="24"/>
          <w:lang w:val="fr-FR"/>
        </w:rPr>
        <w:t>Tableau</w:t>
      </w:r>
      <w:r w:rsidR="00CC374C" w:rsidRPr="00FC4EA6">
        <w:rPr>
          <w:rFonts w:ascii="Times New Roman" w:hAnsi="Times New Roman" w:cs="Times New Roman"/>
          <w:b/>
          <w:i w:val="0"/>
          <w:color w:val="auto"/>
          <w:sz w:val="24"/>
          <w:szCs w:val="24"/>
          <w:lang w:val="fr-FR"/>
        </w:rPr>
        <w:t xml:space="preserve"> I </w:t>
      </w:r>
      <w:r w:rsidR="00A2694B" w:rsidRPr="00FC4EA6">
        <w:rPr>
          <w:rFonts w:ascii="Times New Roman" w:hAnsi="Times New Roman" w:cs="Times New Roman"/>
          <w:bCs/>
          <w:i w:val="0"/>
          <w:color w:val="auto"/>
          <w:sz w:val="24"/>
          <w:szCs w:val="24"/>
          <w:lang w:val="fr-FR"/>
        </w:rPr>
        <w:t>: liste du personnel administratif</w:t>
      </w:r>
      <w:bookmarkEnd w:id="17"/>
    </w:p>
    <w:tbl>
      <w:tblPr>
        <w:tblStyle w:val="Grilledutableau"/>
        <w:tblW w:w="0" w:type="auto"/>
        <w:tblLayout w:type="fixed"/>
        <w:tblLook w:val="04A0" w:firstRow="1" w:lastRow="0" w:firstColumn="1" w:lastColumn="0" w:noHBand="0" w:noVBand="1"/>
      </w:tblPr>
      <w:tblGrid>
        <w:gridCol w:w="2384"/>
        <w:gridCol w:w="3612"/>
        <w:gridCol w:w="2739"/>
      </w:tblGrid>
      <w:tr w:rsidR="004F1B96" w:rsidRPr="00FC4EA6" w14:paraId="5B858C03" w14:textId="77777777" w:rsidTr="00C73D34">
        <w:trPr>
          <w:trHeight w:val="1040"/>
        </w:trPr>
        <w:tc>
          <w:tcPr>
            <w:tcW w:w="2384" w:type="dxa"/>
            <w:tcBorders>
              <w:top w:val="single" w:sz="4" w:space="0" w:color="auto"/>
              <w:left w:val="single" w:sz="4" w:space="0" w:color="auto"/>
              <w:bottom w:val="single" w:sz="4" w:space="0" w:color="auto"/>
              <w:right w:val="single" w:sz="4" w:space="0" w:color="auto"/>
            </w:tcBorders>
            <w:hideMark/>
          </w:tcPr>
          <w:p w14:paraId="5A295AFF" w14:textId="77777777" w:rsidR="004F1B96" w:rsidRPr="00FC4EA6" w:rsidRDefault="004F1B96" w:rsidP="00C73D34">
            <w:pPr>
              <w:spacing w:after="0"/>
              <w:jc w:val="both"/>
              <w:rPr>
                <w:rFonts w:ascii="Times New Roman" w:hAnsi="Times New Roman" w:cs="Times New Roman"/>
                <w:b/>
                <w:sz w:val="24"/>
                <w:szCs w:val="24"/>
              </w:rPr>
            </w:pPr>
            <w:r w:rsidRPr="00FC4EA6">
              <w:rPr>
                <w:rFonts w:ascii="Times New Roman" w:hAnsi="Times New Roman" w:cs="Times New Roman"/>
                <w:b/>
                <w:sz w:val="24"/>
                <w:szCs w:val="24"/>
              </w:rPr>
              <w:t>Noms et prénoms</w:t>
            </w:r>
          </w:p>
        </w:tc>
        <w:tc>
          <w:tcPr>
            <w:tcW w:w="3612" w:type="dxa"/>
            <w:tcBorders>
              <w:top w:val="single" w:sz="4" w:space="0" w:color="auto"/>
              <w:left w:val="single" w:sz="4" w:space="0" w:color="auto"/>
              <w:bottom w:val="single" w:sz="4" w:space="0" w:color="auto"/>
              <w:right w:val="single" w:sz="4" w:space="0" w:color="auto"/>
            </w:tcBorders>
            <w:hideMark/>
          </w:tcPr>
          <w:p w14:paraId="7F94D787" w14:textId="77777777" w:rsidR="004F1B96" w:rsidRPr="00FC4EA6" w:rsidRDefault="004F1B96" w:rsidP="00C73D34">
            <w:pPr>
              <w:spacing w:after="0"/>
              <w:jc w:val="both"/>
              <w:rPr>
                <w:rFonts w:ascii="Times New Roman" w:hAnsi="Times New Roman" w:cs="Times New Roman"/>
                <w:b/>
                <w:sz w:val="24"/>
                <w:szCs w:val="24"/>
              </w:rPr>
            </w:pPr>
            <w:r w:rsidRPr="00FC4EA6">
              <w:rPr>
                <w:rFonts w:ascii="Times New Roman" w:hAnsi="Times New Roman" w:cs="Times New Roman"/>
                <w:b/>
                <w:sz w:val="24"/>
                <w:szCs w:val="24"/>
              </w:rPr>
              <w:t>Grade</w:t>
            </w:r>
          </w:p>
        </w:tc>
        <w:tc>
          <w:tcPr>
            <w:tcW w:w="2739" w:type="dxa"/>
            <w:tcBorders>
              <w:top w:val="single" w:sz="4" w:space="0" w:color="auto"/>
              <w:left w:val="single" w:sz="4" w:space="0" w:color="auto"/>
              <w:bottom w:val="single" w:sz="4" w:space="0" w:color="auto"/>
              <w:right w:val="single" w:sz="4" w:space="0" w:color="auto"/>
            </w:tcBorders>
            <w:hideMark/>
          </w:tcPr>
          <w:p w14:paraId="0C1D4FA8" w14:textId="77777777" w:rsidR="004F1B96" w:rsidRPr="00FC4EA6" w:rsidRDefault="004F1B96" w:rsidP="00C73D34">
            <w:pPr>
              <w:spacing w:after="0"/>
              <w:jc w:val="both"/>
              <w:rPr>
                <w:rFonts w:ascii="Times New Roman" w:hAnsi="Times New Roman" w:cs="Times New Roman"/>
                <w:b/>
                <w:sz w:val="24"/>
                <w:szCs w:val="24"/>
              </w:rPr>
            </w:pPr>
            <w:r w:rsidRPr="00FC4EA6">
              <w:rPr>
                <w:rFonts w:ascii="Times New Roman" w:hAnsi="Times New Roman" w:cs="Times New Roman"/>
                <w:b/>
                <w:sz w:val="24"/>
                <w:szCs w:val="24"/>
              </w:rPr>
              <w:t>Fonctions</w:t>
            </w:r>
          </w:p>
        </w:tc>
      </w:tr>
      <w:tr w:rsidR="004F1B96" w:rsidRPr="00FC4EA6" w14:paraId="6126E8EE" w14:textId="77777777" w:rsidTr="00C73D34">
        <w:trPr>
          <w:trHeight w:val="910"/>
        </w:trPr>
        <w:tc>
          <w:tcPr>
            <w:tcW w:w="2384" w:type="dxa"/>
            <w:tcBorders>
              <w:top w:val="single" w:sz="4" w:space="0" w:color="auto"/>
              <w:left w:val="single" w:sz="4" w:space="0" w:color="auto"/>
              <w:bottom w:val="single" w:sz="4" w:space="0" w:color="auto"/>
              <w:right w:val="single" w:sz="4" w:space="0" w:color="auto"/>
            </w:tcBorders>
            <w:hideMark/>
          </w:tcPr>
          <w:p w14:paraId="2D5940D5"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 xml:space="preserve">M. MENGA </w:t>
            </w:r>
            <w:proofErr w:type="gramStart"/>
            <w:r w:rsidRPr="00FC4EA6">
              <w:rPr>
                <w:rFonts w:ascii="Times New Roman" w:hAnsi="Times New Roman" w:cs="Times New Roman"/>
                <w:sz w:val="24"/>
                <w:szCs w:val="24"/>
              </w:rPr>
              <w:t>BIROUE  HOULY</w:t>
            </w:r>
            <w:proofErr w:type="gramEnd"/>
          </w:p>
        </w:tc>
        <w:tc>
          <w:tcPr>
            <w:tcW w:w="3612" w:type="dxa"/>
            <w:tcBorders>
              <w:top w:val="single" w:sz="4" w:space="0" w:color="auto"/>
              <w:left w:val="single" w:sz="4" w:space="0" w:color="auto"/>
              <w:bottom w:val="single" w:sz="4" w:space="0" w:color="auto"/>
              <w:right w:val="single" w:sz="4" w:space="0" w:color="auto"/>
            </w:tcBorders>
            <w:hideMark/>
          </w:tcPr>
          <w:p w14:paraId="5418FAE0"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Docteur en Comptabilité et finance</w:t>
            </w:r>
          </w:p>
        </w:tc>
        <w:tc>
          <w:tcPr>
            <w:tcW w:w="2739" w:type="dxa"/>
            <w:tcBorders>
              <w:top w:val="single" w:sz="4" w:space="0" w:color="auto"/>
              <w:left w:val="single" w:sz="4" w:space="0" w:color="auto"/>
              <w:bottom w:val="single" w:sz="4" w:space="0" w:color="auto"/>
              <w:right w:val="single" w:sz="4" w:space="0" w:color="auto"/>
            </w:tcBorders>
            <w:hideMark/>
          </w:tcPr>
          <w:p w14:paraId="5D5D58DC"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Directeur de l’école de formation du personnel de santé ISSTMADD</w:t>
            </w:r>
          </w:p>
        </w:tc>
      </w:tr>
      <w:tr w:rsidR="004F1B96" w:rsidRPr="00FC4EA6" w14:paraId="336A7566" w14:textId="77777777" w:rsidTr="00C73D34">
        <w:trPr>
          <w:trHeight w:val="910"/>
        </w:trPr>
        <w:tc>
          <w:tcPr>
            <w:tcW w:w="2384" w:type="dxa"/>
            <w:tcBorders>
              <w:top w:val="single" w:sz="4" w:space="0" w:color="auto"/>
              <w:left w:val="single" w:sz="4" w:space="0" w:color="auto"/>
              <w:bottom w:val="single" w:sz="4" w:space="0" w:color="auto"/>
              <w:right w:val="single" w:sz="4" w:space="0" w:color="auto"/>
            </w:tcBorders>
            <w:hideMark/>
          </w:tcPr>
          <w:p w14:paraId="2CC2D9B7"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 xml:space="preserve">M. CHOUAMOU NINKO </w:t>
            </w:r>
          </w:p>
        </w:tc>
        <w:tc>
          <w:tcPr>
            <w:tcW w:w="3612" w:type="dxa"/>
            <w:tcBorders>
              <w:top w:val="single" w:sz="4" w:space="0" w:color="auto"/>
              <w:left w:val="single" w:sz="4" w:space="0" w:color="auto"/>
              <w:bottom w:val="single" w:sz="4" w:space="0" w:color="auto"/>
              <w:right w:val="single" w:sz="4" w:space="0" w:color="auto"/>
            </w:tcBorders>
            <w:hideMark/>
          </w:tcPr>
          <w:p w14:paraId="4A27007F"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Master en électronique</w:t>
            </w:r>
          </w:p>
        </w:tc>
        <w:tc>
          <w:tcPr>
            <w:tcW w:w="2739" w:type="dxa"/>
            <w:tcBorders>
              <w:top w:val="single" w:sz="4" w:space="0" w:color="auto"/>
              <w:left w:val="single" w:sz="4" w:space="0" w:color="auto"/>
              <w:bottom w:val="single" w:sz="4" w:space="0" w:color="auto"/>
              <w:right w:val="single" w:sz="4" w:space="0" w:color="auto"/>
            </w:tcBorders>
            <w:hideMark/>
          </w:tcPr>
          <w:p w14:paraId="554AD8C2"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Responsable des affaires académiques</w:t>
            </w:r>
          </w:p>
        </w:tc>
      </w:tr>
      <w:tr w:rsidR="004F1B96" w:rsidRPr="00FC4EA6" w14:paraId="1A6C9BF6" w14:textId="77777777" w:rsidTr="00C73D34">
        <w:trPr>
          <w:trHeight w:val="699"/>
        </w:trPr>
        <w:tc>
          <w:tcPr>
            <w:tcW w:w="2384" w:type="dxa"/>
            <w:tcBorders>
              <w:top w:val="single" w:sz="4" w:space="0" w:color="auto"/>
              <w:left w:val="single" w:sz="4" w:space="0" w:color="auto"/>
              <w:bottom w:val="single" w:sz="4" w:space="0" w:color="auto"/>
              <w:right w:val="single" w:sz="4" w:space="0" w:color="auto"/>
            </w:tcBorders>
            <w:hideMark/>
          </w:tcPr>
          <w:p w14:paraId="1626AB9D"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M. SONKENG THIERRY</w:t>
            </w:r>
          </w:p>
        </w:tc>
        <w:tc>
          <w:tcPr>
            <w:tcW w:w="3612" w:type="dxa"/>
            <w:tcBorders>
              <w:top w:val="single" w:sz="4" w:space="0" w:color="auto"/>
              <w:left w:val="single" w:sz="4" w:space="0" w:color="auto"/>
              <w:bottom w:val="single" w:sz="4" w:space="0" w:color="auto"/>
              <w:right w:val="single" w:sz="4" w:space="0" w:color="auto"/>
            </w:tcBorders>
            <w:hideMark/>
          </w:tcPr>
          <w:p w14:paraId="64926C8A" w14:textId="61F91531" w:rsidR="004F1B96" w:rsidRPr="00FC4EA6" w:rsidRDefault="004F1B96" w:rsidP="00C73D34">
            <w:pPr>
              <w:spacing w:after="0"/>
              <w:jc w:val="both"/>
              <w:rPr>
                <w:rFonts w:ascii="Times New Roman" w:hAnsi="Times New Roman" w:cs="Times New Roman"/>
                <w:sz w:val="24"/>
                <w:szCs w:val="24"/>
              </w:rPr>
            </w:pPr>
          </w:p>
        </w:tc>
        <w:tc>
          <w:tcPr>
            <w:tcW w:w="2739" w:type="dxa"/>
            <w:tcBorders>
              <w:top w:val="single" w:sz="4" w:space="0" w:color="auto"/>
              <w:left w:val="single" w:sz="4" w:space="0" w:color="auto"/>
              <w:bottom w:val="single" w:sz="4" w:space="0" w:color="auto"/>
              <w:right w:val="single" w:sz="4" w:space="0" w:color="auto"/>
            </w:tcBorders>
            <w:hideMark/>
          </w:tcPr>
          <w:p w14:paraId="605AE769" w14:textId="78A47FE2" w:rsidR="004F1B96" w:rsidRPr="00FC4EA6" w:rsidRDefault="00A2694B"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Conseiller</w:t>
            </w:r>
            <w:r w:rsidR="004F1B96" w:rsidRPr="00FC4EA6">
              <w:rPr>
                <w:rFonts w:ascii="Times New Roman" w:hAnsi="Times New Roman" w:cs="Times New Roman"/>
                <w:sz w:val="24"/>
                <w:szCs w:val="24"/>
              </w:rPr>
              <w:t xml:space="preserve"> technique</w:t>
            </w:r>
          </w:p>
        </w:tc>
      </w:tr>
      <w:tr w:rsidR="004F1B96" w:rsidRPr="00FC4EA6" w14:paraId="6A7DDD45" w14:textId="77777777" w:rsidTr="00C73D34">
        <w:trPr>
          <w:trHeight w:val="885"/>
        </w:trPr>
        <w:tc>
          <w:tcPr>
            <w:tcW w:w="2384" w:type="dxa"/>
            <w:tcBorders>
              <w:top w:val="single" w:sz="4" w:space="0" w:color="auto"/>
              <w:left w:val="single" w:sz="4" w:space="0" w:color="auto"/>
              <w:bottom w:val="single" w:sz="4" w:space="0" w:color="auto"/>
              <w:right w:val="single" w:sz="4" w:space="0" w:color="auto"/>
            </w:tcBorders>
            <w:hideMark/>
          </w:tcPr>
          <w:p w14:paraId="53A7E6A9"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M. LAMBA PONDO OLIVIER</w:t>
            </w:r>
          </w:p>
        </w:tc>
        <w:tc>
          <w:tcPr>
            <w:tcW w:w="3612" w:type="dxa"/>
            <w:tcBorders>
              <w:top w:val="single" w:sz="4" w:space="0" w:color="auto"/>
              <w:left w:val="single" w:sz="4" w:space="0" w:color="auto"/>
              <w:bottom w:val="single" w:sz="4" w:space="0" w:color="auto"/>
              <w:right w:val="single" w:sz="4" w:space="0" w:color="auto"/>
            </w:tcBorders>
            <w:hideMark/>
          </w:tcPr>
          <w:p w14:paraId="6B48C75F"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Ingénieur en biologie clinique</w:t>
            </w:r>
          </w:p>
        </w:tc>
        <w:tc>
          <w:tcPr>
            <w:tcW w:w="2739" w:type="dxa"/>
            <w:tcBorders>
              <w:top w:val="single" w:sz="4" w:space="0" w:color="auto"/>
              <w:left w:val="single" w:sz="4" w:space="0" w:color="auto"/>
              <w:bottom w:val="single" w:sz="4" w:space="0" w:color="auto"/>
              <w:right w:val="single" w:sz="4" w:space="0" w:color="auto"/>
            </w:tcBorders>
            <w:hideMark/>
          </w:tcPr>
          <w:p w14:paraId="62156984" w14:textId="77777777" w:rsidR="004F1B96" w:rsidRPr="00FC4EA6" w:rsidRDefault="004F1B96" w:rsidP="00C73D34">
            <w:pPr>
              <w:spacing w:after="0"/>
              <w:jc w:val="both"/>
              <w:rPr>
                <w:rFonts w:ascii="Times New Roman" w:hAnsi="Times New Roman" w:cs="Times New Roman"/>
                <w:b/>
                <w:sz w:val="24"/>
                <w:szCs w:val="24"/>
              </w:rPr>
            </w:pPr>
            <w:r w:rsidRPr="00FC4EA6">
              <w:rPr>
                <w:rFonts w:ascii="Times New Roman" w:hAnsi="Times New Roman" w:cs="Times New Roman"/>
                <w:sz w:val="24"/>
                <w:szCs w:val="24"/>
              </w:rPr>
              <w:t>Coordonnateur de l’école de santé ISSTMADD</w:t>
            </w:r>
          </w:p>
        </w:tc>
      </w:tr>
      <w:tr w:rsidR="004F1B96" w:rsidRPr="00FC4EA6" w14:paraId="40E0E4C3" w14:textId="77777777" w:rsidTr="00C73D34">
        <w:trPr>
          <w:trHeight w:val="1107"/>
        </w:trPr>
        <w:tc>
          <w:tcPr>
            <w:tcW w:w="2384" w:type="dxa"/>
            <w:tcBorders>
              <w:top w:val="single" w:sz="4" w:space="0" w:color="auto"/>
              <w:left w:val="single" w:sz="4" w:space="0" w:color="auto"/>
              <w:bottom w:val="single" w:sz="4" w:space="0" w:color="auto"/>
              <w:right w:val="single" w:sz="4" w:space="0" w:color="auto"/>
            </w:tcBorders>
            <w:hideMark/>
          </w:tcPr>
          <w:p w14:paraId="799E849E"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Mme GUEDONG</w:t>
            </w:r>
          </w:p>
          <w:p w14:paraId="51529875"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 xml:space="preserve">FOUODJI MAROLEINE </w:t>
            </w:r>
          </w:p>
        </w:tc>
        <w:tc>
          <w:tcPr>
            <w:tcW w:w="3612" w:type="dxa"/>
            <w:tcBorders>
              <w:top w:val="single" w:sz="4" w:space="0" w:color="auto"/>
              <w:left w:val="single" w:sz="4" w:space="0" w:color="auto"/>
              <w:bottom w:val="single" w:sz="4" w:space="0" w:color="auto"/>
              <w:right w:val="single" w:sz="4" w:space="0" w:color="auto"/>
            </w:tcBorders>
            <w:hideMark/>
          </w:tcPr>
          <w:p w14:paraId="68AFB278"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Infirmier spécialisé en assistant bloc opératoire</w:t>
            </w:r>
          </w:p>
        </w:tc>
        <w:tc>
          <w:tcPr>
            <w:tcW w:w="2739" w:type="dxa"/>
            <w:tcBorders>
              <w:top w:val="single" w:sz="4" w:space="0" w:color="auto"/>
              <w:left w:val="single" w:sz="4" w:space="0" w:color="auto"/>
              <w:bottom w:val="single" w:sz="4" w:space="0" w:color="auto"/>
              <w:right w:val="single" w:sz="4" w:space="0" w:color="auto"/>
            </w:tcBorders>
            <w:hideMark/>
          </w:tcPr>
          <w:p w14:paraId="375E8A00"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Cadre de l’école de santé ISSTMADD</w:t>
            </w:r>
          </w:p>
        </w:tc>
      </w:tr>
      <w:tr w:rsidR="004F1B96" w:rsidRPr="00FC4EA6" w14:paraId="32324C93" w14:textId="77777777" w:rsidTr="00C73D34">
        <w:trPr>
          <w:trHeight w:val="879"/>
        </w:trPr>
        <w:tc>
          <w:tcPr>
            <w:tcW w:w="2384" w:type="dxa"/>
            <w:tcBorders>
              <w:top w:val="single" w:sz="4" w:space="0" w:color="auto"/>
              <w:left w:val="single" w:sz="4" w:space="0" w:color="auto"/>
              <w:bottom w:val="single" w:sz="4" w:space="0" w:color="auto"/>
              <w:right w:val="single" w:sz="4" w:space="0" w:color="auto"/>
            </w:tcBorders>
            <w:hideMark/>
          </w:tcPr>
          <w:p w14:paraId="0EB4E09D"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Mme EGUEN INES ZELDA</w:t>
            </w:r>
          </w:p>
        </w:tc>
        <w:tc>
          <w:tcPr>
            <w:tcW w:w="3612" w:type="dxa"/>
            <w:tcBorders>
              <w:top w:val="single" w:sz="4" w:space="0" w:color="auto"/>
              <w:left w:val="single" w:sz="4" w:space="0" w:color="auto"/>
              <w:bottom w:val="single" w:sz="4" w:space="0" w:color="auto"/>
              <w:right w:val="single" w:sz="4" w:space="0" w:color="auto"/>
            </w:tcBorders>
            <w:hideMark/>
          </w:tcPr>
          <w:p w14:paraId="4C199D5C"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Ingénieur en biologie clinique</w:t>
            </w:r>
          </w:p>
        </w:tc>
        <w:tc>
          <w:tcPr>
            <w:tcW w:w="2739" w:type="dxa"/>
            <w:tcBorders>
              <w:top w:val="single" w:sz="4" w:space="0" w:color="auto"/>
              <w:left w:val="single" w:sz="4" w:space="0" w:color="auto"/>
              <w:bottom w:val="single" w:sz="4" w:space="0" w:color="auto"/>
              <w:right w:val="single" w:sz="4" w:space="0" w:color="auto"/>
            </w:tcBorders>
            <w:hideMark/>
          </w:tcPr>
          <w:p w14:paraId="0DB6A05A"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Cadre de l’école de santé ISSTMADD</w:t>
            </w:r>
          </w:p>
        </w:tc>
      </w:tr>
      <w:tr w:rsidR="004F1B96" w:rsidRPr="00FC4EA6" w14:paraId="570114E8" w14:textId="77777777" w:rsidTr="00C73D34">
        <w:trPr>
          <w:trHeight w:val="1107"/>
        </w:trPr>
        <w:tc>
          <w:tcPr>
            <w:tcW w:w="2384" w:type="dxa"/>
            <w:tcBorders>
              <w:top w:val="single" w:sz="4" w:space="0" w:color="auto"/>
              <w:left w:val="single" w:sz="4" w:space="0" w:color="auto"/>
              <w:bottom w:val="single" w:sz="4" w:space="0" w:color="auto"/>
              <w:right w:val="single" w:sz="4" w:space="0" w:color="auto"/>
            </w:tcBorders>
            <w:hideMark/>
          </w:tcPr>
          <w:p w14:paraId="4EB07FDD"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M. VINCENT DE PAUL LIKGA</w:t>
            </w:r>
          </w:p>
        </w:tc>
        <w:tc>
          <w:tcPr>
            <w:tcW w:w="3612" w:type="dxa"/>
            <w:tcBorders>
              <w:top w:val="single" w:sz="4" w:space="0" w:color="auto"/>
              <w:left w:val="single" w:sz="4" w:space="0" w:color="auto"/>
              <w:bottom w:val="single" w:sz="4" w:space="0" w:color="auto"/>
              <w:right w:val="single" w:sz="4" w:space="0" w:color="auto"/>
            </w:tcBorders>
            <w:hideMark/>
          </w:tcPr>
          <w:p w14:paraId="642620AB"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Géographie de l’environnement naturel et aménagement</w:t>
            </w:r>
          </w:p>
        </w:tc>
        <w:tc>
          <w:tcPr>
            <w:tcW w:w="2739" w:type="dxa"/>
            <w:tcBorders>
              <w:top w:val="single" w:sz="4" w:space="0" w:color="auto"/>
              <w:left w:val="single" w:sz="4" w:space="0" w:color="auto"/>
              <w:bottom w:val="single" w:sz="4" w:space="0" w:color="auto"/>
              <w:right w:val="single" w:sz="4" w:space="0" w:color="auto"/>
            </w:tcBorders>
            <w:hideMark/>
          </w:tcPr>
          <w:p w14:paraId="25C022BB" w14:textId="77777777" w:rsidR="004F1B96" w:rsidRPr="00FC4EA6" w:rsidRDefault="004F1B96" w:rsidP="00C73D34">
            <w:pPr>
              <w:spacing w:after="0"/>
              <w:jc w:val="both"/>
              <w:rPr>
                <w:rFonts w:ascii="Times New Roman" w:hAnsi="Times New Roman" w:cs="Times New Roman"/>
                <w:sz w:val="24"/>
                <w:szCs w:val="24"/>
              </w:rPr>
            </w:pPr>
            <w:r w:rsidRPr="00FC4EA6">
              <w:rPr>
                <w:rFonts w:ascii="Times New Roman" w:hAnsi="Times New Roman" w:cs="Times New Roman"/>
                <w:sz w:val="24"/>
                <w:szCs w:val="24"/>
              </w:rPr>
              <w:t>Surveillant général</w:t>
            </w:r>
          </w:p>
        </w:tc>
      </w:tr>
    </w:tbl>
    <w:p w14:paraId="763A6DC2" w14:textId="77777777" w:rsidR="00B1674B" w:rsidRPr="00FC4EA6" w:rsidRDefault="00B1674B" w:rsidP="00C73D34">
      <w:pPr>
        <w:jc w:val="both"/>
        <w:rPr>
          <w:rFonts w:ascii="Times New Roman" w:hAnsi="Times New Roman" w:cs="Times New Roman"/>
          <w:kern w:val="0"/>
          <w:sz w:val="24"/>
          <w:lang w:val="fr-FR"/>
        </w:rPr>
      </w:pPr>
    </w:p>
    <w:p w14:paraId="0D159128" w14:textId="77777777" w:rsidR="00072629" w:rsidRPr="00FC4EA6" w:rsidRDefault="00072629" w:rsidP="00C73D34">
      <w:pPr>
        <w:jc w:val="both"/>
        <w:rPr>
          <w:rFonts w:ascii="Times New Roman" w:hAnsi="Times New Roman" w:cs="Times New Roman"/>
          <w:kern w:val="0"/>
          <w:sz w:val="24"/>
          <w:lang w:val="fr-FR"/>
        </w:rPr>
      </w:pPr>
    </w:p>
    <w:p w14:paraId="0F6E7078" w14:textId="77777777" w:rsidR="00072629" w:rsidRPr="00FC4EA6" w:rsidRDefault="00072629" w:rsidP="00C73D34">
      <w:pPr>
        <w:jc w:val="both"/>
        <w:rPr>
          <w:rFonts w:ascii="Times New Roman" w:hAnsi="Times New Roman" w:cs="Times New Roman"/>
          <w:kern w:val="0"/>
          <w:sz w:val="24"/>
          <w:lang w:val="fr-FR"/>
        </w:rPr>
      </w:pPr>
    </w:p>
    <w:p w14:paraId="1ADD6345" w14:textId="21FE1A57" w:rsidR="00C73D34" w:rsidRPr="00FC4EA6" w:rsidRDefault="00C73D34" w:rsidP="00C73D34">
      <w:pPr>
        <w:jc w:val="both"/>
        <w:rPr>
          <w:rFonts w:ascii="Times New Roman" w:hAnsi="Times New Roman" w:cs="Times New Roman"/>
          <w:kern w:val="0"/>
          <w:sz w:val="24"/>
          <w:lang w:val="fr-FR"/>
        </w:rPr>
      </w:pPr>
      <w:r w:rsidRPr="00FC4EA6">
        <w:rPr>
          <w:rFonts w:ascii="Times New Roman" w:hAnsi="Times New Roman" w:cs="Times New Roman"/>
          <w:kern w:val="0"/>
          <w:sz w:val="24"/>
          <w:lang w:val="fr-FR"/>
        </w:rPr>
        <w:br w:type="page"/>
      </w:r>
    </w:p>
    <w:p w14:paraId="1C2DFFBB" w14:textId="5997B271" w:rsidR="00CA59A7" w:rsidRPr="00FC4EA6" w:rsidRDefault="00B1674B" w:rsidP="00C73D34">
      <w:pPr>
        <w:pStyle w:val="Lgende"/>
        <w:jc w:val="both"/>
        <w:rPr>
          <w:rFonts w:ascii="Times New Roman" w:hAnsi="Times New Roman" w:cs="Times New Roman"/>
          <w:i w:val="0"/>
          <w:color w:val="auto"/>
          <w:kern w:val="0"/>
          <w:sz w:val="24"/>
          <w:szCs w:val="24"/>
          <w:lang w:val="fr-FR"/>
        </w:rPr>
      </w:pPr>
      <w:bookmarkStart w:id="18" w:name="_Toc239432495"/>
      <w:r w:rsidRPr="00FC4EA6">
        <w:rPr>
          <w:rFonts w:ascii="Times New Roman" w:hAnsi="Times New Roman" w:cs="Times New Roman"/>
          <w:b/>
          <w:i w:val="0"/>
          <w:color w:val="auto"/>
          <w:sz w:val="24"/>
          <w:szCs w:val="24"/>
          <w:lang w:val="fr-FR"/>
        </w:rPr>
        <w:lastRenderedPageBreak/>
        <w:t>Tableau</w:t>
      </w:r>
      <w:r w:rsidR="00CC374C" w:rsidRPr="00FC4EA6">
        <w:rPr>
          <w:rFonts w:ascii="Times New Roman" w:hAnsi="Times New Roman" w:cs="Times New Roman"/>
          <w:b/>
          <w:i w:val="0"/>
          <w:color w:val="auto"/>
          <w:sz w:val="24"/>
          <w:szCs w:val="24"/>
          <w:lang w:val="fr-FR"/>
        </w:rPr>
        <w:t xml:space="preserve"> II</w:t>
      </w:r>
      <w:r w:rsidR="00CC374C" w:rsidRPr="00FC4EA6">
        <w:rPr>
          <w:rFonts w:ascii="Times New Roman" w:hAnsi="Times New Roman" w:cs="Times New Roman"/>
          <w:i w:val="0"/>
          <w:color w:val="auto"/>
          <w:kern w:val="0"/>
          <w:sz w:val="24"/>
          <w:szCs w:val="24"/>
          <w:lang w:val="fr-FR"/>
        </w:rPr>
        <w:t xml:space="preserve"> : l</w:t>
      </w:r>
      <w:r w:rsidR="00686F21" w:rsidRPr="00FC4EA6">
        <w:rPr>
          <w:rFonts w:ascii="Times New Roman" w:hAnsi="Times New Roman" w:cs="Times New Roman"/>
          <w:i w:val="0"/>
          <w:color w:val="auto"/>
          <w:kern w:val="0"/>
          <w:sz w:val="24"/>
          <w:szCs w:val="24"/>
          <w:lang w:val="fr-FR"/>
        </w:rPr>
        <w:t>iste des Enseignants</w:t>
      </w:r>
      <w:bookmarkEnd w:id="18"/>
    </w:p>
    <w:tbl>
      <w:tblPr>
        <w:tblStyle w:val="Grilledutableau"/>
        <w:tblW w:w="0" w:type="auto"/>
        <w:tblLook w:val="04A0" w:firstRow="1" w:lastRow="0" w:firstColumn="1" w:lastColumn="0" w:noHBand="0" w:noVBand="1"/>
      </w:tblPr>
      <w:tblGrid>
        <w:gridCol w:w="2587"/>
        <w:gridCol w:w="2925"/>
        <w:gridCol w:w="3550"/>
      </w:tblGrid>
      <w:tr w:rsidR="00686F21" w:rsidRPr="00FC4EA6" w14:paraId="5A3275E5" w14:textId="77777777" w:rsidTr="00C06571">
        <w:tc>
          <w:tcPr>
            <w:tcW w:w="3070" w:type="dxa"/>
          </w:tcPr>
          <w:p w14:paraId="4B02C8D7" w14:textId="6572AED6" w:rsidR="00686F21" w:rsidRPr="00FC4EA6" w:rsidRDefault="00686F21" w:rsidP="00C73D34">
            <w:pPr>
              <w:spacing w:after="0" w:line="240" w:lineRule="auto"/>
              <w:jc w:val="both"/>
            </w:pPr>
            <w:r w:rsidRPr="00FC4EA6">
              <w:rPr>
                <w:rFonts w:ascii="Times New Roman" w:hAnsi="Times New Roman" w:cs="Times New Roman"/>
                <w:sz w:val="24"/>
                <w:szCs w:val="24"/>
              </w:rPr>
              <w:t>NOMS ET PRENOMS</w:t>
            </w:r>
          </w:p>
        </w:tc>
        <w:tc>
          <w:tcPr>
            <w:tcW w:w="3071" w:type="dxa"/>
          </w:tcPr>
          <w:p w14:paraId="44DFB5D3" w14:textId="7BAA271F" w:rsidR="00686F21" w:rsidRPr="00FC4EA6" w:rsidRDefault="00686F21" w:rsidP="00C73D34">
            <w:pPr>
              <w:spacing w:after="0" w:line="240" w:lineRule="auto"/>
              <w:jc w:val="both"/>
            </w:pPr>
            <w:r w:rsidRPr="00FC4EA6">
              <w:rPr>
                <w:rFonts w:ascii="Times New Roman" w:hAnsi="Times New Roman" w:cs="Times New Roman"/>
                <w:sz w:val="24"/>
                <w:szCs w:val="24"/>
              </w:rPr>
              <w:t>Grades</w:t>
            </w:r>
          </w:p>
        </w:tc>
        <w:tc>
          <w:tcPr>
            <w:tcW w:w="3071" w:type="dxa"/>
          </w:tcPr>
          <w:p w14:paraId="554F31B3" w14:textId="49ABD93B" w:rsidR="00686F21" w:rsidRPr="00FC4EA6" w:rsidRDefault="00686F21" w:rsidP="00C73D34">
            <w:pPr>
              <w:spacing w:after="0" w:line="240" w:lineRule="auto"/>
              <w:jc w:val="both"/>
            </w:pPr>
            <w:r w:rsidRPr="00FC4EA6">
              <w:rPr>
                <w:rFonts w:ascii="Times New Roman" w:hAnsi="Times New Roman" w:cs="Times New Roman"/>
                <w:sz w:val="24"/>
                <w:szCs w:val="24"/>
              </w:rPr>
              <w:t>Unités d’enseignements</w:t>
            </w:r>
          </w:p>
        </w:tc>
      </w:tr>
      <w:tr w:rsidR="00686F21" w:rsidRPr="00FC4EA6" w14:paraId="2E058862" w14:textId="77777777" w:rsidTr="00C06571">
        <w:tc>
          <w:tcPr>
            <w:tcW w:w="3070" w:type="dxa"/>
            <w:vAlign w:val="center"/>
          </w:tcPr>
          <w:p w14:paraId="5CE1B22C" w14:textId="60B987C5" w:rsidR="00686F21" w:rsidRPr="00FC4EA6" w:rsidRDefault="00686F21" w:rsidP="00C73D34">
            <w:pPr>
              <w:spacing w:after="0" w:line="240" w:lineRule="auto"/>
              <w:jc w:val="both"/>
            </w:pPr>
            <w:r w:rsidRPr="00FC4EA6">
              <w:rPr>
                <w:rFonts w:ascii="Times New Roman" w:hAnsi="Times New Roman" w:cs="Times New Roman"/>
                <w:sz w:val="24"/>
                <w:szCs w:val="24"/>
              </w:rPr>
              <w:t>Dr DEUTCHOUA ERIC MARTIAL</w:t>
            </w:r>
          </w:p>
        </w:tc>
        <w:tc>
          <w:tcPr>
            <w:tcW w:w="3071" w:type="dxa"/>
            <w:vAlign w:val="center"/>
          </w:tcPr>
          <w:p w14:paraId="597D35F9" w14:textId="489A7A84" w:rsidR="00686F21" w:rsidRPr="00FC4EA6" w:rsidRDefault="00686F21" w:rsidP="00C73D34">
            <w:pPr>
              <w:spacing w:after="0" w:line="240" w:lineRule="auto"/>
              <w:jc w:val="both"/>
            </w:pPr>
            <w:r w:rsidRPr="00FC4EA6">
              <w:rPr>
                <w:rFonts w:ascii="Times New Roman" w:hAnsi="Times New Roman" w:cs="Times New Roman"/>
                <w:sz w:val="24"/>
                <w:szCs w:val="24"/>
              </w:rPr>
              <w:t>Chercheur/doctorant en sciences biologiques</w:t>
            </w:r>
          </w:p>
        </w:tc>
        <w:tc>
          <w:tcPr>
            <w:tcW w:w="3071" w:type="dxa"/>
            <w:vAlign w:val="center"/>
          </w:tcPr>
          <w:p w14:paraId="695AEDA5"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Affections des cellules et tissus</w:t>
            </w:r>
          </w:p>
          <w:p w14:paraId="338C7231" w14:textId="77777777" w:rsidR="00686F21" w:rsidRPr="00FC4EA6" w:rsidRDefault="00686F21" w:rsidP="00C73D34">
            <w:pPr>
              <w:spacing w:after="0" w:line="240" w:lineRule="auto"/>
              <w:jc w:val="both"/>
            </w:pPr>
          </w:p>
        </w:tc>
      </w:tr>
      <w:tr w:rsidR="00686F21" w:rsidRPr="00FC4EA6" w14:paraId="738F25C1" w14:textId="77777777" w:rsidTr="00C06571">
        <w:tc>
          <w:tcPr>
            <w:tcW w:w="3070" w:type="dxa"/>
            <w:vAlign w:val="center"/>
          </w:tcPr>
          <w:p w14:paraId="254DF57D" w14:textId="605BCF05" w:rsidR="00686F21" w:rsidRPr="00FC4EA6" w:rsidRDefault="00686F21" w:rsidP="00C73D34">
            <w:pPr>
              <w:spacing w:after="0" w:line="240" w:lineRule="auto"/>
              <w:jc w:val="both"/>
            </w:pPr>
            <w:r w:rsidRPr="00FC4EA6">
              <w:rPr>
                <w:rFonts w:ascii="Times New Roman" w:hAnsi="Times New Roman" w:cs="Times New Roman"/>
                <w:sz w:val="24"/>
                <w:szCs w:val="24"/>
              </w:rPr>
              <w:t>M. DAOUDA</w:t>
            </w:r>
          </w:p>
        </w:tc>
        <w:tc>
          <w:tcPr>
            <w:tcW w:w="3071" w:type="dxa"/>
            <w:vAlign w:val="center"/>
          </w:tcPr>
          <w:p w14:paraId="3ACF86BD" w14:textId="3D21EB3A" w:rsidR="00686F21" w:rsidRPr="00FC4EA6" w:rsidRDefault="00686F21" w:rsidP="00C73D34">
            <w:pPr>
              <w:spacing w:after="0" w:line="240" w:lineRule="auto"/>
              <w:jc w:val="both"/>
            </w:pPr>
            <w:r w:rsidRPr="00FC4EA6">
              <w:rPr>
                <w:rFonts w:ascii="Times New Roman" w:hAnsi="Times New Roman" w:cs="Times New Roman"/>
                <w:sz w:val="24"/>
                <w:szCs w:val="24"/>
              </w:rPr>
              <w:t>Infirmier spécialisé en santé de reproduction</w:t>
            </w:r>
          </w:p>
        </w:tc>
        <w:tc>
          <w:tcPr>
            <w:tcW w:w="3071" w:type="dxa"/>
            <w:vAlign w:val="center"/>
          </w:tcPr>
          <w:p w14:paraId="5949E5F0"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SONEU</w:t>
            </w:r>
          </w:p>
          <w:p w14:paraId="4670E1B1" w14:textId="320C7E0F" w:rsidR="00686F21" w:rsidRPr="00FC4EA6" w:rsidRDefault="00686F21" w:rsidP="00C73D34">
            <w:pPr>
              <w:spacing w:after="0" w:line="240" w:lineRule="auto"/>
              <w:jc w:val="both"/>
            </w:pPr>
            <w:r w:rsidRPr="00FC4EA6">
              <w:rPr>
                <w:rFonts w:ascii="Times New Roman" w:hAnsi="Times New Roman" w:cs="Times New Roman"/>
                <w:sz w:val="24"/>
                <w:szCs w:val="24"/>
              </w:rPr>
              <w:t>Soins obstétricaux</w:t>
            </w:r>
            <w:r w:rsidR="00460B42" w:rsidRPr="00FC4EA6">
              <w:rPr>
                <w:rFonts w:ascii="Times New Roman" w:hAnsi="Times New Roman" w:cs="Times New Roman"/>
                <w:sz w:val="24"/>
                <w:szCs w:val="24"/>
              </w:rPr>
              <w:t xml:space="preserve"> et néonataux d’urgence</w:t>
            </w:r>
          </w:p>
        </w:tc>
      </w:tr>
      <w:tr w:rsidR="00686F21" w:rsidRPr="00FC4EA6" w14:paraId="0BEBBE6B" w14:textId="77777777" w:rsidTr="00C06571">
        <w:tc>
          <w:tcPr>
            <w:tcW w:w="3070" w:type="dxa"/>
            <w:vAlign w:val="center"/>
          </w:tcPr>
          <w:p w14:paraId="55A850E0" w14:textId="3FD14D9C" w:rsidR="00686F21" w:rsidRPr="00FC4EA6" w:rsidRDefault="00686F21" w:rsidP="00C73D34">
            <w:pPr>
              <w:spacing w:after="0" w:line="240" w:lineRule="auto"/>
              <w:jc w:val="both"/>
            </w:pPr>
            <w:r w:rsidRPr="00FC4EA6">
              <w:rPr>
                <w:rFonts w:ascii="Times New Roman" w:hAnsi="Times New Roman" w:cs="Times New Roman"/>
                <w:sz w:val="24"/>
                <w:szCs w:val="24"/>
              </w:rPr>
              <w:t>M. OUSSEINI</w:t>
            </w:r>
          </w:p>
        </w:tc>
        <w:tc>
          <w:tcPr>
            <w:tcW w:w="3071" w:type="dxa"/>
            <w:vAlign w:val="center"/>
          </w:tcPr>
          <w:p w14:paraId="353393A4" w14:textId="5B9B3A68" w:rsidR="00686F21" w:rsidRPr="00FC4EA6" w:rsidRDefault="00686F21" w:rsidP="00C73D34">
            <w:pPr>
              <w:spacing w:after="0" w:line="240" w:lineRule="auto"/>
              <w:jc w:val="both"/>
            </w:pPr>
            <w:r w:rsidRPr="00FC4EA6">
              <w:rPr>
                <w:rFonts w:ascii="Times New Roman" w:hAnsi="Times New Roman" w:cs="Times New Roman"/>
                <w:sz w:val="24"/>
                <w:szCs w:val="24"/>
              </w:rPr>
              <w:t>Infirmier Supérieur spécialisé en management de service de santé/Master en santé publique option santé communautaire/Formateur en PF et SONEU</w:t>
            </w:r>
          </w:p>
        </w:tc>
        <w:tc>
          <w:tcPr>
            <w:tcW w:w="3071" w:type="dxa"/>
            <w:vAlign w:val="center"/>
          </w:tcPr>
          <w:p w14:paraId="6D1C855D"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proofErr w:type="gramStart"/>
            <w:r w:rsidRPr="00FC4EA6">
              <w:rPr>
                <w:rFonts w:ascii="Times New Roman" w:hAnsi="Times New Roman" w:cs="Times New Roman"/>
                <w:sz w:val="24"/>
                <w:szCs w:val="24"/>
              </w:rPr>
              <w:t>Affections liée</w:t>
            </w:r>
            <w:proofErr w:type="gramEnd"/>
            <w:r w:rsidRPr="00FC4EA6">
              <w:rPr>
                <w:rFonts w:ascii="Times New Roman" w:hAnsi="Times New Roman" w:cs="Times New Roman"/>
                <w:sz w:val="24"/>
                <w:szCs w:val="24"/>
              </w:rPr>
              <w:t xml:space="preserve"> à la grossesse</w:t>
            </w:r>
          </w:p>
          <w:p w14:paraId="16B3D47F" w14:textId="7A353BF7" w:rsidR="00686F21" w:rsidRPr="00FC4EA6" w:rsidRDefault="00686F21" w:rsidP="00C73D34">
            <w:pPr>
              <w:spacing w:after="0" w:line="240" w:lineRule="auto"/>
              <w:jc w:val="both"/>
            </w:pPr>
            <w:r w:rsidRPr="00FC4EA6">
              <w:rPr>
                <w:rFonts w:ascii="Times New Roman" w:hAnsi="Times New Roman" w:cs="Times New Roman"/>
                <w:sz w:val="24"/>
                <w:szCs w:val="24"/>
              </w:rPr>
              <w:t>Affections du système reproducteur</w:t>
            </w:r>
          </w:p>
        </w:tc>
      </w:tr>
      <w:tr w:rsidR="00686F21" w:rsidRPr="00FC4EA6" w14:paraId="45F952D7" w14:textId="77777777" w:rsidTr="00C06571">
        <w:tc>
          <w:tcPr>
            <w:tcW w:w="3070" w:type="dxa"/>
            <w:vAlign w:val="center"/>
          </w:tcPr>
          <w:p w14:paraId="6DF4BDC6" w14:textId="674A643F" w:rsidR="00686F21" w:rsidRPr="00FC4EA6" w:rsidRDefault="00686F21" w:rsidP="00C73D34">
            <w:pPr>
              <w:spacing w:after="0" w:line="240" w:lineRule="auto"/>
              <w:jc w:val="both"/>
            </w:pPr>
            <w:r w:rsidRPr="00FC4EA6">
              <w:rPr>
                <w:rFonts w:ascii="Times New Roman" w:hAnsi="Times New Roman" w:cs="Times New Roman"/>
                <w:sz w:val="24"/>
                <w:szCs w:val="24"/>
              </w:rPr>
              <w:t>Mme CHETOU ELISABETH</w:t>
            </w:r>
          </w:p>
        </w:tc>
        <w:tc>
          <w:tcPr>
            <w:tcW w:w="3071" w:type="dxa"/>
            <w:vAlign w:val="center"/>
          </w:tcPr>
          <w:p w14:paraId="612149E4" w14:textId="2BF4A5EC" w:rsidR="00686F21" w:rsidRPr="00FC4EA6" w:rsidRDefault="00686F21" w:rsidP="00C73D34">
            <w:pPr>
              <w:spacing w:after="0" w:line="240" w:lineRule="auto"/>
              <w:jc w:val="both"/>
            </w:pPr>
            <w:proofErr w:type="gramStart"/>
            <w:r w:rsidRPr="00FC4EA6">
              <w:rPr>
                <w:rFonts w:ascii="Times New Roman" w:hAnsi="Times New Roman" w:cs="Times New Roman"/>
                <w:sz w:val="24"/>
                <w:szCs w:val="24"/>
              </w:rPr>
              <w:t>Infirmière spécialisé</w:t>
            </w:r>
            <w:proofErr w:type="gramEnd"/>
            <w:r w:rsidRPr="00FC4EA6">
              <w:rPr>
                <w:rFonts w:ascii="Times New Roman" w:hAnsi="Times New Roman" w:cs="Times New Roman"/>
                <w:sz w:val="24"/>
                <w:szCs w:val="24"/>
              </w:rPr>
              <w:t xml:space="preserve"> en santé de reproduction</w:t>
            </w:r>
          </w:p>
        </w:tc>
        <w:tc>
          <w:tcPr>
            <w:tcW w:w="3071" w:type="dxa"/>
            <w:vAlign w:val="center"/>
          </w:tcPr>
          <w:p w14:paraId="551C9E7F" w14:textId="638E0AD3" w:rsidR="00686F21" w:rsidRPr="00FC4EA6" w:rsidRDefault="00686F21" w:rsidP="00C73D34">
            <w:pPr>
              <w:spacing w:after="0" w:line="240" w:lineRule="auto"/>
              <w:jc w:val="both"/>
            </w:pPr>
            <w:r w:rsidRPr="00FC4EA6">
              <w:rPr>
                <w:rFonts w:ascii="Times New Roman" w:hAnsi="Times New Roman" w:cs="Times New Roman"/>
                <w:sz w:val="24"/>
                <w:szCs w:val="24"/>
              </w:rPr>
              <w:t>Planification familiale</w:t>
            </w:r>
          </w:p>
        </w:tc>
      </w:tr>
      <w:tr w:rsidR="00686F21" w:rsidRPr="00FC4EA6" w14:paraId="3A27A44E" w14:textId="77777777" w:rsidTr="00C06571">
        <w:tc>
          <w:tcPr>
            <w:tcW w:w="3070" w:type="dxa"/>
            <w:vAlign w:val="center"/>
          </w:tcPr>
          <w:p w14:paraId="08EBE0BE" w14:textId="5B42346A" w:rsidR="00686F21" w:rsidRPr="00FC4EA6" w:rsidRDefault="00686F21" w:rsidP="00C73D34">
            <w:pPr>
              <w:spacing w:after="0" w:line="240" w:lineRule="auto"/>
              <w:jc w:val="both"/>
            </w:pPr>
            <w:r w:rsidRPr="00FC4EA6">
              <w:rPr>
                <w:rFonts w:ascii="Times New Roman" w:hAnsi="Times New Roman" w:cs="Times New Roman"/>
                <w:sz w:val="24"/>
                <w:szCs w:val="24"/>
              </w:rPr>
              <w:t>M. KAPTUE ANDRE CYRILLE</w:t>
            </w:r>
          </w:p>
        </w:tc>
        <w:tc>
          <w:tcPr>
            <w:tcW w:w="3071" w:type="dxa"/>
            <w:vAlign w:val="center"/>
          </w:tcPr>
          <w:p w14:paraId="5C199C4F" w14:textId="15E1B8B4" w:rsidR="00686F21" w:rsidRPr="00FC4EA6" w:rsidRDefault="00686F21" w:rsidP="00C73D34">
            <w:pPr>
              <w:spacing w:after="0" w:line="240" w:lineRule="auto"/>
              <w:jc w:val="both"/>
            </w:pPr>
            <w:r w:rsidRPr="00FC4EA6">
              <w:rPr>
                <w:rFonts w:ascii="Times New Roman" w:hAnsi="Times New Roman" w:cs="Times New Roman"/>
                <w:sz w:val="24"/>
                <w:szCs w:val="24"/>
              </w:rPr>
              <w:t>Infirmier supérieur spécialisé en Ophtalmologie</w:t>
            </w:r>
          </w:p>
        </w:tc>
        <w:tc>
          <w:tcPr>
            <w:tcW w:w="3071" w:type="dxa"/>
            <w:vAlign w:val="center"/>
          </w:tcPr>
          <w:p w14:paraId="5D8E60E2" w14:textId="0F777DFA" w:rsidR="00686F21" w:rsidRPr="00FC4EA6" w:rsidRDefault="00686F21" w:rsidP="00C73D34">
            <w:pPr>
              <w:spacing w:after="0" w:line="240" w:lineRule="auto"/>
              <w:jc w:val="both"/>
            </w:pPr>
            <w:r w:rsidRPr="00FC4EA6">
              <w:rPr>
                <w:rFonts w:ascii="Times New Roman" w:hAnsi="Times New Roman" w:cs="Times New Roman"/>
                <w:sz w:val="24"/>
                <w:szCs w:val="24"/>
              </w:rPr>
              <w:t>PCIME</w:t>
            </w:r>
          </w:p>
        </w:tc>
      </w:tr>
      <w:tr w:rsidR="00686F21" w:rsidRPr="00FC4EA6" w14:paraId="5D142156" w14:textId="77777777" w:rsidTr="00C06571">
        <w:tc>
          <w:tcPr>
            <w:tcW w:w="3070" w:type="dxa"/>
            <w:vAlign w:val="center"/>
          </w:tcPr>
          <w:p w14:paraId="1DD714E3" w14:textId="76289637" w:rsidR="00686F21" w:rsidRPr="00FC4EA6" w:rsidRDefault="00686F21" w:rsidP="00C73D34">
            <w:pPr>
              <w:spacing w:after="0" w:line="240" w:lineRule="auto"/>
              <w:jc w:val="both"/>
            </w:pPr>
            <w:r w:rsidRPr="00FC4EA6">
              <w:rPr>
                <w:rFonts w:ascii="Times New Roman" w:hAnsi="Times New Roman" w:cs="Times New Roman"/>
                <w:sz w:val="24"/>
                <w:szCs w:val="24"/>
              </w:rPr>
              <w:t>Mme TCHOUPE</w:t>
            </w:r>
          </w:p>
        </w:tc>
        <w:tc>
          <w:tcPr>
            <w:tcW w:w="3071" w:type="dxa"/>
            <w:vAlign w:val="center"/>
          </w:tcPr>
          <w:p w14:paraId="5F49060E" w14:textId="0E17B73E" w:rsidR="00686F21" w:rsidRPr="00FC4EA6" w:rsidRDefault="00686F21" w:rsidP="00C73D34">
            <w:pPr>
              <w:spacing w:after="0" w:line="240" w:lineRule="auto"/>
              <w:jc w:val="both"/>
            </w:pPr>
            <w:r w:rsidRPr="00FC4EA6">
              <w:rPr>
                <w:rFonts w:ascii="Times New Roman" w:hAnsi="Times New Roman" w:cs="Times New Roman"/>
                <w:sz w:val="24"/>
                <w:szCs w:val="24"/>
              </w:rPr>
              <w:t>Sage-Femme</w:t>
            </w:r>
          </w:p>
        </w:tc>
        <w:tc>
          <w:tcPr>
            <w:tcW w:w="3071" w:type="dxa"/>
            <w:vAlign w:val="center"/>
          </w:tcPr>
          <w:p w14:paraId="0F7A2CC4" w14:textId="3EDD715B" w:rsidR="00686F21" w:rsidRPr="00FC4EA6" w:rsidRDefault="00686F21" w:rsidP="00C73D34">
            <w:pPr>
              <w:spacing w:after="0" w:line="240" w:lineRule="auto"/>
              <w:jc w:val="both"/>
            </w:pPr>
            <w:r w:rsidRPr="00FC4EA6">
              <w:rPr>
                <w:rFonts w:ascii="Times New Roman" w:hAnsi="Times New Roman" w:cs="Times New Roman"/>
                <w:sz w:val="24"/>
                <w:szCs w:val="24"/>
              </w:rPr>
              <w:t>Hémorragie de la grossesse</w:t>
            </w:r>
          </w:p>
        </w:tc>
      </w:tr>
      <w:tr w:rsidR="00686F21" w:rsidRPr="00FC4EA6" w14:paraId="1ECDC7A3" w14:textId="77777777" w:rsidTr="00C06571">
        <w:tc>
          <w:tcPr>
            <w:tcW w:w="3070" w:type="dxa"/>
            <w:vAlign w:val="center"/>
          </w:tcPr>
          <w:p w14:paraId="684FBAAE" w14:textId="505293DD" w:rsidR="00686F21" w:rsidRPr="00FC4EA6" w:rsidRDefault="00686F21" w:rsidP="00C73D34">
            <w:pPr>
              <w:spacing w:after="0" w:line="240" w:lineRule="auto"/>
              <w:jc w:val="both"/>
            </w:pPr>
            <w:r w:rsidRPr="00FC4EA6">
              <w:rPr>
                <w:rFonts w:ascii="Times New Roman" w:hAnsi="Times New Roman" w:cs="Times New Roman"/>
                <w:sz w:val="24"/>
                <w:szCs w:val="24"/>
              </w:rPr>
              <w:t>M. MOGOM SOURNA DIDIER</w:t>
            </w:r>
          </w:p>
        </w:tc>
        <w:tc>
          <w:tcPr>
            <w:tcW w:w="3071" w:type="dxa"/>
            <w:vAlign w:val="center"/>
          </w:tcPr>
          <w:p w14:paraId="55B98844" w14:textId="0AFF5D08" w:rsidR="00686F21" w:rsidRPr="00FC4EA6" w:rsidRDefault="00686F21" w:rsidP="00C73D34">
            <w:pPr>
              <w:spacing w:after="0" w:line="240" w:lineRule="auto"/>
              <w:jc w:val="both"/>
            </w:pPr>
            <w:r w:rsidRPr="00FC4EA6">
              <w:rPr>
                <w:rFonts w:ascii="Times New Roman" w:hAnsi="Times New Roman" w:cs="Times New Roman"/>
                <w:sz w:val="24"/>
                <w:szCs w:val="24"/>
              </w:rPr>
              <w:t>Infirmier supérieur</w:t>
            </w:r>
          </w:p>
        </w:tc>
        <w:tc>
          <w:tcPr>
            <w:tcW w:w="3071" w:type="dxa"/>
            <w:vAlign w:val="center"/>
          </w:tcPr>
          <w:p w14:paraId="01A0A3EC"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ORL</w:t>
            </w:r>
          </w:p>
          <w:p w14:paraId="49AD777D" w14:textId="0ABD4810" w:rsidR="00686F21" w:rsidRPr="00FC4EA6" w:rsidRDefault="00686F21" w:rsidP="00C73D34">
            <w:pPr>
              <w:spacing w:after="0" w:line="240" w:lineRule="auto"/>
              <w:jc w:val="both"/>
            </w:pPr>
            <w:r w:rsidRPr="00FC4EA6">
              <w:rPr>
                <w:rFonts w:ascii="Times New Roman" w:hAnsi="Times New Roman" w:cs="Times New Roman"/>
                <w:sz w:val="24"/>
                <w:szCs w:val="24"/>
              </w:rPr>
              <w:t>SI en ophtalmologie</w:t>
            </w:r>
          </w:p>
        </w:tc>
      </w:tr>
      <w:tr w:rsidR="00686F21" w:rsidRPr="00FC4EA6" w14:paraId="7A3C95C2" w14:textId="77777777" w:rsidTr="00C06571">
        <w:tc>
          <w:tcPr>
            <w:tcW w:w="3070" w:type="dxa"/>
            <w:vAlign w:val="center"/>
          </w:tcPr>
          <w:p w14:paraId="1CCDEFEC" w14:textId="1A82518D" w:rsidR="00686F21" w:rsidRPr="00FC4EA6" w:rsidRDefault="00686F21" w:rsidP="00C73D34">
            <w:pPr>
              <w:spacing w:after="0" w:line="240" w:lineRule="auto"/>
              <w:jc w:val="both"/>
            </w:pPr>
            <w:r w:rsidRPr="00FC4EA6">
              <w:rPr>
                <w:rFonts w:ascii="Times New Roman" w:hAnsi="Times New Roman" w:cs="Times New Roman"/>
                <w:sz w:val="24"/>
                <w:szCs w:val="24"/>
              </w:rPr>
              <w:t>M. ATANGANA</w:t>
            </w:r>
          </w:p>
        </w:tc>
        <w:tc>
          <w:tcPr>
            <w:tcW w:w="3071" w:type="dxa"/>
            <w:vAlign w:val="center"/>
          </w:tcPr>
          <w:p w14:paraId="2379EABB" w14:textId="147F54FF" w:rsidR="00686F21" w:rsidRPr="00FC4EA6" w:rsidRDefault="00686F21" w:rsidP="00C73D34">
            <w:pPr>
              <w:spacing w:after="0" w:line="240" w:lineRule="auto"/>
              <w:jc w:val="both"/>
            </w:pPr>
            <w:r w:rsidRPr="00FC4EA6">
              <w:rPr>
                <w:rFonts w:ascii="Times New Roman" w:hAnsi="Times New Roman" w:cs="Times New Roman"/>
                <w:sz w:val="24"/>
                <w:szCs w:val="24"/>
              </w:rPr>
              <w:t>Infirmier Supérieur</w:t>
            </w:r>
          </w:p>
        </w:tc>
        <w:tc>
          <w:tcPr>
            <w:tcW w:w="3071" w:type="dxa"/>
            <w:vAlign w:val="center"/>
          </w:tcPr>
          <w:p w14:paraId="172ED20A" w14:textId="73EC7065" w:rsidR="00686F21" w:rsidRPr="00FC4EA6" w:rsidRDefault="00686F21" w:rsidP="00C73D34">
            <w:pPr>
              <w:spacing w:after="0" w:line="240" w:lineRule="auto"/>
              <w:jc w:val="both"/>
            </w:pPr>
            <w:r w:rsidRPr="00FC4EA6">
              <w:rPr>
                <w:rFonts w:ascii="Times New Roman" w:hAnsi="Times New Roman" w:cs="Times New Roman"/>
                <w:sz w:val="24"/>
                <w:szCs w:val="24"/>
              </w:rPr>
              <w:t>SI en Odontostomatologie</w:t>
            </w:r>
          </w:p>
        </w:tc>
      </w:tr>
      <w:tr w:rsidR="00686F21" w:rsidRPr="00FC4EA6" w14:paraId="337C56DA" w14:textId="77777777" w:rsidTr="00C06571">
        <w:tc>
          <w:tcPr>
            <w:tcW w:w="3070" w:type="dxa"/>
            <w:vAlign w:val="center"/>
          </w:tcPr>
          <w:p w14:paraId="3F0CEB57" w14:textId="50A0CC43" w:rsidR="00686F21" w:rsidRPr="00FC4EA6" w:rsidRDefault="00686F21" w:rsidP="00C73D34">
            <w:pPr>
              <w:spacing w:after="0" w:line="240" w:lineRule="auto"/>
              <w:jc w:val="both"/>
            </w:pPr>
            <w:r w:rsidRPr="00FC4EA6">
              <w:rPr>
                <w:rFonts w:ascii="Times New Roman" w:hAnsi="Times New Roman" w:cs="Times New Roman"/>
                <w:sz w:val="24"/>
                <w:szCs w:val="24"/>
              </w:rPr>
              <w:t>Dr ALAPHA</w:t>
            </w:r>
          </w:p>
        </w:tc>
        <w:tc>
          <w:tcPr>
            <w:tcW w:w="3071" w:type="dxa"/>
            <w:vAlign w:val="center"/>
          </w:tcPr>
          <w:p w14:paraId="6DAD4FEE" w14:textId="43C9086C" w:rsidR="00686F21" w:rsidRPr="00FC4EA6" w:rsidRDefault="00686F21" w:rsidP="00C73D34">
            <w:pPr>
              <w:spacing w:after="0" w:line="240" w:lineRule="auto"/>
              <w:jc w:val="both"/>
            </w:pPr>
            <w:r w:rsidRPr="00FC4EA6">
              <w:rPr>
                <w:rFonts w:ascii="Times New Roman" w:hAnsi="Times New Roman" w:cs="Times New Roman"/>
                <w:sz w:val="24"/>
                <w:szCs w:val="24"/>
              </w:rPr>
              <w:t>Technicien option imagerie médicale</w:t>
            </w:r>
          </w:p>
        </w:tc>
        <w:tc>
          <w:tcPr>
            <w:tcW w:w="3071" w:type="dxa"/>
            <w:vAlign w:val="center"/>
          </w:tcPr>
          <w:p w14:paraId="2CE049CF" w14:textId="1254E829" w:rsidR="00686F21" w:rsidRPr="00FC4EA6" w:rsidRDefault="00686F21" w:rsidP="00C73D34">
            <w:pPr>
              <w:spacing w:after="0" w:line="240" w:lineRule="auto"/>
              <w:jc w:val="both"/>
            </w:pPr>
            <w:r w:rsidRPr="00FC4EA6">
              <w:rPr>
                <w:rFonts w:ascii="Times New Roman" w:hAnsi="Times New Roman" w:cs="Times New Roman"/>
                <w:sz w:val="24"/>
                <w:szCs w:val="24"/>
              </w:rPr>
              <w:t>Technique en imagerie médicale</w:t>
            </w:r>
          </w:p>
        </w:tc>
      </w:tr>
      <w:tr w:rsidR="00686F21" w:rsidRPr="00FC4EA6" w14:paraId="0D9C1A3B" w14:textId="77777777" w:rsidTr="00C06571">
        <w:tc>
          <w:tcPr>
            <w:tcW w:w="3070" w:type="dxa"/>
            <w:vAlign w:val="center"/>
          </w:tcPr>
          <w:p w14:paraId="5DD77052" w14:textId="5E5B26F6" w:rsidR="00686F21" w:rsidRPr="00FC4EA6" w:rsidRDefault="00686F21" w:rsidP="00C73D34">
            <w:pPr>
              <w:spacing w:after="0" w:line="240" w:lineRule="auto"/>
              <w:jc w:val="both"/>
            </w:pPr>
            <w:r w:rsidRPr="00FC4EA6">
              <w:rPr>
                <w:rFonts w:ascii="Times New Roman" w:hAnsi="Times New Roman" w:cs="Times New Roman"/>
                <w:sz w:val="24"/>
                <w:szCs w:val="24"/>
              </w:rPr>
              <w:t>Mme TAINENWA DOUNIA EPSE WANGMENE</w:t>
            </w:r>
          </w:p>
        </w:tc>
        <w:tc>
          <w:tcPr>
            <w:tcW w:w="3071" w:type="dxa"/>
            <w:vAlign w:val="center"/>
          </w:tcPr>
          <w:p w14:paraId="2CFCDF52" w14:textId="69F2A2CD" w:rsidR="00686F21" w:rsidRPr="00FC4EA6" w:rsidRDefault="00686F21" w:rsidP="00C73D34">
            <w:pPr>
              <w:spacing w:after="0" w:line="240" w:lineRule="auto"/>
              <w:jc w:val="both"/>
            </w:pPr>
            <w:r w:rsidRPr="00FC4EA6">
              <w:rPr>
                <w:rFonts w:ascii="Times New Roman" w:hAnsi="Times New Roman" w:cs="Times New Roman"/>
                <w:sz w:val="24"/>
                <w:szCs w:val="24"/>
              </w:rPr>
              <w:t>Infirmière Supérieure</w:t>
            </w:r>
          </w:p>
        </w:tc>
        <w:tc>
          <w:tcPr>
            <w:tcW w:w="3071" w:type="dxa"/>
            <w:vAlign w:val="center"/>
          </w:tcPr>
          <w:p w14:paraId="1C5C80D8"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Médecine scolaire</w:t>
            </w:r>
          </w:p>
          <w:p w14:paraId="7C1004FB" w14:textId="23C7A74D" w:rsidR="00686F21" w:rsidRPr="00FC4EA6" w:rsidRDefault="00686F21" w:rsidP="00C73D34">
            <w:pPr>
              <w:spacing w:after="0" w:line="240" w:lineRule="auto"/>
              <w:jc w:val="both"/>
            </w:pPr>
            <w:r w:rsidRPr="00FC4EA6">
              <w:rPr>
                <w:rFonts w:ascii="Times New Roman" w:hAnsi="Times New Roman" w:cs="Times New Roman"/>
                <w:sz w:val="24"/>
                <w:szCs w:val="24"/>
              </w:rPr>
              <w:t>Médecine de travail</w:t>
            </w:r>
          </w:p>
        </w:tc>
      </w:tr>
      <w:tr w:rsidR="00686F21" w:rsidRPr="00FC4EA6" w14:paraId="4EC67402" w14:textId="77777777" w:rsidTr="00C06571">
        <w:tc>
          <w:tcPr>
            <w:tcW w:w="3070" w:type="dxa"/>
            <w:vAlign w:val="center"/>
          </w:tcPr>
          <w:p w14:paraId="61F4CE2B" w14:textId="3D69FDBA" w:rsidR="00686F21" w:rsidRPr="00FC4EA6" w:rsidRDefault="00686F21" w:rsidP="00C73D34">
            <w:pPr>
              <w:spacing w:after="0" w:line="240" w:lineRule="auto"/>
              <w:jc w:val="both"/>
            </w:pPr>
            <w:r w:rsidRPr="00FC4EA6">
              <w:rPr>
                <w:rFonts w:ascii="Times New Roman" w:hAnsi="Times New Roman" w:cs="Times New Roman"/>
                <w:sz w:val="24"/>
                <w:szCs w:val="24"/>
              </w:rPr>
              <w:t>Dr MALEP</w:t>
            </w:r>
          </w:p>
        </w:tc>
        <w:tc>
          <w:tcPr>
            <w:tcW w:w="3071" w:type="dxa"/>
            <w:vAlign w:val="center"/>
          </w:tcPr>
          <w:p w14:paraId="07962330" w14:textId="2637B0B9" w:rsidR="00686F21" w:rsidRPr="00FC4EA6" w:rsidRDefault="00686F21" w:rsidP="00C73D34">
            <w:pPr>
              <w:spacing w:after="0" w:line="240" w:lineRule="auto"/>
              <w:jc w:val="both"/>
            </w:pPr>
            <w:r w:rsidRPr="00FC4EA6">
              <w:rPr>
                <w:rFonts w:ascii="Times New Roman" w:hAnsi="Times New Roman" w:cs="Times New Roman"/>
                <w:sz w:val="24"/>
                <w:szCs w:val="24"/>
              </w:rPr>
              <w:t>Pharmacien</w:t>
            </w:r>
          </w:p>
        </w:tc>
        <w:tc>
          <w:tcPr>
            <w:tcW w:w="3071" w:type="dxa"/>
            <w:vAlign w:val="center"/>
          </w:tcPr>
          <w:p w14:paraId="25D09A91" w14:textId="41836F1E" w:rsidR="00686F21" w:rsidRPr="00FC4EA6" w:rsidRDefault="00686F21" w:rsidP="00C73D34">
            <w:pPr>
              <w:spacing w:after="0" w:line="240" w:lineRule="auto"/>
              <w:jc w:val="both"/>
            </w:pPr>
            <w:r w:rsidRPr="00FC4EA6">
              <w:rPr>
                <w:rFonts w:ascii="Times New Roman" w:hAnsi="Times New Roman" w:cs="Times New Roman"/>
                <w:sz w:val="24"/>
                <w:szCs w:val="24"/>
              </w:rPr>
              <w:t>Gestion des médicaments</w:t>
            </w:r>
          </w:p>
        </w:tc>
      </w:tr>
      <w:tr w:rsidR="00686F21" w:rsidRPr="00FC4EA6" w14:paraId="2AACF039" w14:textId="77777777" w:rsidTr="00C06571">
        <w:tc>
          <w:tcPr>
            <w:tcW w:w="3070" w:type="dxa"/>
            <w:vAlign w:val="center"/>
          </w:tcPr>
          <w:p w14:paraId="2DFB953C" w14:textId="6A4A976E" w:rsidR="00686F21" w:rsidRPr="00FC4EA6" w:rsidRDefault="00686F21" w:rsidP="00C73D34">
            <w:pPr>
              <w:spacing w:after="0" w:line="240" w:lineRule="auto"/>
              <w:jc w:val="both"/>
            </w:pPr>
            <w:r w:rsidRPr="00FC4EA6">
              <w:rPr>
                <w:rFonts w:ascii="Times New Roman" w:hAnsi="Times New Roman" w:cs="Times New Roman"/>
                <w:sz w:val="24"/>
                <w:szCs w:val="24"/>
              </w:rPr>
              <w:t>Dr MAFONGANG NDEH ODILE</w:t>
            </w:r>
          </w:p>
        </w:tc>
        <w:tc>
          <w:tcPr>
            <w:tcW w:w="3071" w:type="dxa"/>
            <w:vAlign w:val="center"/>
          </w:tcPr>
          <w:p w14:paraId="2798F7B3" w14:textId="4AA04661" w:rsidR="00686F21" w:rsidRPr="00FC4EA6" w:rsidRDefault="00686F21" w:rsidP="00C73D34">
            <w:pPr>
              <w:spacing w:after="0" w:line="240" w:lineRule="auto"/>
              <w:jc w:val="both"/>
            </w:pPr>
            <w:r w:rsidRPr="00FC4EA6">
              <w:rPr>
                <w:rFonts w:ascii="Times New Roman" w:hAnsi="Times New Roman" w:cs="Times New Roman"/>
                <w:sz w:val="24"/>
                <w:szCs w:val="24"/>
              </w:rPr>
              <w:t>Pharmacienne</w:t>
            </w:r>
          </w:p>
        </w:tc>
        <w:tc>
          <w:tcPr>
            <w:tcW w:w="3071" w:type="dxa"/>
            <w:vAlign w:val="center"/>
          </w:tcPr>
          <w:p w14:paraId="01B8D4E7"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Pharmacologie clinique I</w:t>
            </w:r>
          </w:p>
          <w:p w14:paraId="32636881" w14:textId="2ACC5758" w:rsidR="00686F21" w:rsidRPr="00FC4EA6" w:rsidRDefault="00686F21" w:rsidP="00C73D34">
            <w:pPr>
              <w:spacing w:after="0" w:line="240" w:lineRule="auto"/>
              <w:jc w:val="both"/>
            </w:pPr>
            <w:r w:rsidRPr="00FC4EA6">
              <w:rPr>
                <w:rFonts w:ascii="Times New Roman" w:hAnsi="Times New Roman" w:cs="Times New Roman"/>
                <w:sz w:val="24"/>
                <w:szCs w:val="24"/>
              </w:rPr>
              <w:t>Pharmacologie clinique II</w:t>
            </w:r>
          </w:p>
        </w:tc>
      </w:tr>
      <w:tr w:rsidR="00686F21" w:rsidRPr="00FC4EA6" w14:paraId="1F5AFCC3" w14:textId="77777777" w:rsidTr="00C06571">
        <w:tc>
          <w:tcPr>
            <w:tcW w:w="3070" w:type="dxa"/>
            <w:vAlign w:val="center"/>
          </w:tcPr>
          <w:p w14:paraId="2ABE4443" w14:textId="7C3F9200" w:rsidR="00686F21" w:rsidRPr="00FC4EA6" w:rsidRDefault="00686F21" w:rsidP="00C73D34">
            <w:pPr>
              <w:spacing w:after="0" w:line="240" w:lineRule="auto"/>
              <w:jc w:val="both"/>
            </w:pPr>
            <w:r w:rsidRPr="00FC4EA6">
              <w:rPr>
                <w:rFonts w:ascii="Times New Roman" w:hAnsi="Times New Roman" w:cs="Times New Roman"/>
                <w:sz w:val="24"/>
                <w:szCs w:val="24"/>
              </w:rPr>
              <w:t>M. NGONDAI DANIEL</w:t>
            </w:r>
          </w:p>
        </w:tc>
        <w:tc>
          <w:tcPr>
            <w:tcW w:w="3071" w:type="dxa"/>
            <w:vAlign w:val="center"/>
          </w:tcPr>
          <w:p w14:paraId="604D7B8E" w14:textId="2DD10256" w:rsidR="00686F21" w:rsidRPr="00FC4EA6" w:rsidRDefault="00686F21" w:rsidP="00C73D34">
            <w:pPr>
              <w:spacing w:after="0" w:line="240" w:lineRule="auto"/>
              <w:jc w:val="both"/>
            </w:pPr>
            <w:r w:rsidRPr="00FC4EA6">
              <w:rPr>
                <w:rFonts w:ascii="Times New Roman" w:hAnsi="Times New Roman" w:cs="Times New Roman"/>
                <w:sz w:val="24"/>
                <w:szCs w:val="24"/>
              </w:rPr>
              <w:t>Infirmier Supérieur</w:t>
            </w:r>
          </w:p>
        </w:tc>
        <w:tc>
          <w:tcPr>
            <w:tcW w:w="3071" w:type="dxa"/>
            <w:vAlign w:val="center"/>
          </w:tcPr>
          <w:p w14:paraId="46536C4B"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Maladies infectieuses</w:t>
            </w:r>
          </w:p>
          <w:p w14:paraId="1789DFCA" w14:textId="77777777" w:rsidR="00686F21" w:rsidRPr="00FC4EA6" w:rsidRDefault="00686F21" w:rsidP="00C73D34">
            <w:pPr>
              <w:spacing w:after="0" w:line="240" w:lineRule="auto"/>
              <w:jc w:val="both"/>
            </w:pPr>
          </w:p>
        </w:tc>
      </w:tr>
      <w:tr w:rsidR="00686F21" w:rsidRPr="00FC4EA6" w14:paraId="41EEB012" w14:textId="77777777" w:rsidTr="00C06571">
        <w:tc>
          <w:tcPr>
            <w:tcW w:w="3070" w:type="dxa"/>
            <w:vAlign w:val="center"/>
          </w:tcPr>
          <w:p w14:paraId="0D909AAD" w14:textId="096E44ED" w:rsidR="00686F21" w:rsidRPr="00FC4EA6" w:rsidRDefault="00686F21" w:rsidP="00C73D34">
            <w:pPr>
              <w:spacing w:after="0" w:line="240" w:lineRule="auto"/>
              <w:jc w:val="both"/>
            </w:pPr>
            <w:r w:rsidRPr="00FC4EA6">
              <w:rPr>
                <w:rFonts w:ascii="Times New Roman" w:hAnsi="Times New Roman" w:cs="Times New Roman"/>
                <w:sz w:val="24"/>
                <w:szCs w:val="24"/>
              </w:rPr>
              <w:t>Mme TENA ZENABOU</w:t>
            </w:r>
          </w:p>
        </w:tc>
        <w:tc>
          <w:tcPr>
            <w:tcW w:w="3071" w:type="dxa"/>
            <w:vAlign w:val="center"/>
          </w:tcPr>
          <w:p w14:paraId="7F8A8EE0" w14:textId="6656FD1B" w:rsidR="00686F21" w:rsidRPr="00FC4EA6" w:rsidRDefault="00686F21" w:rsidP="00C73D34">
            <w:pPr>
              <w:spacing w:after="0" w:line="240" w:lineRule="auto"/>
              <w:jc w:val="both"/>
            </w:pPr>
            <w:r w:rsidRPr="00FC4EA6">
              <w:rPr>
                <w:rFonts w:ascii="Times New Roman" w:hAnsi="Times New Roman" w:cs="Times New Roman"/>
                <w:sz w:val="24"/>
                <w:szCs w:val="24"/>
              </w:rPr>
              <w:t>Infirmière Supérieure</w:t>
            </w:r>
          </w:p>
        </w:tc>
        <w:tc>
          <w:tcPr>
            <w:tcW w:w="3071" w:type="dxa"/>
            <w:vAlign w:val="center"/>
          </w:tcPr>
          <w:p w14:paraId="3238D9D0"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Affections pédiatriques</w:t>
            </w:r>
          </w:p>
          <w:p w14:paraId="4A08D4B5"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Soins aux NN ; enfants et adolescents</w:t>
            </w:r>
          </w:p>
          <w:p w14:paraId="019811C7" w14:textId="77777777" w:rsidR="00686F21" w:rsidRPr="00FC4EA6" w:rsidRDefault="00686F21" w:rsidP="00C73D34">
            <w:pPr>
              <w:spacing w:after="0" w:line="240" w:lineRule="auto"/>
              <w:jc w:val="both"/>
            </w:pPr>
          </w:p>
        </w:tc>
      </w:tr>
      <w:tr w:rsidR="00686F21" w:rsidRPr="00FC4EA6" w14:paraId="4345BA34" w14:textId="77777777" w:rsidTr="00C06571">
        <w:tc>
          <w:tcPr>
            <w:tcW w:w="3070" w:type="dxa"/>
            <w:vAlign w:val="center"/>
          </w:tcPr>
          <w:p w14:paraId="4A4054FB" w14:textId="4FD4FCEB" w:rsidR="00686F21" w:rsidRPr="00FC4EA6" w:rsidRDefault="00686F21" w:rsidP="00C73D34">
            <w:pPr>
              <w:spacing w:after="0" w:line="240" w:lineRule="auto"/>
              <w:jc w:val="both"/>
            </w:pPr>
            <w:r w:rsidRPr="00FC4EA6">
              <w:rPr>
                <w:rFonts w:ascii="Times New Roman" w:hAnsi="Times New Roman" w:cs="Times New Roman"/>
                <w:sz w:val="24"/>
                <w:szCs w:val="24"/>
              </w:rPr>
              <w:t>Mme DAKO</w:t>
            </w:r>
          </w:p>
        </w:tc>
        <w:tc>
          <w:tcPr>
            <w:tcW w:w="3071" w:type="dxa"/>
            <w:vAlign w:val="center"/>
          </w:tcPr>
          <w:p w14:paraId="2108EAD7" w14:textId="38F7A30E" w:rsidR="00686F21" w:rsidRPr="00FC4EA6" w:rsidRDefault="00686F21" w:rsidP="00C73D34">
            <w:pPr>
              <w:spacing w:after="0" w:line="240" w:lineRule="auto"/>
              <w:jc w:val="both"/>
            </w:pPr>
            <w:r w:rsidRPr="00FC4EA6">
              <w:rPr>
                <w:rFonts w:ascii="Times New Roman" w:hAnsi="Times New Roman" w:cs="Times New Roman"/>
                <w:sz w:val="24"/>
                <w:szCs w:val="24"/>
              </w:rPr>
              <w:t>Infirmière Supérieure</w:t>
            </w:r>
          </w:p>
        </w:tc>
        <w:tc>
          <w:tcPr>
            <w:tcW w:w="3071" w:type="dxa"/>
            <w:vAlign w:val="center"/>
          </w:tcPr>
          <w:p w14:paraId="6E2602C9" w14:textId="0F372834" w:rsidR="00686F21" w:rsidRPr="00FC4EA6" w:rsidRDefault="00686F21" w:rsidP="00C73D34">
            <w:pPr>
              <w:spacing w:after="0" w:line="240" w:lineRule="auto"/>
              <w:jc w:val="both"/>
            </w:pPr>
            <w:r w:rsidRPr="00FC4EA6">
              <w:rPr>
                <w:rFonts w:ascii="Times New Roman" w:hAnsi="Times New Roman" w:cs="Times New Roman"/>
                <w:sz w:val="24"/>
                <w:szCs w:val="24"/>
              </w:rPr>
              <w:t>Techniques de soins en chirurgie</w:t>
            </w:r>
          </w:p>
        </w:tc>
      </w:tr>
      <w:tr w:rsidR="00686F21" w:rsidRPr="00FC4EA6" w14:paraId="530EBAE7" w14:textId="77777777" w:rsidTr="00C06571">
        <w:tc>
          <w:tcPr>
            <w:tcW w:w="3070" w:type="dxa"/>
            <w:vAlign w:val="center"/>
          </w:tcPr>
          <w:p w14:paraId="467690F3" w14:textId="520E1DBE" w:rsidR="00686F21" w:rsidRPr="00FC4EA6" w:rsidRDefault="00686F21" w:rsidP="00C73D34">
            <w:pPr>
              <w:spacing w:after="0" w:line="240" w:lineRule="auto"/>
              <w:jc w:val="both"/>
            </w:pPr>
            <w:r w:rsidRPr="00FC4EA6">
              <w:rPr>
                <w:rFonts w:ascii="Times New Roman" w:hAnsi="Times New Roman" w:cs="Times New Roman"/>
                <w:sz w:val="24"/>
                <w:szCs w:val="24"/>
              </w:rPr>
              <w:t>M. MOHAMADOU OUMAROU</w:t>
            </w:r>
          </w:p>
        </w:tc>
        <w:tc>
          <w:tcPr>
            <w:tcW w:w="3071" w:type="dxa"/>
            <w:vAlign w:val="center"/>
          </w:tcPr>
          <w:p w14:paraId="4DA39EC1" w14:textId="0297ED7A" w:rsidR="00686F21" w:rsidRPr="00FC4EA6" w:rsidRDefault="00686F21" w:rsidP="00C73D34">
            <w:pPr>
              <w:spacing w:after="0" w:line="240" w:lineRule="auto"/>
              <w:jc w:val="both"/>
            </w:pPr>
            <w:r w:rsidRPr="00FC4EA6">
              <w:rPr>
                <w:rFonts w:ascii="Times New Roman" w:hAnsi="Times New Roman" w:cs="Times New Roman"/>
                <w:sz w:val="24"/>
                <w:szCs w:val="24"/>
              </w:rPr>
              <w:t xml:space="preserve">Infirmier Supérieur </w:t>
            </w:r>
          </w:p>
        </w:tc>
        <w:tc>
          <w:tcPr>
            <w:tcW w:w="3071" w:type="dxa"/>
            <w:vAlign w:val="center"/>
          </w:tcPr>
          <w:p w14:paraId="197E0091"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Soins infirmiers en médecine</w:t>
            </w:r>
          </w:p>
          <w:p w14:paraId="11E88AB4"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 xml:space="preserve">IEC/CCC </w:t>
            </w:r>
          </w:p>
          <w:p w14:paraId="211DE592"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Philosophie des sciences infirmières</w:t>
            </w:r>
          </w:p>
          <w:p w14:paraId="12FCE523"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CCC/C4D</w:t>
            </w:r>
          </w:p>
          <w:p w14:paraId="0AEF340E"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lastRenderedPageBreak/>
              <w:t>Méthode de travail</w:t>
            </w:r>
          </w:p>
          <w:p w14:paraId="15ACA361"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Démarche en soins infirmiers</w:t>
            </w:r>
          </w:p>
          <w:p w14:paraId="1B046CC0"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Management qualité</w:t>
            </w:r>
          </w:p>
          <w:p w14:paraId="190E4235" w14:textId="13CCB12F" w:rsidR="00686F21" w:rsidRPr="00FC4EA6" w:rsidRDefault="00686F21" w:rsidP="00C73D34">
            <w:pPr>
              <w:spacing w:after="0" w:line="240" w:lineRule="auto"/>
              <w:jc w:val="both"/>
            </w:pPr>
            <w:r w:rsidRPr="00FC4EA6">
              <w:rPr>
                <w:rFonts w:ascii="Times New Roman" w:hAnsi="Times New Roman" w:cs="Times New Roman"/>
                <w:sz w:val="24"/>
                <w:szCs w:val="24"/>
              </w:rPr>
              <w:t>Soins aux enfants et aux adolescents</w:t>
            </w:r>
          </w:p>
        </w:tc>
      </w:tr>
      <w:tr w:rsidR="00686F21" w:rsidRPr="00FC4EA6" w14:paraId="0307E7D1" w14:textId="77777777" w:rsidTr="00C06571">
        <w:tc>
          <w:tcPr>
            <w:tcW w:w="3070" w:type="dxa"/>
            <w:vAlign w:val="center"/>
          </w:tcPr>
          <w:p w14:paraId="23B837D9" w14:textId="2EB60ABA" w:rsidR="00686F21" w:rsidRPr="00FC4EA6" w:rsidRDefault="00686F21" w:rsidP="00C73D34">
            <w:pPr>
              <w:spacing w:after="0" w:line="240" w:lineRule="auto"/>
              <w:jc w:val="both"/>
            </w:pPr>
            <w:r w:rsidRPr="00FC4EA6">
              <w:rPr>
                <w:rFonts w:ascii="Times New Roman" w:hAnsi="Times New Roman" w:cs="Times New Roman"/>
                <w:sz w:val="24"/>
                <w:szCs w:val="24"/>
              </w:rPr>
              <w:t>M. DA’AMO ANDRE</w:t>
            </w:r>
          </w:p>
        </w:tc>
        <w:tc>
          <w:tcPr>
            <w:tcW w:w="3071" w:type="dxa"/>
            <w:vAlign w:val="center"/>
          </w:tcPr>
          <w:p w14:paraId="6D434A15" w14:textId="18C65352" w:rsidR="00686F21" w:rsidRPr="00FC4EA6" w:rsidRDefault="00686F21" w:rsidP="00C73D34">
            <w:pPr>
              <w:spacing w:after="0" w:line="240" w:lineRule="auto"/>
              <w:jc w:val="both"/>
            </w:pPr>
            <w:r w:rsidRPr="00FC4EA6">
              <w:rPr>
                <w:rFonts w:ascii="Times New Roman" w:hAnsi="Times New Roman" w:cs="Times New Roman"/>
                <w:sz w:val="24"/>
                <w:szCs w:val="24"/>
              </w:rPr>
              <w:t>Infirmier Supérieur</w:t>
            </w:r>
          </w:p>
        </w:tc>
        <w:tc>
          <w:tcPr>
            <w:tcW w:w="3071" w:type="dxa"/>
            <w:vAlign w:val="center"/>
          </w:tcPr>
          <w:p w14:paraId="0B772AC9"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Prophylaxie</w:t>
            </w:r>
          </w:p>
          <w:p w14:paraId="75B12B1F"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Hygiène générale</w:t>
            </w:r>
          </w:p>
          <w:p w14:paraId="497E080E" w14:textId="77777777" w:rsidR="00686F21" w:rsidRPr="00FC4EA6" w:rsidRDefault="00686F21" w:rsidP="00C73D34">
            <w:pPr>
              <w:spacing w:after="0" w:line="240" w:lineRule="auto"/>
              <w:jc w:val="both"/>
            </w:pPr>
          </w:p>
        </w:tc>
      </w:tr>
      <w:tr w:rsidR="00686F21" w:rsidRPr="00FC4EA6" w14:paraId="64CB0020" w14:textId="77777777" w:rsidTr="00C06571">
        <w:tc>
          <w:tcPr>
            <w:tcW w:w="3070" w:type="dxa"/>
            <w:vAlign w:val="center"/>
          </w:tcPr>
          <w:p w14:paraId="2EB2A399" w14:textId="28D036C1" w:rsidR="00686F21" w:rsidRPr="00FC4EA6" w:rsidRDefault="00686F21" w:rsidP="00C73D34">
            <w:pPr>
              <w:spacing w:after="0" w:line="240" w:lineRule="auto"/>
              <w:jc w:val="both"/>
            </w:pPr>
            <w:r w:rsidRPr="00FC4EA6">
              <w:rPr>
                <w:rFonts w:ascii="Times New Roman" w:hAnsi="Times New Roman" w:cs="Times New Roman"/>
                <w:sz w:val="24"/>
                <w:szCs w:val="24"/>
              </w:rPr>
              <w:t>Mme MADOMAINE</w:t>
            </w:r>
          </w:p>
        </w:tc>
        <w:tc>
          <w:tcPr>
            <w:tcW w:w="3071" w:type="dxa"/>
            <w:vAlign w:val="center"/>
          </w:tcPr>
          <w:p w14:paraId="163AE2B3" w14:textId="56D15291" w:rsidR="00686F21" w:rsidRPr="00FC4EA6" w:rsidRDefault="00686F21" w:rsidP="00C73D34">
            <w:pPr>
              <w:spacing w:after="0" w:line="240" w:lineRule="auto"/>
              <w:jc w:val="both"/>
            </w:pPr>
            <w:r w:rsidRPr="00FC4EA6">
              <w:rPr>
                <w:rFonts w:ascii="Times New Roman" w:hAnsi="Times New Roman" w:cs="Times New Roman"/>
                <w:sz w:val="24"/>
                <w:szCs w:val="24"/>
              </w:rPr>
              <w:t>Infirmière spécialisée en santé publique option santé communautaire</w:t>
            </w:r>
          </w:p>
        </w:tc>
        <w:tc>
          <w:tcPr>
            <w:tcW w:w="3071" w:type="dxa"/>
            <w:vAlign w:val="center"/>
          </w:tcPr>
          <w:p w14:paraId="37597751"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Vaccination</w:t>
            </w:r>
          </w:p>
          <w:p w14:paraId="6C17B6C1" w14:textId="77777777" w:rsidR="00686F21" w:rsidRPr="00FC4EA6" w:rsidRDefault="00686F21" w:rsidP="00C73D34">
            <w:pPr>
              <w:spacing w:after="0" w:line="240" w:lineRule="auto"/>
              <w:jc w:val="both"/>
            </w:pPr>
          </w:p>
        </w:tc>
      </w:tr>
      <w:tr w:rsidR="00686F21" w:rsidRPr="00FC4EA6" w14:paraId="14BF5330" w14:textId="77777777" w:rsidTr="00C06571">
        <w:tc>
          <w:tcPr>
            <w:tcW w:w="3070" w:type="dxa"/>
            <w:vAlign w:val="center"/>
          </w:tcPr>
          <w:p w14:paraId="1204433E" w14:textId="7E4334D1" w:rsidR="00686F21" w:rsidRPr="00FC4EA6" w:rsidRDefault="00686F21" w:rsidP="00C73D34">
            <w:pPr>
              <w:spacing w:after="0" w:line="240" w:lineRule="auto"/>
              <w:jc w:val="both"/>
            </w:pPr>
            <w:r w:rsidRPr="00FC4EA6">
              <w:rPr>
                <w:rFonts w:ascii="Times New Roman" w:hAnsi="Times New Roman" w:cs="Times New Roman"/>
                <w:sz w:val="24"/>
                <w:szCs w:val="24"/>
              </w:rPr>
              <w:t>M. NKOMO</w:t>
            </w:r>
          </w:p>
        </w:tc>
        <w:tc>
          <w:tcPr>
            <w:tcW w:w="3071" w:type="dxa"/>
            <w:vAlign w:val="center"/>
          </w:tcPr>
          <w:p w14:paraId="4894541A" w14:textId="734E2052" w:rsidR="00686F21" w:rsidRPr="00FC4EA6" w:rsidRDefault="00686F21" w:rsidP="00C73D34">
            <w:pPr>
              <w:spacing w:after="0" w:line="240" w:lineRule="auto"/>
              <w:jc w:val="both"/>
            </w:pPr>
            <w:r w:rsidRPr="00FC4EA6">
              <w:rPr>
                <w:rFonts w:ascii="Times New Roman" w:hAnsi="Times New Roman" w:cs="Times New Roman"/>
                <w:sz w:val="24"/>
                <w:szCs w:val="24"/>
              </w:rPr>
              <w:t>Professeurs des lycées d’enseignement secondaire (PLEG)/ Chevalier des palmes académiques/IPR-BIL</w:t>
            </w:r>
          </w:p>
        </w:tc>
        <w:tc>
          <w:tcPr>
            <w:tcW w:w="3071" w:type="dxa"/>
            <w:vAlign w:val="center"/>
          </w:tcPr>
          <w:p w14:paraId="7D6B3438" w14:textId="173AE74C" w:rsidR="00686F21" w:rsidRPr="00FC4EA6" w:rsidRDefault="00686F21" w:rsidP="00C73D34">
            <w:pPr>
              <w:spacing w:after="0" w:line="240" w:lineRule="auto"/>
              <w:jc w:val="both"/>
            </w:pPr>
            <w:r w:rsidRPr="00FC4EA6">
              <w:rPr>
                <w:rFonts w:ascii="Times New Roman" w:hAnsi="Times New Roman" w:cs="Times New Roman"/>
                <w:sz w:val="24"/>
                <w:szCs w:val="24"/>
              </w:rPr>
              <w:t>Anglais II ; III</w:t>
            </w:r>
          </w:p>
        </w:tc>
      </w:tr>
      <w:tr w:rsidR="00686F21" w:rsidRPr="00FC4EA6" w14:paraId="29831759" w14:textId="77777777" w:rsidTr="00C06571">
        <w:tc>
          <w:tcPr>
            <w:tcW w:w="3070" w:type="dxa"/>
            <w:vAlign w:val="center"/>
          </w:tcPr>
          <w:p w14:paraId="71A2651D" w14:textId="49C80BAD" w:rsidR="00686F21" w:rsidRPr="00FC4EA6" w:rsidRDefault="00686F21" w:rsidP="00C73D34">
            <w:pPr>
              <w:spacing w:after="0" w:line="240" w:lineRule="auto"/>
              <w:jc w:val="both"/>
            </w:pPr>
            <w:r w:rsidRPr="00FC4EA6">
              <w:rPr>
                <w:rFonts w:ascii="Times New Roman" w:hAnsi="Times New Roman" w:cs="Times New Roman"/>
                <w:sz w:val="24"/>
                <w:szCs w:val="24"/>
              </w:rPr>
              <w:t>Mme EPOLLE NGONGE SONE EPSE BALEHEN</w:t>
            </w:r>
          </w:p>
        </w:tc>
        <w:tc>
          <w:tcPr>
            <w:tcW w:w="3071" w:type="dxa"/>
            <w:vAlign w:val="center"/>
          </w:tcPr>
          <w:p w14:paraId="7E0DF26E" w14:textId="1A74C71D" w:rsidR="00686F21" w:rsidRPr="00FC4EA6" w:rsidRDefault="00686F21" w:rsidP="00C73D34">
            <w:pPr>
              <w:spacing w:after="0" w:line="240" w:lineRule="auto"/>
              <w:jc w:val="both"/>
            </w:pPr>
            <w:r w:rsidRPr="00FC4EA6">
              <w:rPr>
                <w:rFonts w:ascii="Times New Roman" w:hAnsi="Times New Roman" w:cs="Times New Roman"/>
                <w:sz w:val="24"/>
                <w:szCs w:val="24"/>
              </w:rPr>
              <w:t>Infirmière Supérieure</w:t>
            </w:r>
          </w:p>
        </w:tc>
        <w:tc>
          <w:tcPr>
            <w:tcW w:w="3071" w:type="dxa"/>
            <w:vAlign w:val="center"/>
          </w:tcPr>
          <w:p w14:paraId="781A718D" w14:textId="0D076028" w:rsidR="00686F21" w:rsidRPr="00FC4EA6" w:rsidRDefault="00686F21" w:rsidP="00C73D34">
            <w:pPr>
              <w:spacing w:after="0" w:line="240" w:lineRule="auto"/>
              <w:jc w:val="both"/>
            </w:pPr>
            <w:r w:rsidRPr="00FC4EA6">
              <w:rPr>
                <w:rFonts w:ascii="Times New Roman" w:hAnsi="Times New Roman" w:cs="Times New Roman"/>
                <w:sz w:val="24"/>
                <w:szCs w:val="24"/>
              </w:rPr>
              <w:t>Anglais I</w:t>
            </w:r>
          </w:p>
        </w:tc>
      </w:tr>
      <w:tr w:rsidR="00686F21" w:rsidRPr="00FC4EA6" w14:paraId="0C0B5481" w14:textId="77777777" w:rsidTr="00C06571">
        <w:tc>
          <w:tcPr>
            <w:tcW w:w="3070" w:type="dxa"/>
            <w:vAlign w:val="center"/>
          </w:tcPr>
          <w:p w14:paraId="42E45383" w14:textId="6F008FFB" w:rsidR="00686F21" w:rsidRPr="00FC4EA6" w:rsidRDefault="00686F21" w:rsidP="00C73D34">
            <w:pPr>
              <w:spacing w:after="0" w:line="240" w:lineRule="auto"/>
              <w:jc w:val="both"/>
            </w:pPr>
            <w:r w:rsidRPr="00FC4EA6">
              <w:rPr>
                <w:rFonts w:ascii="Times New Roman" w:hAnsi="Times New Roman" w:cs="Times New Roman"/>
                <w:sz w:val="24"/>
                <w:szCs w:val="24"/>
              </w:rPr>
              <w:t>Mme HADIDJATOU INOUA</w:t>
            </w:r>
          </w:p>
        </w:tc>
        <w:tc>
          <w:tcPr>
            <w:tcW w:w="3071" w:type="dxa"/>
            <w:vAlign w:val="center"/>
          </w:tcPr>
          <w:p w14:paraId="4C64B203" w14:textId="03A08BE5" w:rsidR="00686F21" w:rsidRPr="00FC4EA6" w:rsidRDefault="00686F21" w:rsidP="00C73D34">
            <w:pPr>
              <w:spacing w:after="0" w:line="240" w:lineRule="auto"/>
              <w:jc w:val="both"/>
            </w:pPr>
            <w:r w:rsidRPr="00FC4EA6">
              <w:rPr>
                <w:rFonts w:ascii="Times New Roman" w:hAnsi="Times New Roman" w:cs="Times New Roman"/>
                <w:sz w:val="24"/>
                <w:szCs w:val="24"/>
              </w:rPr>
              <w:t>Nutritionniste/master en nutrition</w:t>
            </w:r>
          </w:p>
        </w:tc>
        <w:tc>
          <w:tcPr>
            <w:tcW w:w="3071" w:type="dxa"/>
            <w:vAlign w:val="center"/>
          </w:tcPr>
          <w:p w14:paraId="41237F79"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Besoin nutritionnel</w:t>
            </w:r>
          </w:p>
          <w:p w14:paraId="09DE100A"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Connaissance sur les aliments</w:t>
            </w:r>
          </w:p>
          <w:p w14:paraId="4E0E0CBC" w14:textId="271A0343" w:rsidR="00686F21" w:rsidRPr="00FC4EA6" w:rsidRDefault="00686F21" w:rsidP="00C73D34">
            <w:pPr>
              <w:spacing w:after="0" w:line="240" w:lineRule="auto"/>
              <w:jc w:val="both"/>
            </w:pPr>
            <w:r w:rsidRPr="00FC4EA6">
              <w:rPr>
                <w:rFonts w:ascii="Times New Roman" w:hAnsi="Times New Roman" w:cs="Times New Roman"/>
                <w:sz w:val="24"/>
                <w:szCs w:val="24"/>
              </w:rPr>
              <w:t>Pathologie nutritionnelle</w:t>
            </w:r>
          </w:p>
        </w:tc>
      </w:tr>
      <w:tr w:rsidR="00686F21" w:rsidRPr="00FC4EA6" w14:paraId="3CC00D08" w14:textId="77777777" w:rsidTr="00C06571">
        <w:tc>
          <w:tcPr>
            <w:tcW w:w="3070" w:type="dxa"/>
            <w:vAlign w:val="center"/>
          </w:tcPr>
          <w:p w14:paraId="2292CB72" w14:textId="2EC0B33D"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OUMAROU BELLO</w:t>
            </w:r>
          </w:p>
        </w:tc>
        <w:tc>
          <w:tcPr>
            <w:tcW w:w="3071" w:type="dxa"/>
            <w:vAlign w:val="center"/>
          </w:tcPr>
          <w:p w14:paraId="7493AB7A" w14:textId="31A90201"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Infirmier Supérieur spécialisé en santé mentale</w:t>
            </w:r>
          </w:p>
        </w:tc>
        <w:tc>
          <w:tcPr>
            <w:tcW w:w="3071" w:type="dxa"/>
            <w:vAlign w:val="center"/>
          </w:tcPr>
          <w:p w14:paraId="60266A12" w14:textId="3BBEA7D8"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Soins Infirmier en santé mental</w:t>
            </w:r>
          </w:p>
        </w:tc>
      </w:tr>
      <w:tr w:rsidR="00686F21" w:rsidRPr="00FC4EA6" w14:paraId="375751B7" w14:textId="77777777" w:rsidTr="00C06571">
        <w:tc>
          <w:tcPr>
            <w:tcW w:w="3070" w:type="dxa"/>
            <w:vAlign w:val="center"/>
          </w:tcPr>
          <w:p w14:paraId="0C8721D3" w14:textId="2BE6AA08"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YAFFINE</w:t>
            </w:r>
          </w:p>
        </w:tc>
        <w:tc>
          <w:tcPr>
            <w:tcW w:w="3071" w:type="dxa"/>
            <w:vAlign w:val="center"/>
          </w:tcPr>
          <w:p w14:paraId="37295EF0" w14:textId="4B15B27F"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Infirmier Supérieur</w:t>
            </w:r>
          </w:p>
        </w:tc>
        <w:tc>
          <w:tcPr>
            <w:tcW w:w="3071" w:type="dxa"/>
            <w:vAlign w:val="center"/>
          </w:tcPr>
          <w:p w14:paraId="492BFB5F" w14:textId="1A6D97D1"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 xml:space="preserve">Soins aux personnes âgées </w:t>
            </w:r>
          </w:p>
        </w:tc>
      </w:tr>
      <w:tr w:rsidR="00686F21" w:rsidRPr="00FC4EA6" w14:paraId="346C6023" w14:textId="77777777" w:rsidTr="00C06571">
        <w:tc>
          <w:tcPr>
            <w:tcW w:w="3070" w:type="dxa"/>
            <w:vAlign w:val="center"/>
          </w:tcPr>
          <w:p w14:paraId="4A9CF7F9" w14:textId="3CB0EA9E"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Mme TEUGNE SORELLE ÉPSE KAPTUE</w:t>
            </w:r>
          </w:p>
        </w:tc>
        <w:tc>
          <w:tcPr>
            <w:tcW w:w="3071" w:type="dxa"/>
            <w:vAlign w:val="center"/>
          </w:tcPr>
          <w:p w14:paraId="02E1D890" w14:textId="6A25894F"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Infirmier Supérieur spécialisé en épidémiologie</w:t>
            </w:r>
          </w:p>
        </w:tc>
        <w:tc>
          <w:tcPr>
            <w:tcW w:w="3071" w:type="dxa"/>
            <w:vAlign w:val="center"/>
          </w:tcPr>
          <w:p w14:paraId="2D3DBC45" w14:textId="3D119AB4"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Affections du système endocrinien</w:t>
            </w:r>
          </w:p>
        </w:tc>
      </w:tr>
      <w:tr w:rsidR="00686F21" w:rsidRPr="00FC4EA6" w14:paraId="0D0371AA" w14:textId="77777777" w:rsidTr="00C06571">
        <w:tc>
          <w:tcPr>
            <w:tcW w:w="3070" w:type="dxa"/>
            <w:vAlign w:val="center"/>
          </w:tcPr>
          <w:p w14:paraId="3FC11162" w14:textId="582C3BCE"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Pr FALNA TAUBIC</w:t>
            </w:r>
          </w:p>
        </w:tc>
        <w:tc>
          <w:tcPr>
            <w:tcW w:w="3071" w:type="dxa"/>
            <w:vAlign w:val="center"/>
          </w:tcPr>
          <w:p w14:paraId="6CC4BF5B" w14:textId="33FF3EC1"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Maitre de conférences/ Chef de département de sociologie et d’anthropologie à la faculté des Arts. Lettres et Sciences Humaines de l’Université de Ngaoundéré</w:t>
            </w:r>
          </w:p>
        </w:tc>
        <w:tc>
          <w:tcPr>
            <w:tcW w:w="3071" w:type="dxa"/>
            <w:vAlign w:val="center"/>
          </w:tcPr>
          <w:p w14:paraId="621741AF"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Anthropologie/Ethnologie</w:t>
            </w:r>
          </w:p>
          <w:p w14:paraId="52EDEF55" w14:textId="77777777" w:rsidR="00686F21" w:rsidRPr="00FC4EA6" w:rsidRDefault="00686F21" w:rsidP="00C73D34">
            <w:pPr>
              <w:pStyle w:val="Sansinterligne"/>
              <w:spacing w:after="0" w:line="240" w:lineRule="auto"/>
              <w:ind w:left="42"/>
              <w:jc w:val="both"/>
              <w:rPr>
                <w:rFonts w:ascii="Times New Roman" w:hAnsi="Times New Roman" w:cs="Times New Roman"/>
                <w:sz w:val="24"/>
                <w:szCs w:val="24"/>
              </w:rPr>
            </w:pPr>
          </w:p>
        </w:tc>
      </w:tr>
      <w:tr w:rsidR="00686F21" w:rsidRPr="00FC4EA6" w14:paraId="7C327A28" w14:textId="77777777" w:rsidTr="00C06571">
        <w:tc>
          <w:tcPr>
            <w:tcW w:w="3070" w:type="dxa"/>
            <w:vAlign w:val="center"/>
          </w:tcPr>
          <w:p w14:paraId="61553B6C" w14:textId="378545F2"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AOUDI MATHIEU</w:t>
            </w:r>
          </w:p>
        </w:tc>
        <w:tc>
          <w:tcPr>
            <w:tcW w:w="3071" w:type="dxa"/>
            <w:vAlign w:val="center"/>
          </w:tcPr>
          <w:p w14:paraId="1DD58796" w14:textId="0ED920AB"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 xml:space="preserve">Moniteur à la FSE /Doctorant-chercheur/ </w:t>
            </w:r>
            <w:proofErr w:type="spellStart"/>
            <w:r w:rsidRPr="00FC4EA6">
              <w:rPr>
                <w:rFonts w:ascii="Times New Roman" w:hAnsi="Times New Roman" w:cs="Times New Roman"/>
                <w:sz w:val="24"/>
                <w:szCs w:val="24"/>
              </w:rPr>
              <w:t>Masteur</w:t>
            </w:r>
            <w:proofErr w:type="spellEnd"/>
            <w:r w:rsidRPr="00FC4EA6">
              <w:rPr>
                <w:rFonts w:ascii="Times New Roman" w:hAnsi="Times New Roman" w:cs="Times New Roman"/>
                <w:sz w:val="24"/>
                <w:szCs w:val="24"/>
              </w:rPr>
              <w:t xml:space="preserve"> en Sociologie</w:t>
            </w:r>
          </w:p>
        </w:tc>
        <w:tc>
          <w:tcPr>
            <w:tcW w:w="3071" w:type="dxa"/>
            <w:vAlign w:val="center"/>
          </w:tcPr>
          <w:p w14:paraId="23BF47CE" w14:textId="3AC70C19"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Psychologie/ sociologie</w:t>
            </w:r>
          </w:p>
        </w:tc>
      </w:tr>
      <w:tr w:rsidR="00686F21" w:rsidRPr="00FC4EA6" w14:paraId="3F28D13E" w14:textId="77777777" w:rsidTr="00C06571">
        <w:tc>
          <w:tcPr>
            <w:tcW w:w="3070" w:type="dxa"/>
            <w:vAlign w:val="center"/>
          </w:tcPr>
          <w:p w14:paraId="37D6E2E2" w14:textId="1BEFFDBC"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Dr HAMADICKO HAROUNA</w:t>
            </w:r>
          </w:p>
        </w:tc>
        <w:tc>
          <w:tcPr>
            <w:tcW w:w="3071" w:type="dxa"/>
            <w:vAlign w:val="center"/>
          </w:tcPr>
          <w:p w14:paraId="49CAD802" w14:textId="60E5D057"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Anesthésiste/Réanimateur</w:t>
            </w:r>
          </w:p>
        </w:tc>
        <w:tc>
          <w:tcPr>
            <w:tcW w:w="3071" w:type="dxa"/>
            <w:vAlign w:val="center"/>
          </w:tcPr>
          <w:p w14:paraId="05CDB1C0" w14:textId="6B76788A"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Réanimation</w:t>
            </w:r>
          </w:p>
        </w:tc>
      </w:tr>
      <w:tr w:rsidR="00686F21" w:rsidRPr="00FC4EA6" w14:paraId="343E4858" w14:textId="77777777" w:rsidTr="00C06571">
        <w:tc>
          <w:tcPr>
            <w:tcW w:w="3070" w:type="dxa"/>
            <w:vAlign w:val="center"/>
          </w:tcPr>
          <w:p w14:paraId="7B0175A3" w14:textId="546A30C2"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Dr DJIBRILLA YAOUBA</w:t>
            </w:r>
          </w:p>
        </w:tc>
        <w:tc>
          <w:tcPr>
            <w:tcW w:w="3071" w:type="dxa"/>
            <w:vAlign w:val="center"/>
          </w:tcPr>
          <w:p w14:paraId="020AF397" w14:textId="08DD65AF"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Infirmier Supérieur/ PhD</w:t>
            </w:r>
          </w:p>
        </w:tc>
        <w:tc>
          <w:tcPr>
            <w:tcW w:w="3071" w:type="dxa"/>
            <w:vAlign w:val="center"/>
          </w:tcPr>
          <w:p w14:paraId="3092B0EF"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SIS</w:t>
            </w:r>
          </w:p>
          <w:p w14:paraId="069A89CF"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Système du financement</w:t>
            </w:r>
          </w:p>
          <w:p w14:paraId="71A57A86"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Santé publique</w:t>
            </w:r>
          </w:p>
          <w:p w14:paraId="745A6CF3"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lastRenderedPageBreak/>
              <w:t>Ethique et déontologie</w:t>
            </w:r>
          </w:p>
          <w:p w14:paraId="4C12934C"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 xml:space="preserve">Système de santé </w:t>
            </w:r>
          </w:p>
          <w:p w14:paraId="7FA9AF89"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Hygiène hospitalière</w:t>
            </w:r>
          </w:p>
          <w:p w14:paraId="792FA79E"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p>
        </w:tc>
      </w:tr>
      <w:tr w:rsidR="00686F21" w:rsidRPr="00FC4EA6" w14:paraId="0567A2DC" w14:textId="77777777" w:rsidTr="00C06571">
        <w:tc>
          <w:tcPr>
            <w:tcW w:w="3070" w:type="dxa"/>
            <w:vAlign w:val="center"/>
          </w:tcPr>
          <w:p w14:paraId="5C672BFA" w14:textId="73DF8120"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Pr TIENTCHEU GALANI</w:t>
            </w:r>
          </w:p>
        </w:tc>
        <w:tc>
          <w:tcPr>
            <w:tcW w:w="3071" w:type="dxa"/>
            <w:vAlign w:val="center"/>
          </w:tcPr>
          <w:p w14:paraId="7D0F0D07" w14:textId="60699319"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Professeur</w:t>
            </w:r>
          </w:p>
        </w:tc>
        <w:tc>
          <w:tcPr>
            <w:tcW w:w="3071" w:type="dxa"/>
            <w:vAlign w:val="center"/>
          </w:tcPr>
          <w:p w14:paraId="4573C55F" w14:textId="4D3D0444"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Biologie générale</w:t>
            </w:r>
          </w:p>
        </w:tc>
      </w:tr>
      <w:tr w:rsidR="00686F21" w:rsidRPr="00FC4EA6" w14:paraId="46782D61" w14:textId="77777777" w:rsidTr="00C06571">
        <w:tc>
          <w:tcPr>
            <w:tcW w:w="3070" w:type="dxa"/>
            <w:vAlign w:val="center"/>
          </w:tcPr>
          <w:p w14:paraId="4E09FDC5" w14:textId="0B71C7FF"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Pr NICOLAS NJINTANG</w:t>
            </w:r>
          </w:p>
        </w:tc>
        <w:tc>
          <w:tcPr>
            <w:tcW w:w="3071" w:type="dxa"/>
            <w:vAlign w:val="center"/>
          </w:tcPr>
          <w:p w14:paraId="70595B0F" w14:textId="27122860"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Maitre de conférences</w:t>
            </w:r>
          </w:p>
        </w:tc>
        <w:tc>
          <w:tcPr>
            <w:tcW w:w="3071" w:type="dxa"/>
            <w:vAlign w:val="center"/>
          </w:tcPr>
          <w:p w14:paraId="2F074F41" w14:textId="7EA3C130"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Biochimie</w:t>
            </w:r>
          </w:p>
        </w:tc>
      </w:tr>
      <w:tr w:rsidR="00686F21" w:rsidRPr="00FC4EA6" w14:paraId="78BA244E" w14:textId="77777777" w:rsidTr="00C06571">
        <w:tc>
          <w:tcPr>
            <w:tcW w:w="3070" w:type="dxa"/>
            <w:vAlign w:val="center"/>
          </w:tcPr>
          <w:p w14:paraId="394F4885" w14:textId="180FB614"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Dr AHAMAT ABAKAR</w:t>
            </w:r>
          </w:p>
        </w:tc>
        <w:tc>
          <w:tcPr>
            <w:tcW w:w="3071" w:type="dxa"/>
            <w:vAlign w:val="center"/>
          </w:tcPr>
          <w:p w14:paraId="319DE7EA" w14:textId="2DC8ECEA"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PhD en biologie des organismes animaux/ Spécialiste parasitologie</w:t>
            </w:r>
          </w:p>
        </w:tc>
        <w:tc>
          <w:tcPr>
            <w:tcW w:w="3071" w:type="dxa"/>
            <w:vAlign w:val="center"/>
          </w:tcPr>
          <w:p w14:paraId="11D6CE6F" w14:textId="1035AA12"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Médecine traditionnel/Médecine alternative</w:t>
            </w:r>
          </w:p>
        </w:tc>
      </w:tr>
      <w:tr w:rsidR="00686F21" w:rsidRPr="00FC4EA6" w14:paraId="0942302E" w14:textId="77777777" w:rsidTr="00C06571">
        <w:tc>
          <w:tcPr>
            <w:tcW w:w="3070" w:type="dxa"/>
            <w:vAlign w:val="center"/>
          </w:tcPr>
          <w:p w14:paraId="2EE701CD" w14:textId="4B3F1B71"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NGOUFACK TSOUMO JACQUES</w:t>
            </w:r>
          </w:p>
        </w:tc>
        <w:tc>
          <w:tcPr>
            <w:tcW w:w="3071" w:type="dxa"/>
            <w:vAlign w:val="center"/>
          </w:tcPr>
          <w:p w14:paraId="6F3CE4BF" w14:textId="4F0CA9DF"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Infirmiers Supérieur Spécialisé en cardiologie</w:t>
            </w:r>
          </w:p>
        </w:tc>
        <w:tc>
          <w:tcPr>
            <w:tcW w:w="3071" w:type="dxa"/>
            <w:vAlign w:val="center"/>
          </w:tcPr>
          <w:p w14:paraId="33DDB876"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Anatomie physiologie du système cardiovasculaire</w:t>
            </w:r>
          </w:p>
          <w:p w14:paraId="5BFA68A6"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Anatomie physiologie du système endocrinien</w:t>
            </w:r>
          </w:p>
          <w:p w14:paraId="308D83B8"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proofErr w:type="spellStart"/>
            <w:r w:rsidRPr="00FC4EA6">
              <w:rPr>
                <w:rFonts w:ascii="Times New Roman" w:hAnsi="Times New Roman" w:cs="Times New Roman"/>
                <w:sz w:val="24"/>
                <w:szCs w:val="24"/>
              </w:rPr>
              <w:t>Bio-statistiques</w:t>
            </w:r>
            <w:proofErr w:type="spellEnd"/>
          </w:p>
          <w:p w14:paraId="4002F466"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Informatique 3</w:t>
            </w:r>
          </w:p>
          <w:p w14:paraId="4C66BCA1"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Entrepreneuriat/Leadership</w:t>
            </w:r>
          </w:p>
          <w:p w14:paraId="1C5F4295"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Processus de gestion sanitaire</w:t>
            </w:r>
          </w:p>
          <w:p w14:paraId="0E2053F9" w14:textId="77777777" w:rsidR="00686F21" w:rsidRPr="00FC4EA6" w:rsidRDefault="00686F21" w:rsidP="00C73D34">
            <w:pPr>
              <w:pStyle w:val="Sansinterligne"/>
              <w:spacing w:after="0" w:line="240" w:lineRule="auto"/>
              <w:ind w:left="42"/>
              <w:jc w:val="both"/>
              <w:rPr>
                <w:rFonts w:ascii="Times New Roman" w:hAnsi="Times New Roman" w:cs="Times New Roman"/>
                <w:sz w:val="24"/>
                <w:szCs w:val="24"/>
              </w:rPr>
            </w:pPr>
          </w:p>
        </w:tc>
      </w:tr>
      <w:tr w:rsidR="00686F21" w:rsidRPr="00FC4EA6" w14:paraId="09651825" w14:textId="77777777" w:rsidTr="00C06571">
        <w:tc>
          <w:tcPr>
            <w:tcW w:w="3070" w:type="dxa"/>
            <w:vAlign w:val="center"/>
          </w:tcPr>
          <w:p w14:paraId="287E74D4" w14:textId="065BFD5D"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Mme DJANABOU MOUSSA</w:t>
            </w:r>
          </w:p>
        </w:tc>
        <w:tc>
          <w:tcPr>
            <w:tcW w:w="3071" w:type="dxa"/>
            <w:vAlign w:val="center"/>
          </w:tcPr>
          <w:p w14:paraId="1654AF73" w14:textId="372FC299"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 xml:space="preserve">Doctorant en </w:t>
            </w:r>
            <w:r w:rsidR="00CC374C" w:rsidRPr="00FC4EA6">
              <w:rPr>
                <w:rFonts w:ascii="Times New Roman" w:hAnsi="Times New Roman" w:cs="Times New Roman"/>
                <w:sz w:val="24"/>
                <w:szCs w:val="24"/>
              </w:rPr>
              <w:t>entomologie</w:t>
            </w:r>
          </w:p>
        </w:tc>
        <w:tc>
          <w:tcPr>
            <w:tcW w:w="3071" w:type="dxa"/>
            <w:vAlign w:val="center"/>
          </w:tcPr>
          <w:p w14:paraId="49DB9EBA" w14:textId="15517CFC"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Entomologie</w:t>
            </w:r>
          </w:p>
        </w:tc>
      </w:tr>
      <w:tr w:rsidR="00686F21" w:rsidRPr="00FC4EA6" w14:paraId="1571F5D4" w14:textId="77777777" w:rsidTr="00C06571">
        <w:tc>
          <w:tcPr>
            <w:tcW w:w="3070" w:type="dxa"/>
            <w:vAlign w:val="center"/>
          </w:tcPr>
          <w:p w14:paraId="687F8259" w14:textId="4FF08B66"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TSABENG VINCENT</w:t>
            </w:r>
          </w:p>
        </w:tc>
        <w:tc>
          <w:tcPr>
            <w:tcW w:w="3071" w:type="dxa"/>
            <w:vAlign w:val="center"/>
          </w:tcPr>
          <w:p w14:paraId="7EB874F5" w14:textId="5A20A989"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 xml:space="preserve"> Infirmier Supérieur en Santé Publique</w:t>
            </w:r>
          </w:p>
        </w:tc>
        <w:tc>
          <w:tcPr>
            <w:tcW w:w="3071" w:type="dxa"/>
            <w:vAlign w:val="center"/>
          </w:tcPr>
          <w:p w14:paraId="3214D2AC" w14:textId="77777777" w:rsidR="00686F21" w:rsidRPr="00FC4EA6" w:rsidRDefault="00686F21" w:rsidP="00C73D34">
            <w:pPr>
              <w:pStyle w:val="Sansinterligne"/>
              <w:spacing w:after="0" w:line="240" w:lineRule="auto"/>
              <w:ind w:left="42" w:firstLine="383"/>
              <w:jc w:val="both"/>
              <w:rPr>
                <w:rFonts w:ascii="Times New Roman" w:hAnsi="Times New Roman" w:cs="Times New Roman"/>
                <w:sz w:val="24"/>
                <w:szCs w:val="24"/>
              </w:rPr>
            </w:pPr>
          </w:p>
          <w:p w14:paraId="63E2EB85"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Épidémiologie</w:t>
            </w:r>
          </w:p>
          <w:p w14:paraId="056BD90A" w14:textId="137241C2"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Organisation sanitaire</w:t>
            </w:r>
          </w:p>
        </w:tc>
      </w:tr>
      <w:tr w:rsidR="00686F21" w:rsidRPr="00FC4EA6" w14:paraId="3F1F8764" w14:textId="77777777" w:rsidTr="00C06571">
        <w:tc>
          <w:tcPr>
            <w:tcW w:w="3070" w:type="dxa"/>
            <w:vAlign w:val="center"/>
          </w:tcPr>
          <w:p w14:paraId="58520659" w14:textId="3799CED0"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Dr DONKENG JUFO</w:t>
            </w:r>
          </w:p>
        </w:tc>
        <w:tc>
          <w:tcPr>
            <w:tcW w:w="3071" w:type="dxa"/>
            <w:vAlign w:val="center"/>
          </w:tcPr>
          <w:p w14:paraId="5DCA5CD2" w14:textId="229FBFFB"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Gynécologue obstétricien</w:t>
            </w:r>
          </w:p>
        </w:tc>
        <w:tc>
          <w:tcPr>
            <w:tcW w:w="3071" w:type="dxa"/>
            <w:vAlign w:val="center"/>
          </w:tcPr>
          <w:p w14:paraId="3757D1FC" w14:textId="6594BF6C" w:rsidR="00686F21" w:rsidRPr="00FC4EA6" w:rsidRDefault="00686F21" w:rsidP="00C73D34">
            <w:pPr>
              <w:pStyle w:val="Sansinterligne"/>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Anatomie et physiologie du système reproducteur</w:t>
            </w:r>
          </w:p>
        </w:tc>
      </w:tr>
      <w:tr w:rsidR="00686F21" w:rsidRPr="00FC4EA6" w14:paraId="00B11E33" w14:textId="77777777" w:rsidTr="00C06571">
        <w:tc>
          <w:tcPr>
            <w:tcW w:w="3070" w:type="dxa"/>
            <w:vAlign w:val="center"/>
          </w:tcPr>
          <w:p w14:paraId="15480F9B" w14:textId="25E047F8"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Dr FRANCK ZOMENE</w:t>
            </w:r>
          </w:p>
        </w:tc>
        <w:tc>
          <w:tcPr>
            <w:tcW w:w="3071" w:type="dxa"/>
            <w:vAlign w:val="center"/>
          </w:tcPr>
          <w:p w14:paraId="2835CCD6" w14:textId="77777777"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Médecin généraliste</w:t>
            </w:r>
          </w:p>
          <w:p w14:paraId="3300079F" w14:textId="77777777" w:rsidR="00686F21" w:rsidRPr="00FC4EA6" w:rsidRDefault="00686F21" w:rsidP="00C73D34">
            <w:pPr>
              <w:spacing w:after="0" w:line="240" w:lineRule="auto"/>
              <w:jc w:val="both"/>
            </w:pPr>
          </w:p>
          <w:p w14:paraId="233120BD" w14:textId="77777777" w:rsidR="00686F21" w:rsidRPr="00FC4EA6" w:rsidRDefault="00686F21" w:rsidP="00C73D34">
            <w:pPr>
              <w:spacing w:after="0" w:line="240" w:lineRule="auto"/>
              <w:jc w:val="both"/>
            </w:pPr>
          </w:p>
          <w:p w14:paraId="2EC1B6CF" w14:textId="77777777" w:rsidR="00686F21" w:rsidRPr="00FC4EA6" w:rsidRDefault="00686F21" w:rsidP="00C73D34">
            <w:pPr>
              <w:spacing w:after="0" w:line="240" w:lineRule="auto"/>
              <w:jc w:val="both"/>
            </w:pPr>
          </w:p>
          <w:p w14:paraId="088B6CC7" w14:textId="77777777" w:rsidR="00686F21" w:rsidRPr="00FC4EA6" w:rsidRDefault="00686F21" w:rsidP="00C73D34">
            <w:pPr>
              <w:spacing w:after="0" w:line="240" w:lineRule="auto"/>
              <w:jc w:val="both"/>
              <w:rPr>
                <w:rFonts w:ascii="Times New Roman" w:hAnsi="Times New Roman" w:cs="Times New Roman"/>
                <w:sz w:val="24"/>
                <w:szCs w:val="24"/>
              </w:rPr>
            </w:pPr>
          </w:p>
        </w:tc>
        <w:tc>
          <w:tcPr>
            <w:tcW w:w="3071" w:type="dxa"/>
            <w:vAlign w:val="center"/>
          </w:tcPr>
          <w:p w14:paraId="67D8BBFF" w14:textId="588EF19C" w:rsidR="00686F21" w:rsidRPr="00FC4EA6" w:rsidRDefault="00686F21" w:rsidP="00C73D34">
            <w:pPr>
              <w:pStyle w:val="Sansinterligne"/>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Anatomie et physiologie du système digestif</w:t>
            </w:r>
          </w:p>
        </w:tc>
      </w:tr>
      <w:tr w:rsidR="00686F21" w:rsidRPr="00FC4EA6" w14:paraId="41B76100" w14:textId="77777777" w:rsidTr="00C06571">
        <w:tc>
          <w:tcPr>
            <w:tcW w:w="3070" w:type="dxa"/>
            <w:vAlign w:val="center"/>
          </w:tcPr>
          <w:p w14:paraId="612C6925" w14:textId="33111378"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FOUAFACK BAUDELAIRE</w:t>
            </w:r>
          </w:p>
        </w:tc>
        <w:tc>
          <w:tcPr>
            <w:tcW w:w="3071" w:type="dxa"/>
            <w:vAlign w:val="center"/>
          </w:tcPr>
          <w:p w14:paraId="7FCA8BED" w14:textId="3124AD99"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Infirmier spécialisé en anesthésie et en réanimation</w:t>
            </w:r>
          </w:p>
        </w:tc>
        <w:tc>
          <w:tcPr>
            <w:tcW w:w="3071" w:type="dxa"/>
            <w:vAlign w:val="center"/>
          </w:tcPr>
          <w:p w14:paraId="1866FAFC" w14:textId="6724999A" w:rsidR="00686F21" w:rsidRPr="00FC4EA6" w:rsidRDefault="00686F21" w:rsidP="00C73D34">
            <w:pPr>
              <w:pStyle w:val="Sansinterligne"/>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 xml:space="preserve">SI en anesthésie </w:t>
            </w:r>
          </w:p>
        </w:tc>
      </w:tr>
      <w:tr w:rsidR="00686F21" w:rsidRPr="00FC4EA6" w14:paraId="65646096" w14:textId="77777777" w:rsidTr="00C06571">
        <w:tc>
          <w:tcPr>
            <w:tcW w:w="3070" w:type="dxa"/>
            <w:vAlign w:val="center"/>
          </w:tcPr>
          <w:p w14:paraId="1A1A434C" w14:textId="56DA3EE5"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DOCTEUR GABRIEL</w:t>
            </w:r>
          </w:p>
        </w:tc>
        <w:tc>
          <w:tcPr>
            <w:tcW w:w="3071" w:type="dxa"/>
            <w:vAlign w:val="center"/>
          </w:tcPr>
          <w:p w14:paraId="7C9478CC" w14:textId="0DABC052"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Infirmier Supérieur</w:t>
            </w:r>
          </w:p>
        </w:tc>
        <w:tc>
          <w:tcPr>
            <w:tcW w:w="3071" w:type="dxa"/>
            <w:vAlign w:val="center"/>
          </w:tcPr>
          <w:p w14:paraId="66EB212B" w14:textId="10FDB733" w:rsidR="00686F21" w:rsidRPr="00FC4EA6" w:rsidRDefault="00686F21" w:rsidP="00C73D34">
            <w:pPr>
              <w:pStyle w:val="Sansinterligne"/>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Pathologies du système digestif</w:t>
            </w:r>
          </w:p>
        </w:tc>
      </w:tr>
      <w:tr w:rsidR="00686F21" w:rsidRPr="00FC4EA6" w14:paraId="5232F936" w14:textId="77777777" w:rsidTr="00C06571">
        <w:tc>
          <w:tcPr>
            <w:tcW w:w="3070" w:type="dxa"/>
            <w:vAlign w:val="center"/>
          </w:tcPr>
          <w:p w14:paraId="283E0A54" w14:textId="088F7692"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KALNECHIE SOUFALBE</w:t>
            </w:r>
          </w:p>
        </w:tc>
        <w:tc>
          <w:tcPr>
            <w:tcW w:w="3071" w:type="dxa"/>
            <w:vAlign w:val="center"/>
          </w:tcPr>
          <w:p w14:paraId="6F1EF189" w14:textId="02C46C60"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Infirmier Supérieur</w:t>
            </w:r>
          </w:p>
        </w:tc>
        <w:tc>
          <w:tcPr>
            <w:tcW w:w="3071" w:type="dxa"/>
            <w:vAlign w:val="center"/>
          </w:tcPr>
          <w:p w14:paraId="447E4E3B"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Affection du système nerveux</w:t>
            </w:r>
          </w:p>
          <w:p w14:paraId="1124F761" w14:textId="3C8BFF7C" w:rsidR="00686F21" w:rsidRPr="00FC4EA6" w:rsidRDefault="00686F21" w:rsidP="00C73D34">
            <w:pPr>
              <w:pStyle w:val="Sansinterligne"/>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PTME</w:t>
            </w:r>
          </w:p>
        </w:tc>
      </w:tr>
      <w:tr w:rsidR="00686F21" w:rsidRPr="00FC4EA6" w14:paraId="7C2F8F90" w14:textId="77777777" w:rsidTr="00C06571">
        <w:tc>
          <w:tcPr>
            <w:tcW w:w="3070" w:type="dxa"/>
            <w:vAlign w:val="center"/>
          </w:tcPr>
          <w:p w14:paraId="448018B8" w14:textId="47A37755"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Dr IBRAHIM</w:t>
            </w:r>
          </w:p>
        </w:tc>
        <w:tc>
          <w:tcPr>
            <w:tcW w:w="3071" w:type="dxa"/>
            <w:vAlign w:val="center"/>
          </w:tcPr>
          <w:p w14:paraId="014130D3" w14:textId="6525C0A2"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Coordonnateur Régional CNTS</w:t>
            </w:r>
          </w:p>
        </w:tc>
        <w:tc>
          <w:tcPr>
            <w:tcW w:w="3071" w:type="dxa"/>
            <w:vAlign w:val="center"/>
          </w:tcPr>
          <w:p w14:paraId="3CFACA4C" w14:textId="745BEF00"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Transfusion sanguine</w:t>
            </w:r>
          </w:p>
        </w:tc>
      </w:tr>
      <w:tr w:rsidR="00686F21" w:rsidRPr="00FC4EA6" w14:paraId="3A6E41E3" w14:textId="77777777" w:rsidTr="00C06571">
        <w:tc>
          <w:tcPr>
            <w:tcW w:w="3070" w:type="dxa"/>
            <w:vAlign w:val="center"/>
          </w:tcPr>
          <w:p w14:paraId="7DA50F91" w14:textId="32E27310"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TANETSOP BARNES</w:t>
            </w:r>
          </w:p>
        </w:tc>
        <w:tc>
          <w:tcPr>
            <w:tcW w:w="3071" w:type="dxa"/>
            <w:vAlign w:val="center"/>
          </w:tcPr>
          <w:p w14:paraId="40533034" w14:textId="3464FF3C"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Technicien analyse médical</w:t>
            </w:r>
          </w:p>
        </w:tc>
        <w:tc>
          <w:tcPr>
            <w:tcW w:w="3071" w:type="dxa"/>
            <w:vAlign w:val="center"/>
          </w:tcPr>
          <w:p w14:paraId="526CFE8D" w14:textId="21A07325"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Technique de laboratoire</w:t>
            </w:r>
          </w:p>
        </w:tc>
      </w:tr>
      <w:tr w:rsidR="00686F21" w:rsidRPr="00FC4EA6" w14:paraId="3C58BD35" w14:textId="77777777" w:rsidTr="00C06571">
        <w:tc>
          <w:tcPr>
            <w:tcW w:w="3070" w:type="dxa"/>
            <w:vAlign w:val="center"/>
          </w:tcPr>
          <w:p w14:paraId="7CBBE1DE" w14:textId="335F7CF0"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SAMBO DOUNA</w:t>
            </w:r>
          </w:p>
        </w:tc>
        <w:tc>
          <w:tcPr>
            <w:tcW w:w="3071" w:type="dxa"/>
            <w:vAlign w:val="center"/>
          </w:tcPr>
          <w:p w14:paraId="4ED50F43" w14:textId="7148BF21"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Infirmier Supérieur</w:t>
            </w:r>
          </w:p>
        </w:tc>
        <w:tc>
          <w:tcPr>
            <w:tcW w:w="3071" w:type="dxa"/>
            <w:vAlign w:val="center"/>
          </w:tcPr>
          <w:p w14:paraId="5EB762DE" w14:textId="71BC0366"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Urgence chirurgicale</w:t>
            </w:r>
          </w:p>
        </w:tc>
      </w:tr>
      <w:tr w:rsidR="00686F21" w:rsidRPr="00FC4EA6" w14:paraId="5A182484" w14:textId="77777777" w:rsidTr="00C06571">
        <w:tc>
          <w:tcPr>
            <w:tcW w:w="3070" w:type="dxa"/>
            <w:vAlign w:val="center"/>
          </w:tcPr>
          <w:p w14:paraId="6DCDC104" w14:textId="6B3DCE37"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lastRenderedPageBreak/>
              <w:t>Pr TAGNE</w:t>
            </w:r>
          </w:p>
        </w:tc>
        <w:tc>
          <w:tcPr>
            <w:tcW w:w="3071" w:type="dxa"/>
            <w:vAlign w:val="center"/>
          </w:tcPr>
          <w:p w14:paraId="0972A7AC" w14:textId="3D1D1442"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Maitre des conférences</w:t>
            </w:r>
          </w:p>
        </w:tc>
        <w:tc>
          <w:tcPr>
            <w:tcW w:w="3071" w:type="dxa"/>
            <w:vAlign w:val="center"/>
          </w:tcPr>
          <w:p w14:paraId="0E9736A6" w14:textId="1F9F009E"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Initiation à la recherche</w:t>
            </w:r>
          </w:p>
        </w:tc>
      </w:tr>
      <w:tr w:rsidR="00686F21" w:rsidRPr="00FC4EA6" w14:paraId="341003C8" w14:textId="77777777" w:rsidTr="00C06571">
        <w:tc>
          <w:tcPr>
            <w:tcW w:w="3070" w:type="dxa"/>
            <w:vAlign w:val="center"/>
          </w:tcPr>
          <w:p w14:paraId="3B726B6C" w14:textId="656DE419"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YAYA MOUSSA</w:t>
            </w:r>
          </w:p>
        </w:tc>
        <w:tc>
          <w:tcPr>
            <w:tcW w:w="3071" w:type="dxa"/>
            <w:vAlign w:val="center"/>
          </w:tcPr>
          <w:p w14:paraId="2F8FF0FE" w14:textId="43D4881F"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Moniteur en secourisme</w:t>
            </w:r>
          </w:p>
        </w:tc>
        <w:tc>
          <w:tcPr>
            <w:tcW w:w="3071" w:type="dxa"/>
            <w:vAlign w:val="center"/>
          </w:tcPr>
          <w:p w14:paraId="401D032F" w14:textId="4B76DC76"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Premiers secours</w:t>
            </w:r>
          </w:p>
        </w:tc>
      </w:tr>
      <w:tr w:rsidR="00686F21" w:rsidRPr="00FC4EA6" w14:paraId="50503D75" w14:textId="77777777" w:rsidTr="00C06571">
        <w:tc>
          <w:tcPr>
            <w:tcW w:w="3070" w:type="dxa"/>
            <w:vAlign w:val="center"/>
          </w:tcPr>
          <w:p w14:paraId="466AFA87" w14:textId="3152947C"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SOH TAMBA CLOVIS</w:t>
            </w:r>
          </w:p>
        </w:tc>
        <w:tc>
          <w:tcPr>
            <w:tcW w:w="3071" w:type="dxa"/>
            <w:vAlign w:val="center"/>
          </w:tcPr>
          <w:p w14:paraId="1119E35D" w14:textId="481730DD"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Infirmier Supérieur</w:t>
            </w:r>
          </w:p>
        </w:tc>
        <w:tc>
          <w:tcPr>
            <w:tcW w:w="3071" w:type="dxa"/>
            <w:vAlign w:val="center"/>
          </w:tcPr>
          <w:p w14:paraId="3CBA63A1"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Anatomie et physiologie du système locomoteur</w:t>
            </w:r>
          </w:p>
          <w:p w14:paraId="558CED0E"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Anatomie et physiologie du système nerveux</w:t>
            </w:r>
          </w:p>
          <w:p w14:paraId="293423DA" w14:textId="1A6F1C90"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Affections du système locomoteur</w:t>
            </w:r>
          </w:p>
        </w:tc>
      </w:tr>
      <w:tr w:rsidR="00686F21" w:rsidRPr="00FC4EA6" w14:paraId="4CD23FDA" w14:textId="77777777" w:rsidTr="00C06571">
        <w:tc>
          <w:tcPr>
            <w:tcW w:w="3070" w:type="dxa"/>
            <w:vAlign w:val="center"/>
          </w:tcPr>
          <w:p w14:paraId="4E642A1A" w14:textId="38E86377"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SOULEYMANOU BOUBAKARY</w:t>
            </w:r>
          </w:p>
        </w:tc>
        <w:tc>
          <w:tcPr>
            <w:tcW w:w="3071" w:type="dxa"/>
            <w:vAlign w:val="center"/>
          </w:tcPr>
          <w:p w14:paraId="73B010A4" w14:textId="463C9AD5"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Infirmier Supérieur</w:t>
            </w:r>
          </w:p>
        </w:tc>
        <w:tc>
          <w:tcPr>
            <w:tcW w:w="3071" w:type="dxa"/>
            <w:vAlign w:val="center"/>
          </w:tcPr>
          <w:p w14:paraId="1E0CA59D"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Anatomie et physiologie du système respiratoire</w:t>
            </w:r>
          </w:p>
          <w:p w14:paraId="663A2F68"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Affection du système respiratoire</w:t>
            </w:r>
          </w:p>
          <w:p w14:paraId="447B64AE" w14:textId="0DA87609"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Maladies parasitaires</w:t>
            </w:r>
          </w:p>
        </w:tc>
      </w:tr>
      <w:tr w:rsidR="00686F21" w:rsidRPr="00FC4EA6" w14:paraId="410CA780" w14:textId="77777777" w:rsidTr="00C06571">
        <w:tc>
          <w:tcPr>
            <w:tcW w:w="3070" w:type="dxa"/>
            <w:vAlign w:val="center"/>
          </w:tcPr>
          <w:p w14:paraId="43FA087E" w14:textId="1D82BBBC"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Mme BINDZI</w:t>
            </w:r>
          </w:p>
        </w:tc>
        <w:tc>
          <w:tcPr>
            <w:tcW w:w="3071" w:type="dxa"/>
            <w:vAlign w:val="center"/>
          </w:tcPr>
          <w:p w14:paraId="6A249FF0" w14:textId="3B68D3CB"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TMS spécialisé en Kinésithérapie</w:t>
            </w:r>
          </w:p>
        </w:tc>
        <w:tc>
          <w:tcPr>
            <w:tcW w:w="3071" w:type="dxa"/>
            <w:vAlign w:val="center"/>
          </w:tcPr>
          <w:p w14:paraId="1A18B60C" w14:textId="3F91EAF0"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Soins infirmier en Kinésithérapie</w:t>
            </w:r>
          </w:p>
        </w:tc>
      </w:tr>
      <w:tr w:rsidR="00686F21" w:rsidRPr="00FC4EA6" w14:paraId="7D2AA3CE" w14:textId="77777777" w:rsidTr="00C06571">
        <w:tc>
          <w:tcPr>
            <w:tcW w:w="3070" w:type="dxa"/>
            <w:vAlign w:val="center"/>
          </w:tcPr>
          <w:p w14:paraId="18944D32" w14:textId="67DB0DF2"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Dr KELLY AMBASSA</w:t>
            </w:r>
          </w:p>
        </w:tc>
        <w:tc>
          <w:tcPr>
            <w:tcW w:w="3071" w:type="dxa"/>
            <w:vAlign w:val="center"/>
          </w:tcPr>
          <w:p w14:paraId="0C6223AD" w14:textId="59B2DD58"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Médecin/ Coordonnatrice du Centre de Traitement Ambulatoire (CTA)</w:t>
            </w:r>
          </w:p>
        </w:tc>
        <w:tc>
          <w:tcPr>
            <w:tcW w:w="3071" w:type="dxa"/>
            <w:vAlign w:val="center"/>
          </w:tcPr>
          <w:p w14:paraId="2BFF5347" w14:textId="3DE27068"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SI en dermatologie</w:t>
            </w:r>
          </w:p>
        </w:tc>
      </w:tr>
      <w:tr w:rsidR="00686F21" w:rsidRPr="00FC4EA6" w14:paraId="280AFA37" w14:textId="77777777" w:rsidTr="00C06571">
        <w:tc>
          <w:tcPr>
            <w:tcW w:w="3070" w:type="dxa"/>
            <w:vAlign w:val="center"/>
          </w:tcPr>
          <w:p w14:paraId="18F78186" w14:textId="482DEA1E"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WANGMENE TCHAKLISSAM RICHARD</w:t>
            </w:r>
          </w:p>
        </w:tc>
        <w:tc>
          <w:tcPr>
            <w:tcW w:w="3071" w:type="dxa"/>
            <w:vAlign w:val="center"/>
          </w:tcPr>
          <w:p w14:paraId="6A30BE8E" w14:textId="247B6E72"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Infirmier principal</w:t>
            </w:r>
          </w:p>
        </w:tc>
        <w:tc>
          <w:tcPr>
            <w:tcW w:w="3071" w:type="dxa"/>
            <w:vAlign w:val="center"/>
          </w:tcPr>
          <w:p w14:paraId="2E48D452"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Anatomie et physiologie du système urinaire</w:t>
            </w:r>
          </w:p>
          <w:p w14:paraId="3B061D83"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Affection du système urinaire</w:t>
            </w:r>
          </w:p>
          <w:p w14:paraId="74A70E9E"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Affection du système sensoriel</w:t>
            </w:r>
          </w:p>
          <w:p w14:paraId="6B0B355C" w14:textId="47E8B00B"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Anatomie et physiologie du système sensoriel</w:t>
            </w:r>
          </w:p>
        </w:tc>
      </w:tr>
      <w:tr w:rsidR="00686F21" w:rsidRPr="00FC4EA6" w14:paraId="7A95D249" w14:textId="77777777" w:rsidTr="00C06571">
        <w:tc>
          <w:tcPr>
            <w:tcW w:w="3070" w:type="dxa"/>
            <w:vAlign w:val="center"/>
          </w:tcPr>
          <w:p w14:paraId="70EC0285" w14:textId="60B132C7"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NDJEL</w:t>
            </w:r>
          </w:p>
        </w:tc>
        <w:tc>
          <w:tcPr>
            <w:tcW w:w="3071" w:type="dxa"/>
            <w:vAlign w:val="center"/>
          </w:tcPr>
          <w:p w14:paraId="29299ABC" w14:textId="08F5EAAB"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Infirmier Supérieur/ Assistant chirurgien</w:t>
            </w:r>
          </w:p>
        </w:tc>
        <w:tc>
          <w:tcPr>
            <w:tcW w:w="3071" w:type="dxa"/>
            <w:vAlign w:val="center"/>
          </w:tcPr>
          <w:p w14:paraId="3C21DFDC" w14:textId="5EA7E65D"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Soins au bloc opératoire I ; II ; III</w:t>
            </w:r>
          </w:p>
        </w:tc>
      </w:tr>
      <w:tr w:rsidR="00686F21" w:rsidRPr="00FC4EA6" w14:paraId="2093146A" w14:textId="77777777" w:rsidTr="00C06571">
        <w:tc>
          <w:tcPr>
            <w:tcW w:w="3070" w:type="dxa"/>
            <w:vAlign w:val="center"/>
          </w:tcPr>
          <w:p w14:paraId="5CC3C6D8" w14:textId="4582ED8A"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ADALA HAYATOU</w:t>
            </w:r>
          </w:p>
        </w:tc>
        <w:tc>
          <w:tcPr>
            <w:tcW w:w="3071" w:type="dxa"/>
            <w:vAlign w:val="center"/>
          </w:tcPr>
          <w:p w14:paraId="5DB03BE3" w14:textId="4ADFA877"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PHD en économie de la santé/Master en science de la santé, épidémiologie et biostatistique, politique, économie et promotion de la santé/Licence en droit publique</w:t>
            </w:r>
          </w:p>
        </w:tc>
        <w:tc>
          <w:tcPr>
            <w:tcW w:w="3071" w:type="dxa"/>
            <w:vAlign w:val="center"/>
          </w:tcPr>
          <w:p w14:paraId="014EB533"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Économie de la santé</w:t>
            </w:r>
          </w:p>
          <w:p w14:paraId="4CF65120" w14:textId="438A2272"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Affections du système cardio-vasculaire</w:t>
            </w:r>
          </w:p>
        </w:tc>
      </w:tr>
      <w:tr w:rsidR="00686F21" w:rsidRPr="00FC4EA6" w14:paraId="6250A27C" w14:textId="77777777" w:rsidTr="00C06571">
        <w:tc>
          <w:tcPr>
            <w:tcW w:w="3070" w:type="dxa"/>
            <w:vAlign w:val="center"/>
          </w:tcPr>
          <w:p w14:paraId="38016948" w14:textId="4A764836"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YAHYA OUSMANOU ABDOU</w:t>
            </w:r>
          </w:p>
        </w:tc>
        <w:tc>
          <w:tcPr>
            <w:tcW w:w="3071" w:type="dxa"/>
            <w:vAlign w:val="center"/>
          </w:tcPr>
          <w:p w14:paraId="2930B42B" w14:textId="36BD1F4D"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Master 1 en droits des affaires/ administrateur de la santé Publique</w:t>
            </w:r>
          </w:p>
        </w:tc>
        <w:tc>
          <w:tcPr>
            <w:tcW w:w="3071" w:type="dxa"/>
            <w:vAlign w:val="center"/>
          </w:tcPr>
          <w:p w14:paraId="1066A517"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Administration</w:t>
            </w:r>
          </w:p>
          <w:p w14:paraId="4CD82E35"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Législation</w:t>
            </w:r>
          </w:p>
          <w:p w14:paraId="4C7C9443" w14:textId="77777777"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p>
        </w:tc>
      </w:tr>
      <w:tr w:rsidR="00686F21" w:rsidRPr="00FC4EA6" w14:paraId="4796F1C7" w14:textId="77777777" w:rsidTr="00C06571">
        <w:tc>
          <w:tcPr>
            <w:tcW w:w="3070" w:type="dxa"/>
            <w:vAlign w:val="center"/>
          </w:tcPr>
          <w:p w14:paraId="1F1520B9" w14:textId="04C63983" w:rsidR="00686F21" w:rsidRPr="00FC4EA6" w:rsidRDefault="00686F21" w:rsidP="00C73D34">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Mme DJEINABOU</w:t>
            </w:r>
          </w:p>
        </w:tc>
        <w:tc>
          <w:tcPr>
            <w:tcW w:w="3071" w:type="dxa"/>
            <w:vAlign w:val="center"/>
          </w:tcPr>
          <w:p w14:paraId="08950F16" w14:textId="4398FE60"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Sage-femme</w:t>
            </w:r>
          </w:p>
        </w:tc>
        <w:tc>
          <w:tcPr>
            <w:tcW w:w="3071" w:type="dxa"/>
            <w:vAlign w:val="center"/>
          </w:tcPr>
          <w:p w14:paraId="5970631B" w14:textId="5F639405"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CPN</w:t>
            </w:r>
          </w:p>
        </w:tc>
      </w:tr>
      <w:tr w:rsidR="00686F21" w:rsidRPr="00FC4EA6" w14:paraId="481568A7" w14:textId="77777777" w:rsidTr="00C06571">
        <w:tc>
          <w:tcPr>
            <w:tcW w:w="3070" w:type="dxa"/>
            <w:vAlign w:val="center"/>
          </w:tcPr>
          <w:p w14:paraId="785CBCCF" w14:textId="77777777"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MBOUENDEU CHRISTIAN</w:t>
            </w:r>
          </w:p>
          <w:p w14:paraId="5FABFD56" w14:textId="77777777" w:rsidR="00686F21" w:rsidRPr="00FC4EA6" w:rsidRDefault="00686F21" w:rsidP="00C73D34">
            <w:pPr>
              <w:spacing w:after="0" w:line="240" w:lineRule="auto"/>
              <w:jc w:val="both"/>
              <w:rPr>
                <w:rFonts w:ascii="Times New Roman" w:hAnsi="Times New Roman" w:cs="Times New Roman"/>
                <w:sz w:val="24"/>
                <w:szCs w:val="24"/>
              </w:rPr>
            </w:pPr>
          </w:p>
        </w:tc>
        <w:tc>
          <w:tcPr>
            <w:tcW w:w="3071" w:type="dxa"/>
            <w:vAlign w:val="center"/>
          </w:tcPr>
          <w:p w14:paraId="6422BBCF" w14:textId="18C451DB"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Professeur des lycées et enseignement général (PLEG)</w:t>
            </w:r>
          </w:p>
        </w:tc>
        <w:tc>
          <w:tcPr>
            <w:tcW w:w="3071" w:type="dxa"/>
            <w:vAlign w:val="center"/>
          </w:tcPr>
          <w:p w14:paraId="238BDFCC" w14:textId="3E84ED64"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Initiation à l’informatique I </w:t>
            </w:r>
          </w:p>
        </w:tc>
      </w:tr>
      <w:tr w:rsidR="00686F21" w:rsidRPr="00FC4EA6" w14:paraId="493CEDE9" w14:textId="77777777" w:rsidTr="00C06571">
        <w:trPr>
          <w:trHeight w:val="658"/>
        </w:trPr>
        <w:tc>
          <w:tcPr>
            <w:tcW w:w="3070" w:type="dxa"/>
            <w:vAlign w:val="center"/>
          </w:tcPr>
          <w:p w14:paraId="2AEB5E2B" w14:textId="417FEC9F"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 SOKENG CHRISTIAN</w:t>
            </w:r>
          </w:p>
        </w:tc>
        <w:tc>
          <w:tcPr>
            <w:tcW w:w="3071" w:type="dxa"/>
            <w:vAlign w:val="center"/>
          </w:tcPr>
          <w:p w14:paraId="22886F24" w14:textId="63A55598" w:rsidR="00686F21" w:rsidRPr="00FC4EA6" w:rsidRDefault="00686F21" w:rsidP="00C73D34">
            <w:pPr>
              <w:pStyle w:val="Sansinterligne"/>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Enseignant d’Informatique</w:t>
            </w:r>
          </w:p>
        </w:tc>
        <w:tc>
          <w:tcPr>
            <w:tcW w:w="3071" w:type="dxa"/>
            <w:vAlign w:val="center"/>
          </w:tcPr>
          <w:p w14:paraId="671C718C" w14:textId="58D18D25" w:rsidR="00686F21" w:rsidRPr="00FC4EA6" w:rsidRDefault="00686F21" w:rsidP="00C73D34">
            <w:pPr>
              <w:pStyle w:val="Sansinterligne"/>
              <w:numPr>
                <w:ilvl w:val="0"/>
                <w:numId w:val="37"/>
              </w:numPr>
              <w:spacing w:after="0" w:line="240" w:lineRule="auto"/>
              <w:ind w:left="42" w:firstLine="383"/>
              <w:jc w:val="both"/>
              <w:rPr>
                <w:rFonts w:ascii="Times New Roman" w:hAnsi="Times New Roman" w:cs="Times New Roman"/>
                <w:sz w:val="24"/>
                <w:szCs w:val="24"/>
              </w:rPr>
            </w:pPr>
            <w:r w:rsidRPr="00FC4EA6">
              <w:rPr>
                <w:rFonts w:ascii="Times New Roman" w:hAnsi="Times New Roman" w:cs="Times New Roman"/>
                <w:sz w:val="24"/>
                <w:szCs w:val="24"/>
              </w:rPr>
              <w:t>Initiation à l’informatique II </w:t>
            </w:r>
          </w:p>
        </w:tc>
      </w:tr>
    </w:tbl>
    <w:p w14:paraId="719C5A58" w14:textId="77777777" w:rsidR="006B560E" w:rsidRPr="00FC4EA6" w:rsidRDefault="00120C72" w:rsidP="00CD6BBD">
      <w:pPr>
        <w:pStyle w:val="Titre1"/>
        <w:spacing w:before="0" w:after="0"/>
        <w:jc w:val="center"/>
        <w:rPr>
          <w:rFonts w:ascii="Times New Roman" w:hAnsi="Times New Roman" w:cs="Times New Roman"/>
          <w:color w:val="auto"/>
          <w:kern w:val="0"/>
          <w:lang w:val="fr-FR"/>
        </w:rPr>
      </w:pPr>
      <w:bookmarkStart w:id="19" w:name="_Toc239694586"/>
      <w:bookmarkStart w:id="20" w:name="_Toc239694608"/>
      <w:r w:rsidRPr="00FC4EA6">
        <w:rPr>
          <w:rFonts w:ascii="Times New Roman" w:hAnsi="Times New Roman" w:cs="Times New Roman"/>
          <w:color w:val="auto"/>
          <w:kern w:val="0"/>
          <w:lang w:val="fr-FR"/>
        </w:rPr>
        <w:lastRenderedPageBreak/>
        <w:t>LISTE DES ABREVIATION</w:t>
      </w:r>
      <w:bookmarkEnd w:id="9"/>
      <w:r w:rsidR="006B560E" w:rsidRPr="00FC4EA6">
        <w:rPr>
          <w:rFonts w:ascii="Times New Roman" w:hAnsi="Times New Roman" w:cs="Times New Roman"/>
          <w:color w:val="auto"/>
          <w:kern w:val="0"/>
          <w:lang w:val="fr-FR"/>
        </w:rPr>
        <w:t>S</w:t>
      </w:r>
      <w:r w:rsidR="00B64BE2" w:rsidRPr="00FC4EA6">
        <w:rPr>
          <w:rFonts w:ascii="Times New Roman" w:hAnsi="Times New Roman" w:cs="Times New Roman"/>
          <w:color w:val="auto"/>
          <w:kern w:val="0"/>
          <w:lang w:val="fr-FR"/>
        </w:rPr>
        <w:t>/SIGLES/ACCRONYMES</w:t>
      </w:r>
      <w:bookmarkEnd w:id="10"/>
      <w:bookmarkEnd w:id="11"/>
      <w:bookmarkEnd w:id="19"/>
      <w:bookmarkEnd w:id="20"/>
    </w:p>
    <w:p w14:paraId="730A0261" w14:textId="742DEA9F" w:rsidR="00F94539" w:rsidRPr="00FC4EA6" w:rsidRDefault="00F94539" w:rsidP="00CD6BBD">
      <w:pPr>
        <w:spacing w:after="0"/>
        <w:jc w:val="both"/>
        <w:rPr>
          <w:rFonts w:ascii="Times New Roman" w:hAnsi="Times New Roman" w:cs="Times New Roman"/>
          <w:sz w:val="24"/>
          <w:szCs w:val="24"/>
          <w:lang w:val="fr-FR"/>
        </w:rPr>
      </w:pPr>
      <w:r w:rsidRPr="00FC4EA6">
        <w:rPr>
          <w:rFonts w:ascii="Times New Roman" w:hAnsi="Times New Roman" w:cs="Times New Roman"/>
          <w:b/>
          <w:sz w:val="24"/>
          <w:szCs w:val="24"/>
          <w:lang w:val="fr-FR"/>
        </w:rPr>
        <w:t>AMP :</w:t>
      </w:r>
      <w:r w:rsidR="00CA59A7" w:rsidRPr="00FC4EA6">
        <w:rPr>
          <w:rFonts w:ascii="Times New Roman" w:hAnsi="Times New Roman" w:cs="Times New Roman"/>
          <w:b/>
          <w:sz w:val="24"/>
          <w:szCs w:val="24"/>
          <w:lang w:val="fr-FR"/>
        </w:rPr>
        <w:t xml:space="preserve"> </w:t>
      </w:r>
      <w:r w:rsidR="00CA59A7" w:rsidRPr="00FC4EA6">
        <w:rPr>
          <w:rFonts w:ascii="Times New Roman" w:hAnsi="Times New Roman" w:cs="Times New Roman"/>
          <w:sz w:val="24"/>
          <w:szCs w:val="24"/>
          <w:lang w:val="fr-FR"/>
        </w:rPr>
        <w:t>Procréation</w:t>
      </w:r>
      <w:r w:rsidRPr="00FC4EA6">
        <w:rPr>
          <w:rFonts w:ascii="Times New Roman" w:hAnsi="Times New Roman" w:cs="Times New Roman"/>
          <w:sz w:val="24"/>
          <w:szCs w:val="24"/>
          <w:lang w:val="fr-FR"/>
        </w:rPr>
        <w:t xml:space="preserve"> Médicalement Assisté</w:t>
      </w:r>
      <w:r w:rsidR="00424F10" w:rsidRPr="00FC4EA6">
        <w:rPr>
          <w:rFonts w:ascii="Times New Roman" w:hAnsi="Times New Roman" w:cs="Times New Roman"/>
          <w:sz w:val="24"/>
          <w:szCs w:val="24"/>
          <w:lang w:val="fr-FR"/>
        </w:rPr>
        <w:t>e</w:t>
      </w:r>
    </w:p>
    <w:p w14:paraId="5E3F8E1D" w14:textId="3D197BB9" w:rsidR="001251B5" w:rsidRPr="00CE1933" w:rsidRDefault="001251B5" w:rsidP="00C73D34">
      <w:pPr>
        <w:spacing w:after="0"/>
        <w:jc w:val="both"/>
        <w:rPr>
          <w:rFonts w:ascii="Times New Roman" w:hAnsi="Times New Roman" w:cs="Times New Roman"/>
          <w:b/>
          <w:sz w:val="24"/>
          <w:szCs w:val="24"/>
          <w:lang w:val="en-US"/>
        </w:rPr>
      </w:pPr>
      <w:proofErr w:type="gramStart"/>
      <w:r w:rsidRPr="00CE1933">
        <w:rPr>
          <w:rFonts w:ascii="Times New Roman" w:hAnsi="Times New Roman" w:cs="Times New Roman"/>
          <w:b/>
          <w:sz w:val="24"/>
          <w:szCs w:val="24"/>
          <w:lang w:val="en-US"/>
        </w:rPr>
        <w:t>ASRM :</w:t>
      </w:r>
      <w:proofErr w:type="gramEnd"/>
      <w:r w:rsidRPr="00CE1933">
        <w:rPr>
          <w:rFonts w:ascii="Times New Roman" w:hAnsi="Times New Roman" w:cs="Times New Roman"/>
          <w:b/>
          <w:sz w:val="24"/>
          <w:szCs w:val="24"/>
          <w:lang w:val="en-US"/>
        </w:rPr>
        <w:t xml:space="preserve"> </w:t>
      </w:r>
      <w:r w:rsidRPr="00CE1933">
        <w:rPr>
          <w:rFonts w:ascii="Times New Roman" w:hAnsi="Times New Roman" w:cs="Times New Roman"/>
          <w:sz w:val="24"/>
          <w:szCs w:val="24"/>
          <w:lang w:val="en-US"/>
        </w:rPr>
        <w:t>American Society for Reproductive Medicine</w:t>
      </w:r>
    </w:p>
    <w:p w14:paraId="26E6DFD4" w14:textId="0EF39C7C" w:rsidR="001251B5" w:rsidRPr="00FC4EA6" w:rsidRDefault="001251B5" w:rsidP="00C73D34">
      <w:pPr>
        <w:spacing w:after="0"/>
        <w:jc w:val="both"/>
        <w:rPr>
          <w:rFonts w:ascii="Times New Roman" w:hAnsi="Times New Roman" w:cs="Times New Roman"/>
          <w:sz w:val="24"/>
          <w:szCs w:val="24"/>
          <w:lang w:val="fr-FR"/>
        </w:rPr>
      </w:pPr>
      <w:r w:rsidRPr="00FC4EA6">
        <w:rPr>
          <w:rFonts w:ascii="Times New Roman" w:hAnsi="Times New Roman" w:cs="Times New Roman"/>
          <w:b/>
          <w:sz w:val="24"/>
          <w:szCs w:val="24"/>
          <w:lang w:val="fr-FR"/>
        </w:rPr>
        <w:t>ATCD </w:t>
      </w:r>
      <w:r w:rsidRPr="00FC4EA6">
        <w:rPr>
          <w:rFonts w:ascii="Times New Roman" w:hAnsi="Times New Roman" w:cs="Times New Roman"/>
          <w:sz w:val="24"/>
          <w:szCs w:val="24"/>
          <w:lang w:val="fr-FR"/>
        </w:rPr>
        <w:t>:</w:t>
      </w:r>
      <w:r w:rsidR="002B091A" w:rsidRPr="00FC4EA6">
        <w:rPr>
          <w:rFonts w:ascii="Times New Roman" w:hAnsi="Times New Roman" w:cs="Times New Roman"/>
          <w:sz w:val="24"/>
          <w:szCs w:val="24"/>
          <w:lang w:val="fr-FR"/>
        </w:rPr>
        <w:t xml:space="preserve"> Antécédent</w:t>
      </w:r>
    </w:p>
    <w:p w14:paraId="1642D06A" w14:textId="77777777" w:rsidR="0055090D" w:rsidRPr="00FC4EA6" w:rsidRDefault="00B360A3" w:rsidP="00C73D34">
      <w:pPr>
        <w:spacing w:after="0"/>
        <w:jc w:val="both"/>
        <w:rPr>
          <w:rFonts w:ascii="Times New Roman" w:hAnsi="Times New Roman" w:cs="Times New Roman"/>
          <w:bCs/>
          <w:kern w:val="0"/>
          <w:sz w:val="24"/>
          <w:szCs w:val="24"/>
          <w:lang w:val="fr-FR"/>
        </w:rPr>
      </w:pPr>
      <w:bookmarkStart w:id="21" w:name="_Toc232763648"/>
      <w:bookmarkStart w:id="22" w:name="_Toc232764024"/>
      <w:bookmarkStart w:id="23" w:name="_Toc173225265"/>
      <w:bookmarkStart w:id="24" w:name="_Toc176277350"/>
      <w:bookmarkStart w:id="25" w:name="_Toc176323468"/>
      <w:r w:rsidRPr="00FC4EA6">
        <w:rPr>
          <w:rFonts w:ascii="Times New Roman" w:hAnsi="Times New Roman" w:cs="Times New Roman"/>
          <w:b/>
          <w:bCs/>
          <w:kern w:val="0"/>
          <w:sz w:val="24"/>
          <w:szCs w:val="24"/>
          <w:lang w:val="fr-FR"/>
        </w:rPr>
        <w:t>CHR </w:t>
      </w:r>
      <w:r w:rsidRPr="00FC4EA6">
        <w:rPr>
          <w:rFonts w:ascii="Times New Roman" w:hAnsi="Times New Roman" w:cs="Times New Roman"/>
          <w:bCs/>
          <w:kern w:val="0"/>
          <w:sz w:val="24"/>
          <w:szCs w:val="24"/>
          <w:lang w:val="fr-FR"/>
        </w:rPr>
        <w:t>:</w:t>
      </w:r>
      <w:r w:rsidR="009367AC" w:rsidRPr="00FC4EA6">
        <w:rPr>
          <w:rFonts w:ascii="Times New Roman" w:hAnsi="Times New Roman" w:cs="Times New Roman"/>
          <w:bCs/>
          <w:kern w:val="0"/>
          <w:sz w:val="24"/>
          <w:szCs w:val="24"/>
          <w:lang w:val="fr-FR"/>
        </w:rPr>
        <w:t xml:space="preserve"> </w:t>
      </w:r>
      <w:r w:rsidRPr="00FC4EA6">
        <w:rPr>
          <w:rFonts w:ascii="Times New Roman" w:hAnsi="Times New Roman" w:cs="Times New Roman"/>
          <w:bCs/>
          <w:kern w:val="0"/>
          <w:sz w:val="24"/>
          <w:szCs w:val="24"/>
          <w:lang w:val="fr-FR"/>
        </w:rPr>
        <w:t>Centre Ho</w:t>
      </w:r>
      <w:r w:rsidR="005C6CA2" w:rsidRPr="00FC4EA6">
        <w:rPr>
          <w:rFonts w:ascii="Times New Roman" w:hAnsi="Times New Roman" w:cs="Times New Roman"/>
          <w:bCs/>
          <w:kern w:val="0"/>
          <w:sz w:val="24"/>
          <w:szCs w:val="24"/>
          <w:lang w:val="fr-FR"/>
        </w:rPr>
        <w:t>spitalier</w:t>
      </w:r>
      <w:r w:rsidR="00A643CB" w:rsidRPr="00FC4EA6">
        <w:rPr>
          <w:rFonts w:ascii="Times New Roman" w:hAnsi="Times New Roman" w:cs="Times New Roman"/>
          <w:bCs/>
          <w:kern w:val="0"/>
          <w:sz w:val="24"/>
          <w:szCs w:val="24"/>
          <w:lang w:val="fr-FR"/>
        </w:rPr>
        <w:t xml:space="preserve"> de Ré</w:t>
      </w:r>
      <w:r w:rsidR="00BD7905" w:rsidRPr="00FC4EA6">
        <w:rPr>
          <w:rFonts w:ascii="Times New Roman" w:hAnsi="Times New Roman" w:cs="Times New Roman"/>
          <w:bCs/>
          <w:kern w:val="0"/>
          <w:sz w:val="24"/>
          <w:szCs w:val="24"/>
          <w:lang w:val="fr-FR"/>
        </w:rPr>
        <w:t>gional</w:t>
      </w:r>
      <w:bookmarkEnd w:id="21"/>
      <w:bookmarkEnd w:id="22"/>
    </w:p>
    <w:p w14:paraId="2B0B9367" w14:textId="186B5CCD" w:rsidR="001251B5" w:rsidRPr="00FC4EA6" w:rsidRDefault="001251B5" w:rsidP="00C73D34">
      <w:pPr>
        <w:spacing w:after="0"/>
        <w:jc w:val="both"/>
        <w:rPr>
          <w:rFonts w:ascii="Times New Roman" w:hAnsi="Times New Roman" w:cs="Times New Roman"/>
          <w:bCs/>
          <w:kern w:val="0"/>
          <w:sz w:val="24"/>
          <w:szCs w:val="24"/>
          <w:lang w:val="fr-FR"/>
        </w:rPr>
      </w:pPr>
      <w:r w:rsidRPr="00FC4EA6">
        <w:rPr>
          <w:rFonts w:ascii="Times New Roman" w:hAnsi="Times New Roman" w:cs="Times New Roman"/>
          <w:b/>
          <w:bCs/>
          <w:kern w:val="0"/>
          <w:sz w:val="24"/>
          <w:szCs w:val="24"/>
          <w:lang w:val="fr-FR"/>
        </w:rPr>
        <w:t>CRTV </w:t>
      </w:r>
      <w:r w:rsidRPr="00FC4EA6">
        <w:rPr>
          <w:rFonts w:ascii="Times New Roman" w:hAnsi="Times New Roman" w:cs="Times New Roman"/>
          <w:bCs/>
          <w:kern w:val="0"/>
          <w:sz w:val="24"/>
          <w:szCs w:val="24"/>
          <w:lang w:val="fr-FR"/>
        </w:rPr>
        <w:t>: Cameroun Radiotélévision</w:t>
      </w:r>
    </w:p>
    <w:p w14:paraId="69D3DA7E" w14:textId="56154D2B" w:rsidR="001251B5" w:rsidRPr="00FC4EA6" w:rsidRDefault="001251B5" w:rsidP="00C73D34">
      <w:pPr>
        <w:spacing w:after="0"/>
        <w:jc w:val="both"/>
        <w:rPr>
          <w:rFonts w:ascii="Times New Roman" w:hAnsi="Times New Roman" w:cs="Times New Roman"/>
          <w:bCs/>
          <w:kern w:val="0"/>
          <w:sz w:val="24"/>
          <w:szCs w:val="24"/>
          <w:lang w:val="fr-FR"/>
        </w:rPr>
      </w:pPr>
      <w:r w:rsidRPr="00FC4EA6">
        <w:rPr>
          <w:rFonts w:ascii="Times New Roman" w:hAnsi="Times New Roman" w:cs="Times New Roman"/>
          <w:b/>
          <w:bCs/>
          <w:kern w:val="0"/>
          <w:sz w:val="24"/>
          <w:szCs w:val="24"/>
          <w:lang w:val="fr-FR"/>
        </w:rPr>
        <w:t>DIU</w:t>
      </w:r>
      <w:r w:rsidR="002B091A" w:rsidRPr="00FC4EA6">
        <w:rPr>
          <w:rFonts w:ascii="Times New Roman" w:hAnsi="Times New Roman" w:cs="Times New Roman"/>
          <w:b/>
          <w:bCs/>
          <w:kern w:val="0"/>
          <w:sz w:val="24"/>
          <w:szCs w:val="24"/>
          <w:lang w:val="fr-FR"/>
        </w:rPr>
        <w:t xml:space="preserve"> : </w:t>
      </w:r>
      <w:r w:rsidR="002B091A" w:rsidRPr="00FC4EA6">
        <w:rPr>
          <w:rFonts w:ascii="Times New Roman" w:hAnsi="Times New Roman" w:cs="Times New Roman"/>
          <w:bCs/>
          <w:kern w:val="0"/>
          <w:sz w:val="24"/>
          <w:szCs w:val="24"/>
          <w:lang w:val="fr-FR"/>
        </w:rPr>
        <w:t>Dispositif Intra Utérin</w:t>
      </w:r>
    </w:p>
    <w:p w14:paraId="32C700AA" w14:textId="17713567" w:rsidR="002B091A" w:rsidRPr="00FC4EA6" w:rsidRDefault="002B091A" w:rsidP="00C73D34">
      <w:pPr>
        <w:spacing w:after="0"/>
        <w:jc w:val="both"/>
        <w:rPr>
          <w:rFonts w:ascii="Times New Roman" w:hAnsi="Times New Roman" w:cs="Times New Roman"/>
          <w:bCs/>
          <w:kern w:val="0"/>
          <w:sz w:val="24"/>
          <w:szCs w:val="24"/>
          <w:lang w:val="fr-FR"/>
        </w:rPr>
      </w:pPr>
      <w:r w:rsidRPr="00FC4EA6">
        <w:rPr>
          <w:rFonts w:ascii="Times New Roman" w:hAnsi="Times New Roman" w:cs="Times New Roman"/>
          <w:b/>
          <w:bCs/>
          <w:kern w:val="0"/>
          <w:sz w:val="24"/>
          <w:szCs w:val="24"/>
          <w:lang w:val="fr-FR"/>
        </w:rPr>
        <w:t>DRSP </w:t>
      </w:r>
      <w:r w:rsidRPr="00FC4EA6">
        <w:rPr>
          <w:rFonts w:ascii="Times New Roman" w:hAnsi="Times New Roman" w:cs="Times New Roman"/>
          <w:bCs/>
          <w:kern w:val="0"/>
          <w:sz w:val="24"/>
          <w:szCs w:val="24"/>
          <w:lang w:val="fr-FR"/>
        </w:rPr>
        <w:t>: Délégation Régional de la Santé Publique</w:t>
      </w:r>
    </w:p>
    <w:p w14:paraId="7B230EF3" w14:textId="4F892058" w:rsidR="002B091A" w:rsidRPr="00CE1933" w:rsidRDefault="002B091A" w:rsidP="00C73D34">
      <w:pPr>
        <w:spacing w:after="0"/>
        <w:jc w:val="both"/>
        <w:rPr>
          <w:rFonts w:ascii="Times New Roman" w:hAnsi="Times New Roman" w:cs="Times New Roman"/>
          <w:bCs/>
          <w:kern w:val="0"/>
          <w:sz w:val="24"/>
          <w:szCs w:val="24"/>
          <w:lang w:val="en-US"/>
        </w:rPr>
      </w:pPr>
      <w:proofErr w:type="gramStart"/>
      <w:r w:rsidRPr="00CE1933">
        <w:rPr>
          <w:rFonts w:ascii="Times New Roman" w:hAnsi="Times New Roman" w:cs="Times New Roman"/>
          <w:b/>
          <w:bCs/>
          <w:kern w:val="0"/>
          <w:sz w:val="24"/>
          <w:szCs w:val="24"/>
          <w:lang w:val="en-US"/>
        </w:rPr>
        <w:t>ELECAM :</w:t>
      </w:r>
      <w:proofErr w:type="gramEnd"/>
      <w:r w:rsidRPr="00CE1933">
        <w:rPr>
          <w:rFonts w:ascii="Times New Roman" w:hAnsi="Times New Roman" w:cs="Times New Roman"/>
          <w:bCs/>
          <w:kern w:val="0"/>
          <w:sz w:val="24"/>
          <w:szCs w:val="24"/>
          <w:lang w:val="en-US"/>
        </w:rPr>
        <w:t xml:space="preserve"> Election Cameroun</w:t>
      </w:r>
    </w:p>
    <w:p w14:paraId="624FFEBD" w14:textId="7F1B783C" w:rsidR="008B6EC2" w:rsidRPr="00CE1933" w:rsidRDefault="008B6EC2" w:rsidP="00C73D34">
      <w:pPr>
        <w:spacing w:after="0"/>
        <w:jc w:val="both"/>
        <w:rPr>
          <w:rFonts w:ascii="Times New Roman" w:hAnsi="Times New Roman" w:cs="Times New Roman"/>
          <w:b/>
          <w:bCs/>
          <w:kern w:val="0"/>
          <w:sz w:val="24"/>
          <w:szCs w:val="24"/>
          <w:lang w:val="en-US"/>
        </w:rPr>
      </w:pPr>
      <w:bookmarkStart w:id="26" w:name="_Toc232763649"/>
      <w:bookmarkStart w:id="27" w:name="_Toc232764025"/>
      <w:r w:rsidRPr="00CE1933">
        <w:rPr>
          <w:rFonts w:ascii="Times New Roman" w:hAnsi="Times New Roman" w:cs="Times New Roman"/>
          <w:b/>
          <w:kern w:val="0"/>
          <w:sz w:val="24"/>
          <w:szCs w:val="24"/>
          <w:lang w:val="en-US"/>
        </w:rPr>
        <w:t>ESHRE:</w:t>
      </w:r>
      <w:r w:rsidRPr="00CE1933">
        <w:rPr>
          <w:rFonts w:ascii="Times New Roman" w:hAnsi="Times New Roman" w:cs="Times New Roman"/>
          <w:bCs/>
          <w:kern w:val="0"/>
          <w:sz w:val="24"/>
          <w:szCs w:val="24"/>
          <w:lang w:val="en-US"/>
        </w:rPr>
        <w:t xml:space="preserve"> European Society of Human Reproduction and Embryology</w:t>
      </w:r>
      <w:bookmarkEnd w:id="26"/>
      <w:bookmarkEnd w:id="27"/>
    </w:p>
    <w:p w14:paraId="6D1A7A5F" w14:textId="15178114" w:rsidR="002B091A" w:rsidRPr="00FC4EA6" w:rsidRDefault="002B091A" w:rsidP="00C73D34">
      <w:pPr>
        <w:spacing w:after="0"/>
        <w:jc w:val="both"/>
        <w:rPr>
          <w:rFonts w:ascii="Times New Roman" w:hAnsi="Times New Roman" w:cs="Times New Roman"/>
          <w:bCs/>
          <w:kern w:val="0"/>
          <w:sz w:val="24"/>
          <w:szCs w:val="24"/>
          <w:lang w:val="fr-FR"/>
        </w:rPr>
      </w:pPr>
      <w:r w:rsidRPr="00FC4EA6">
        <w:rPr>
          <w:rFonts w:ascii="Times New Roman" w:hAnsi="Times New Roman" w:cs="Times New Roman"/>
          <w:b/>
          <w:bCs/>
          <w:kern w:val="0"/>
          <w:sz w:val="24"/>
          <w:szCs w:val="24"/>
          <w:lang w:val="fr-FR"/>
        </w:rPr>
        <w:t xml:space="preserve">FCFA : </w:t>
      </w:r>
      <w:r w:rsidRPr="00FC4EA6">
        <w:rPr>
          <w:rFonts w:ascii="Times New Roman" w:hAnsi="Times New Roman" w:cs="Times New Roman"/>
          <w:bCs/>
          <w:kern w:val="0"/>
          <w:sz w:val="24"/>
          <w:szCs w:val="24"/>
          <w:lang w:val="fr-FR"/>
        </w:rPr>
        <w:t>Franc de la Communauté Financière Africaine</w:t>
      </w:r>
    </w:p>
    <w:p w14:paraId="41BF89AC" w14:textId="41E4B700" w:rsidR="002B091A" w:rsidRPr="00CE1933" w:rsidRDefault="002B091A" w:rsidP="00C73D34">
      <w:pPr>
        <w:spacing w:after="0"/>
        <w:jc w:val="both"/>
        <w:rPr>
          <w:rFonts w:ascii="Times New Roman" w:hAnsi="Times New Roman" w:cs="Times New Roman"/>
          <w:bCs/>
          <w:kern w:val="0"/>
          <w:sz w:val="24"/>
          <w:szCs w:val="24"/>
          <w:lang w:val="en-US"/>
        </w:rPr>
      </w:pPr>
      <w:proofErr w:type="gramStart"/>
      <w:r w:rsidRPr="00CE1933">
        <w:rPr>
          <w:rFonts w:ascii="Times New Roman" w:hAnsi="Times New Roman" w:cs="Times New Roman"/>
          <w:b/>
          <w:bCs/>
          <w:kern w:val="0"/>
          <w:sz w:val="24"/>
          <w:szCs w:val="24"/>
          <w:lang w:val="en-US"/>
        </w:rPr>
        <w:t>FIV </w:t>
      </w:r>
      <w:r w:rsidRPr="00CE1933">
        <w:rPr>
          <w:rFonts w:ascii="Times New Roman" w:hAnsi="Times New Roman" w:cs="Times New Roman"/>
          <w:bCs/>
          <w:kern w:val="0"/>
          <w:sz w:val="24"/>
          <w:szCs w:val="24"/>
          <w:lang w:val="en-US"/>
        </w:rPr>
        <w:t>:</w:t>
      </w:r>
      <w:proofErr w:type="gramEnd"/>
      <w:r w:rsidRPr="00CE1933">
        <w:rPr>
          <w:rFonts w:ascii="Times New Roman" w:hAnsi="Times New Roman" w:cs="Times New Roman"/>
          <w:bCs/>
          <w:kern w:val="0"/>
          <w:sz w:val="24"/>
          <w:szCs w:val="24"/>
          <w:lang w:val="en-US"/>
        </w:rPr>
        <w:t xml:space="preserve"> </w:t>
      </w:r>
      <w:proofErr w:type="spellStart"/>
      <w:r w:rsidRPr="00CE1933">
        <w:rPr>
          <w:rFonts w:ascii="Times New Roman" w:hAnsi="Times New Roman" w:cs="Times New Roman"/>
          <w:bCs/>
          <w:kern w:val="0"/>
          <w:sz w:val="24"/>
          <w:szCs w:val="24"/>
          <w:lang w:val="en-US"/>
        </w:rPr>
        <w:t>Fécondation</w:t>
      </w:r>
      <w:proofErr w:type="spellEnd"/>
      <w:r w:rsidRPr="00CE1933">
        <w:rPr>
          <w:rFonts w:ascii="Times New Roman" w:hAnsi="Times New Roman" w:cs="Times New Roman"/>
          <w:bCs/>
          <w:kern w:val="0"/>
          <w:sz w:val="24"/>
          <w:szCs w:val="24"/>
          <w:lang w:val="en-US"/>
        </w:rPr>
        <w:t xml:space="preserve"> In Vitro</w:t>
      </w:r>
    </w:p>
    <w:p w14:paraId="78DFEF1A" w14:textId="21A7009F" w:rsidR="002B091A" w:rsidRPr="00CE1933" w:rsidRDefault="002B091A" w:rsidP="00C73D34">
      <w:pPr>
        <w:spacing w:after="0"/>
        <w:jc w:val="both"/>
        <w:rPr>
          <w:rFonts w:ascii="Times New Roman" w:hAnsi="Times New Roman" w:cs="Times New Roman"/>
          <w:bCs/>
          <w:kern w:val="0"/>
          <w:sz w:val="24"/>
          <w:szCs w:val="24"/>
          <w:lang w:val="en-US"/>
        </w:rPr>
      </w:pPr>
      <w:proofErr w:type="gramStart"/>
      <w:r w:rsidRPr="00CE1933">
        <w:rPr>
          <w:rFonts w:ascii="Times New Roman" w:hAnsi="Times New Roman" w:cs="Times New Roman"/>
          <w:b/>
          <w:bCs/>
          <w:kern w:val="0"/>
          <w:sz w:val="24"/>
          <w:szCs w:val="24"/>
          <w:lang w:val="en-US"/>
        </w:rPr>
        <w:t>FSH </w:t>
      </w:r>
      <w:r w:rsidRPr="00CE1933">
        <w:rPr>
          <w:rFonts w:ascii="Times New Roman" w:hAnsi="Times New Roman" w:cs="Times New Roman"/>
          <w:bCs/>
          <w:kern w:val="0"/>
          <w:sz w:val="24"/>
          <w:szCs w:val="24"/>
          <w:lang w:val="en-US"/>
        </w:rPr>
        <w:t>:</w:t>
      </w:r>
      <w:proofErr w:type="gramEnd"/>
      <w:r w:rsidRPr="00CE1933">
        <w:rPr>
          <w:rFonts w:ascii="Times New Roman" w:hAnsi="Times New Roman" w:cs="Times New Roman"/>
          <w:bCs/>
          <w:kern w:val="0"/>
          <w:sz w:val="24"/>
          <w:szCs w:val="24"/>
          <w:lang w:val="en-US"/>
        </w:rPr>
        <w:t xml:space="preserve"> Hormone </w:t>
      </w:r>
      <w:proofErr w:type="spellStart"/>
      <w:r w:rsidRPr="00CE1933">
        <w:rPr>
          <w:rFonts w:ascii="Times New Roman" w:hAnsi="Times New Roman" w:cs="Times New Roman"/>
          <w:bCs/>
          <w:kern w:val="0"/>
          <w:sz w:val="24"/>
          <w:szCs w:val="24"/>
          <w:lang w:val="en-US"/>
        </w:rPr>
        <w:t>Folliculo-Stimulante</w:t>
      </w:r>
      <w:proofErr w:type="spellEnd"/>
    </w:p>
    <w:p w14:paraId="0A257542" w14:textId="1445039A" w:rsidR="00B360A3" w:rsidRPr="00FC4EA6" w:rsidRDefault="00B360A3" w:rsidP="00C73D34">
      <w:pPr>
        <w:spacing w:after="0"/>
        <w:jc w:val="both"/>
        <w:rPr>
          <w:rFonts w:ascii="Times New Roman" w:hAnsi="Times New Roman" w:cs="Times New Roman"/>
          <w:b/>
          <w:bCs/>
          <w:kern w:val="0"/>
          <w:sz w:val="24"/>
          <w:szCs w:val="24"/>
          <w:lang w:val="fr-FR"/>
        </w:rPr>
      </w:pPr>
      <w:bookmarkStart w:id="28" w:name="_Toc232763650"/>
      <w:bookmarkStart w:id="29" w:name="_Toc232764026"/>
      <w:r w:rsidRPr="00FC4EA6">
        <w:rPr>
          <w:rFonts w:ascii="Times New Roman" w:hAnsi="Times New Roman" w:cs="Times New Roman"/>
          <w:b/>
          <w:bCs/>
          <w:kern w:val="0"/>
          <w:sz w:val="24"/>
          <w:szCs w:val="24"/>
          <w:lang w:val="fr-FR"/>
        </w:rPr>
        <w:t>HPN </w:t>
      </w:r>
      <w:r w:rsidRPr="00FC4EA6">
        <w:rPr>
          <w:rFonts w:ascii="Times New Roman" w:hAnsi="Times New Roman" w:cs="Times New Roman"/>
          <w:bCs/>
          <w:kern w:val="0"/>
          <w:sz w:val="24"/>
          <w:szCs w:val="24"/>
          <w:lang w:val="fr-FR"/>
        </w:rPr>
        <w:t xml:space="preserve">: </w:t>
      </w:r>
      <w:r w:rsidR="009367AC" w:rsidRPr="00FC4EA6">
        <w:rPr>
          <w:rFonts w:ascii="Times New Roman" w:hAnsi="Times New Roman" w:cs="Times New Roman"/>
          <w:bCs/>
          <w:kern w:val="0"/>
          <w:sz w:val="24"/>
          <w:szCs w:val="24"/>
          <w:lang w:val="fr-FR"/>
        </w:rPr>
        <w:t>Hôpital</w:t>
      </w:r>
      <w:r w:rsidRPr="00FC4EA6">
        <w:rPr>
          <w:rFonts w:ascii="Times New Roman" w:hAnsi="Times New Roman" w:cs="Times New Roman"/>
          <w:bCs/>
          <w:kern w:val="0"/>
          <w:sz w:val="24"/>
          <w:szCs w:val="24"/>
          <w:lang w:val="fr-FR"/>
        </w:rPr>
        <w:t xml:space="preserve"> protestant de Ngaoundéré</w:t>
      </w:r>
      <w:bookmarkEnd w:id="28"/>
      <w:bookmarkEnd w:id="29"/>
    </w:p>
    <w:p w14:paraId="383BD828" w14:textId="25D41547" w:rsidR="00B360A3" w:rsidRPr="00FC4EA6" w:rsidRDefault="00B360A3" w:rsidP="00C73D34">
      <w:pPr>
        <w:spacing w:after="0"/>
        <w:jc w:val="both"/>
        <w:rPr>
          <w:rFonts w:ascii="Times New Roman" w:hAnsi="Times New Roman" w:cs="Times New Roman"/>
          <w:bCs/>
          <w:kern w:val="0"/>
          <w:sz w:val="24"/>
          <w:szCs w:val="24"/>
          <w:lang w:val="fr-FR"/>
        </w:rPr>
      </w:pPr>
      <w:bookmarkStart w:id="30" w:name="_Toc232763651"/>
      <w:bookmarkStart w:id="31" w:name="_Toc232764027"/>
      <w:r w:rsidRPr="00FC4EA6">
        <w:rPr>
          <w:rFonts w:ascii="Times New Roman" w:hAnsi="Times New Roman" w:cs="Times New Roman"/>
          <w:b/>
          <w:bCs/>
          <w:kern w:val="0"/>
          <w:sz w:val="24"/>
          <w:szCs w:val="24"/>
          <w:lang w:val="fr-FR"/>
        </w:rPr>
        <w:t>HRN :</w:t>
      </w:r>
      <w:r w:rsidR="009367AC" w:rsidRPr="00FC4EA6">
        <w:rPr>
          <w:rFonts w:ascii="Times New Roman" w:hAnsi="Times New Roman" w:cs="Times New Roman"/>
          <w:b/>
          <w:bCs/>
          <w:kern w:val="0"/>
          <w:sz w:val="24"/>
          <w:szCs w:val="24"/>
          <w:lang w:val="fr-FR"/>
        </w:rPr>
        <w:t xml:space="preserve"> </w:t>
      </w:r>
      <w:r w:rsidR="009367AC" w:rsidRPr="00FC4EA6">
        <w:rPr>
          <w:rFonts w:ascii="Times New Roman" w:hAnsi="Times New Roman" w:cs="Times New Roman"/>
          <w:bCs/>
          <w:kern w:val="0"/>
          <w:sz w:val="24"/>
          <w:szCs w:val="24"/>
          <w:lang w:val="fr-FR"/>
        </w:rPr>
        <w:t>Hôpital</w:t>
      </w:r>
      <w:r w:rsidRPr="00FC4EA6">
        <w:rPr>
          <w:rFonts w:ascii="Times New Roman" w:hAnsi="Times New Roman" w:cs="Times New Roman"/>
          <w:bCs/>
          <w:kern w:val="0"/>
          <w:sz w:val="24"/>
          <w:szCs w:val="24"/>
          <w:lang w:val="fr-FR"/>
        </w:rPr>
        <w:t xml:space="preserve"> </w:t>
      </w:r>
      <w:r w:rsidR="009367AC" w:rsidRPr="00FC4EA6">
        <w:rPr>
          <w:rFonts w:ascii="Times New Roman" w:hAnsi="Times New Roman" w:cs="Times New Roman"/>
          <w:bCs/>
          <w:kern w:val="0"/>
          <w:sz w:val="24"/>
          <w:szCs w:val="24"/>
          <w:lang w:val="fr-FR"/>
        </w:rPr>
        <w:t>Régional</w:t>
      </w:r>
      <w:r w:rsidRPr="00FC4EA6">
        <w:rPr>
          <w:rFonts w:ascii="Times New Roman" w:hAnsi="Times New Roman" w:cs="Times New Roman"/>
          <w:bCs/>
          <w:kern w:val="0"/>
          <w:sz w:val="24"/>
          <w:szCs w:val="24"/>
          <w:lang w:val="fr-FR"/>
        </w:rPr>
        <w:t xml:space="preserve"> de Ngaoundéré</w:t>
      </w:r>
      <w:bookmarkEnd w:id="30"/>
      <w:bookmarkEnd w:id="31"/>
    </w:p>
    <w:p w14:paraId="5BE08118" w14:textId="421ED714" w:rsidR="008B6EC2" w:rsidRPr="00FC4EA6" w:rsidRDefault="008B6EC2" w:rsidP="00C73D34">
      <w:pPr>
        <w:spacing w:after="0"/>
        <w:jc w:val="both"/>
        <w:rPr>
          <w:rFonts w:ascii="Times New Roman" w:hAnsi="Times New Roman" w:cs="Times New Roman"/>
          <w:bCs/>
          <w:kern w:val="0"/>
          <w:sz w:val="24"/>
          <w:szCs w:val="24"/>
          <w:lang w:val="fr-FR"/>
        </w:rPr>
      </w:pPr>
      <w:r w:rsidRPr="00FC4EA6">
        <w:rPr>
          <w:rFonts w:ascii="Times New Roman" w:hAnsi="Times New Roman" w:cs="Times New Roman"/>
          <w:b/>
          <w:bCs/>
          <w:kern w:val="0"/>
          <w:sz w:val="24"/>
          <w:szCs w:val="24"/>
          <w:lang w:val="fr-FR"/>
        </w:rPr>
        <w:t>HSG </w:t>
      </w:r>
      <w:r w:rsidRPr="00FC4EA6">
        <w:rPr>
          <w:rFonts w:ascii="Times New Roman" w:hAnsi="Times New Roman" w:cs="Times New Roman"/>
          <w:bCs/>
          <w:kern w:val="0"/>
          <w:sz w:val="24"/>
          <w:szCs w:val="24"/>
          <w:lang w:val="fr-FR"/>
        </w:rPr>
        <w:t>: Hystérosalpingographie</w:t>
      </w:r>
    </w:p>
    <w:p w14:paraId="0244C361" w14:textId="664F0B0E" w:rsidR="00221221" w:rsidRPr="00FC4EA6" w:rsidRDefault="00221221" w:rsidP="00C73D34">
      <w:pPr>
        <w:spacing w:after="0"/>
        <w:jc w:val="both"/>
        <w:rPr>
          <w:rFonts w:ascii="Times New Roman" w:hAnsi="Times New Roman" w:cs="Times New Roman"/>
          <w:bCs/>
          <w:kern w:val="0"/>
          <w:sz w:val="24"/>
          <w:szCs w:val="24"/>
          <w:lang w:val="fr-FR"/>
        </w:rPr>
      </w:pPr>
      <w:r w:rsidRPr="00FC4EA6">
        <w:rPr>
          <w:rFonts w:ascii="Times New Roman" w:hAnsi="Times New Roman" w:cs="Times New Roman"/>
          <w:b/>
          <w:bCs/>
          <w:kern w:val="0"/>
          <w:sz w:val="24"/>
          <w:szCs w:val="24"/>
          <w:lang w:val="fr-FR"/>
        </w:rPr>
        <w:t xml:space="preserve">ICSI : </w:t>
      </w:r>
      <w:r w:rsidRPr="00FC4EA6">
        <w:rPr>
          <w:rFonts w:ascii="Times New Roman" w:hAnsi="Times New Roman" w:cs="Times New Roman"/>
          <w:bCs/>
          <w:kern w:val="0"/>
          <w:sz w:val="24"/>
          <w:szCs w:val="24"/>
          <w:lang w:val="fr-FR"/>
        </w:rPr>
        <w:t>Injection Intra Cytoplasmique de Spermatozoïde</w:t>
      </w:r>
    </w:p>
    <w:p w14:paraId="3883F4B0" w14:textId="69A6D6FE" w:rsidR="00B360A3" w:rsidRPr="00FC4EA6" w:rsidRDefault="00B360A3" w:rsidP="00C73D34">
      <w:pPr>
        <w:spacing w:after="0"/>
        <w:jc w:val="both"/>
        <w:rPr>
          <w:rFonts w:ascii="Times New Roman" w:hAnsi="Times New Roman" w:cs="Times New Roman"/>
          <w:bCs/>
          <w:kern w:val="0"/>
          <w:sz w:val="24"/>
          <w:szCs w:val="24"/>
          <w:lang w:val="fr-FR"/>
        </w:rPr>
      </w:pPr>
      <w:bookmarkStart w:id="32" w:name="_Toc232763652"/>
      <w:bookmarkStart w:id="33" w:name="_Toc232764028"/>
      <w:r w:rsidRPr="00FC4EA6">
        <w:rPr>
          <w:rFonts w:ascii="Times New Roman" w:hAnsi="Times New Roman" w:cs="Times New Roman"/>
          <w:b/>
          <w:bCs/>
          <w:kern w:val="0"/>
          <w:sz w:val="24"/>
          <w:szCs w:val="24"/>
          <w:lang w:val="fr-FR"/>
        </w:rPr>
        <w:t>IMC </w:t>
      </w:r>
      <w:r w:rsidR="009367AC" w:rsidRPr="00FC4EA6">
        <w:rPr>
          <w:rFonts w:ascii="Times New Roman" w:hAnsi="Times New Roman" w:cs="Times New Roman"/>
          <w:bCs/>
          <w:kern w:val="0"/>
          <w:sz w:val="24"/>
          <w:szCs w:val="24"/>
          <w:lang w:val="fr-FR"/>
        </w:rPr>
        <w:t>: Indice</w:t>
      </w:r>
      <w:r w:rsidRPr="00FC4EA6">
        <w:rPr>
          <w:rFonts w:ascii="Times New Roman" w:hAnsi="Times New Roman" w:cs="Times New Roman"/>
          <w:bCs/>
          <w:kern w:val="0"/>
          <w:sz w:val="24"/>
          <w:szCs w:val="24"/>
          <w:lang w:val="fr-FR"/>
        </w:rPr>
        <w:t xml:space="preserve"> de Masse Corporelle</w:t>
      </w:r>
      <w:bookmarkEnd w:id="32"/>
      <w:bookmarkEnd w:id="33"/>
    </w:p>
    <w:p w14:paraId="1FC7822D" w14:textId="1FC3F355" w:rsidR="00B360A3" w:rsidRPr="00FC4EA6" w:rsidRDefault="00B360A3" w:rsidP="00C73D34">
      <w:pPr>
        <w:spacing w:after="0"/>
        <w:jc w:val="both"/>
        <w:rPr>
          <w:rFonts w:ascii="Times New Roman" w:hAnsi="Times New Roman" w:cs="Times New Roman"/>
          <w:bCs/>
          <w:kern w:val="0"/>
          <w:sz w:val="24"/>
          <w:szCs w:val="24"/>
          <w:lang w:val="fr-FR"/>
        </w:rPr>
      </w:pPr>
      <w:bookmarkStart w:id="34" w:name="_Toc232763653"/>
      <w:bookmarkStart w:id="35" w:name="_Toc232764029"/>
      <w:r w:rsidRPr="00FC4EA6">
        <w:rPr>
          <w:rFonts w:ascii="Times New Roman" w:hAnsi="Times New Roman" w:cs="Times New Roman"/>
          <w:b/>
          <w:bCs/>
          <w:kern w:val="0"/>
          <w:sz w:val="24"/>
          <w:szCs w:val="24"/>
          <w:lang w:val="fr-FR"/>
        </w:rPr>
        <w:t>IOP </w:t>
      </w:r>
      <w:r w:rsidRPr="00FC4EA6">
        <w:rPr>
          <w:rFonts w:ascii="Times New Roman" w:hAnsi="Times New Roman" w:cs="Times New Roman"/>
          <w:bCs/>
          <w:kern w:val="0"/>
          <w:sz w:val="24"/>
          <w:szCs w:val="24"/>
          <w:lang w:val="fr-FR"/>
        </w:rPr>
        <w:t xml:space="preserve">: </w:t>
      </w:r>
      <w:r w:rsidR="00FB166D" w:rsidRPr="00FC4EA6">
        <w:rPr>
          <w:rFonts w:ascii="Times New Roman" w:hAnsi="Times New Roman" w:cs="Times New Roman"/>
          <w:bCs/>
          <w:kern w:val="0"/>
          <w:sz w:val="24"/>
          <w:szCs w:val="24"/>
          <w:lang w:val="fr-FR"/>
        </w:rPr>
        <w:t>Insuffisance</w:t>
      </w:r>
      <w:r w:rsidRPr="00FC4EA6">
        <w:rPr>
          <w:rFonts w:ascii="Times New Roman" w:hAnsi="Times New Roman" w:cs="Times New Roman"/>
          <w:bCs/>
          <w:kern w:val="0"/>
          <w:sz w:val="24"/>
          <w:szCs w:val="24"/>
          <w:lang w:val="fr-FR"/>
        </w:rPr>
        <w:t xml:space="preserve"> Ovarienne </w:t>
      </w:r>
      <w:r w:rsidR="00FB166D" w:rsidRPr="00FC4EA6">
        <w:rPr>
          <w:rFonts w:ascii="Times New Roman" w:hAnsi="Times New Roman" w:cs="Times New Roman"/>
          <w:bCs/>
          <w:kern w:val="0"/>
          <w:sz w:val="24"/>
          <w:szCs w:val="24"/>
          <w:lang w:val="fr-FR"/>
        </w:rPr>
        <w:t>Prématuré</w:t>
      </w:r>
      <w:bookmarkEnd w:id="34"/>
      <w:bookmarkEnd w:id="35"/>
      <w:r w:rsidR="00424F10" w:rsidRPr="00FC4EA6">
        <w:rPr>
          <w:rFonts w:ascii="Times New Roman" w:hAnsi="Times New Roman" w:cs="Times New Roman"/>
          <w:bCs/>
          <w:kern w:val="0"/>
          <w:sz w:val="24"/>
          <w:szCs w:val="24"/>
          <w:lang w:val="fr-FR"/>
        </w:rPr>
        <w:t>e</w:t>
      </w:r>
    </w:p>
    <w:p w14:paraId="342E0052" w14:textId="07E05D37" w:rsidR="008B6EC2" w:rsidRPr="00FC4EA6" w:rsidRDefault="008B6EC2" w:rsidP="00C73D34">
      <w:pPr>
        <w:spacing w:after="0"/>
        <w:jc w:val="both"/>
        <w:rPr>
          <w:rFonts w:ascii="Times New Roman" w:hAnsi="Times New Roman" w:cs="Times New Roman"/>
          <w:bCs/>
          <w:kern w:val="0"/>
          <w:sz w:val="24"/>
          <w:szCs w:val="24"/>
          <w:lang w:val="fr-FR"/>
        </w:rPr>
      </w:pPr>
      <w:r w:rsidRPr="00FC4EA6">
        <w:rPr>
          <w:rFonts w:ascii="Times New Roman" w:hAnsi="Times New Roman" w:cs="Times New Roman"/>
          <w:b/>
          <w:bCs/>
          <w:kern w:val="0"/>
          <w:sz w:val="24"/>
          <w:szCs w:val="24"/>
          <w:lang w:val="fr-FR"/>
        </w:rPr>
        <w:t>ISSTMADD </w:t>
      </w:r>
      <w:r w:rsidRPr="00FC4EA6">
        <w:rPr>
          <w:rFonts w:ascii="Times New Roman" w:hAnsi="Times New Roman" w:cs="Times New Roman"/>
          <w:bCs/>
          <w:kern w:val="0"/>
          <w:sz w:val="24"/>
          <w:szCs w:val="24"/>
          <w:lang w:val="fr-FR"/>
        </w:rPr>
        <w:t>: Institut Supérieur des Sciences Technologie Management et du Développement Durable</w:t>
      </w:r>
    </w:p>
    <w:p w14:paraId="141CA73C" w14:textId="553F9E09" w:rsidR="00B360A3" w:rsidRPr="00FC4EA6" w:rsidRDefault="00B360A3" w:rsidP="00C73D34">
      <w:pPr>
        <w:spacing w:after="0"/>
        <w:jc w:val="both"/>
        <w:rPr>
          <w:rFonts w:ascii="Times New Roman" w:hAnsi="Times New Roman" w:cs="Times New Roman"/>
          <w:bCs/>
          <w:kern w:val="0"/>
          <w:sz w:val="24"/>
          <w:szCs w:val="24"/>
          <w:lang w:val="fr-FR"/>
        </w:rPr>
      </w:pPr>
      <w:bookmarkStart w:id="36" w:name="_Toc232763654"/>
      <w:bookmarkStart w:id="37" w:name="_Toc232764030"/>
      <w:r w:rsidRPr="00FC4EA6">
        <w:rPr>
          <w:rFonts w:ascii="Times New Roman" w:hAnsi="Times New Roman" w:cs="Times New Roman"/>
          <w:b/>
          <w:bCs/>
          <w:kern w:val="0"/>
          <w:sz w:val="24"/>
          <w:szCs w:val="24"/>
          <w:lang w:val="fr-FR"/>
        </w:rPr>
        <w:t xml:space="preserve">IST : </w:t>
      </w:r>
      <w:r w:rsidRPr="00FC4EA6">
        <w:rPr>
          <w:rFonts w:ascii="Times New Roman" w:hAnsi="Times New Roman" w:cs="Times New Roman"/>
          <w:bCs/>
          <w:kern w:val="0"/>
          <w:sz w:val="24"/>
          <w:szCs w:val="24"/>
          <w:lang w:val="fr-FR"/>
        </w:rPr>
        <w:t>Infection Sexuellement Transmissible</w:t>
      </w:r>
      <w:bookmarkEnd w:id="36"/>
      <w:bookmarkEnd w:id="37"/>
    </w:p>
    <w:p w14:paraId="4564AEEB" w14:textId="457FB654" w:rsidR="008B6EC2" w:rsidRPr="00FC4EA6" w:rsidRDefault="008B6EC2" w:rsidP="00C73D34">
      <w:pPr>
        <w:spacing w:after="0"/>
        <w:jc w:val="both"/>
        <w:rPr>
          <w:rFonts w:ascii="Times New Roman" w:hAnsi="Times New Roman" w:cs="Times New Roman"/>
          <w:bCs/>
          <w:kern w:val="0"/>
          <w:sz w:val="24"/>
          <w:szCs w:val="24"/>
          <w:lang w:val="fr-FR"/>
        </w:rPr>
      </w:pPr>
      <w:r w:rsidRPr="00FC4EA6">
        <w:rPr>
          <w:rFonts w:ascii="Times New Roman" w:hAnsi="Times New Roman" w:cs="Times New Roman"/>
          <w:b/>
          <w:bCs/>
          <w:kern w:val="0"/>
          <w:sz w:val="24"/>
          <w:szCs w:val="24"/>
          <w:lang w:val="fr-FR"/>
        </w:rPr>
        <w:t>LH :</w:t>
      </w:r>
      <w:r w:rsidRPr="00FC4EA6">
        <w:rPr>
          <w:rFonts w:ascii="Times New Roman" w:hAnsi="Times New Roman" w:cs="Times New Roman"/>
          <w:bCs/>
          <w:kern w:val="0"/>
          <w:sz w:val="24"/>
          <w:szCs w:val="24"/>
          <w:lang w:val="fr-FR"/>
        </w:rPr>
        <w:t xml:space="preserve"> Hormone Lutéinisante</w:t>
      </w:r>
    </w:p>
    <w:p w14:paraId="38FC8D94" w14:textId="0A3B4B49" w:rsidR="00B360A3" w:rsidRPr="00FC4EA6" w:rsidRDefault="00424F10" w:rsidP="00C73D34">
      <w:pPr>
        <w:spacing w:after="0"/>
        <w:jc w:val="both"/>
        <w:rPr>
          <w:rFonts w:ascii="Times New Roman" w:hAnsi="Times New Roman" w:cs="Times New Roman"/>
          <w:kern w:val="0"/>
          <w:sz w:val="24"/>
          <w:szCs w:val="24"/>
          <w:lang w:val="fr-FR"/>
        </w:rPr>
      </w:pPr>
      <w:bookmarkStart w:id="38" w:name="_Toc232763655"/>
      <w:bookmarkStart w:id="39" w:name="_Toc232764031"/>
      <w:r w:rsidRPr="00FC4EA6">
        <w:rPr>
          <w:rFonts w:ascii="Times New Roman" w:hAnsi="Times New Roman" w:cs="Times New Roman"/>
          <w:b/>
          <w:bCs/>
          <w:kern w:val="0"/>
          <w:sz w:val="24"/>
          <w:szCs w:val="24"/>
          <w:lang w:val="fr-FR"/>
        </w:rPr>
        <w:t>MIP :</w:t>
      </w:r>
      <w:r w:rsidR="009367AC" w:rsidRPr="00FC4EA6">
        <w:rPr>
          <w:rFonts w:ascii="Times New Roman" w:hAnsi="Times New Roman" w:cs="Times New Roman"/>
          <w:kern w:val="0"/>
          <w:sz w:val="24"/>
          <w:szCs w:val="24"/>
          <w:lang w:val="fr-FR"/>
        </w:rPr>
        <w:t xml:space="preserve"> Maladie Inflammatoire</w:t>
      </w:r>
      <w:bookmarkEnd w:id="38"/>
      <w:bookmarkEnd w:id="39"/>
      <w:r w:rsidRPr="00FC4EA6">
        <w:rPr>
          <w:rFonts w:ascii="Times New Roman" w:hAnsi="Times New Roman" w:cs="Times New Roman"/>
          <w:kern w:val="0"/>
          <w:sz w:val="24"/>
          <w:szCs w:val="24"/>
          <w:lang w:val="fr-FR"/>
        </w:rPr>
        <w:t xml:space="preserve"> Pelvienne</w:t>
      </w:r>
    </w:p>
    <w:p w14:paraId="4F8281C4" w14:textId="12C169C9" w:rsidR="008B6EC2" w:rsidRPr="00FC4EA6" w:rsidRDefault="008B6EC2" w:rsidP="00C73D34">
      <w:pPr>
        <w:spacing w:after="0"/>
        <w:jc w:val="both"/>
        <w:rPr>
          <w:rFonts w:ascii="Times New Roman" w:hAnsi="Times New Roman" w:cs="Times New Roman"/>
          <w:bCs/>
          <w:color w:val="EE0000"/>
          <w:kern w:val="0"/>
          <w:sz w:val="24"/>
          <w:szCs w:val="24"/>
          <w:lang w:val="fr-FR"/>
        </w:rPr>
      </w:pPr>
      <w:r w:rsidRPr="00FC4EA6">
        <w:rPr>
          <w:rFonts w:ascii="Times New Roman" w:hAnsi="Times New Roman" w:cs="Times New Roman"/>
          <w:b/>
          <w:kern w:val="0"/>
          <w:sz w:val="24"/>
          <w:szCs w:val="24"/>
          <w:lang w:val="fr-FR"/>
        </w:rPr>
        <w:t>MINSANTE </w:t>
      </w:r>
      <w:r w:rsidRPr="00FC4EA6">
        <w:rPr>
          <w:rFonts w:ascii="Times New Roman" w:hAnsi="Times New Roman" w:cs="Times New Roman"/>
          <w:kern w:val="0"/>
          <w:sz w:val="24"/>
          <w:szCs w:val="24"/>
          <w:lang w:val="fr-FR"/>
        </w:rPr>
        <w:t>: Ministère de la Santé Publique</w:t>
      </w:r>
    </w:p>
    <w:p w14:paraId="104E0058" w14:textId="0A17E560" w:rsidR="00B360A3" w:rsidRPr="00FC4EA6" w:rsidRDefault="00B360A3" w:rsidP="00C73D34">
      <w:pPr>
        <w:spacing w:after="0"/>
        <w:jc w:val="both"/>
        <w:rPr>
          <w:rFonts w:ascii="Times New Roman" w:hAnsi="Times New Roman" w:cs="Times New Roman"/>
          <w:bCs/>
          <w:kern w:val="0"/>
          <w:sz w:val="24"/>
          <w:szCs w:val="24"/>
          <w:lang w:val="fr-FR"/>
        </w:rPr>
      </w:pPr>
      <w:bookmarkStart w:id="40" w:name="_Toc232763656"/>
      <w:bookmarkStart w:id="41" w:name="_Toc232764032"/>
      <w:r w:rsidRPr="00FC4EA6">
        <w:rPr>
          <w:rFonts w:ascii="Times New Roman" w:hAnsi="Times New Roman" w:cs="Times New Roman"/>
          <w:b/>
          <w:bCs/>
          <w:kern w:val="0"/>
          <w:sz w:val="24"/>
          <w:szCs w:val="24"/>
          <w:lang w:val="fr-FR"/>
        </w:rPr>
        <w:t>OMS </w:t>
      </w:r>
      <w:r w:rsidRPr="00FC4EA6">
        <w:rPr>
          <w:rFonts w:ascii="Times New Roman" w:hAnsi="Times New Roman" w:cs="Times New Roman"/>
          <w:bCs/>
          <w:kern w:val="0"/>
          <w:sz w:val="24"/>
          <w:szCs w:val="24"/>
          <w:lang w:val="fr-FR"/>
        </w:rPr>
        <w:t>: Organisation Mondiale de la Santé</w:t>
      </w:r>
      <w:bookmarkEnd w:id="40"/>
      <w:bookmarkEnd w:id="41"/>
    </w:p>
    <w:p w14:paraId="216C0661" w14:textId="4A232F66" w:rsidR="00B429FA" w:rsidRPr="00FC4EA6" w:rsidRDefault="00B429FA" w:rsidP="00C73D34">
      <w:pPr>
        <w:spacing w:after="0"/>
        <w:jc w:val="both"/>
        <w:rPr>
          <w:rFonts w:ascii="Times New Roman" w:hAnsi="Times New Roman" w:cs="Times New Roman"/>
          <w:bCs/>
          <w:kern w:val="0"/>
          <w:sz w:val="24"/>
          <w:szCs w:val="24"/>
          <w:lang w:val="fr-FR"/>
        </w:rPr>
      </w:pPr>
      <w:r w:rsidRPr="00FC4EA6">
        <w:rPr>
          <w:rFonts w:ascii="Times New Roman" w:hAnsi="Times New Roman" w:cs="Times New Roman"/>
          <w:b/>
          <w:bCs/>
          <w:kern w:val="0"/>
          <w:sz w:val="24"/>
          <w:szCs w:val="24"/>
          <w:lang w:val="fr-FR"/>
        </w:rPr>
        <w:t>OR </w:t>
      </w:r>
      <w:r w:rsidRPr="00FC4EA6">
        <w:rPr>
          <w:rFonts w:ascii="Times New Roman" w:hAnsi="Times New Roman" w:cs="Times New Roman"/>
          <w:bCs/>
          <w:kern w:val="0"/>
          <w:sz w:val="24"/>
          <w:szCs w:val="24"/>
          <w:lang w:val="fr-FR"/>
        </w:rPr>
        <w:t xml:space="preserve">: </w:t>
      </w:r>
      <w:proofErr w:type="spellStart"/>
      <w:r w:rsidRPr="00FC4EA6">
        <w:rPr>
          <w:rFonts w:ascii="Times New Roman" w:hAnsi="Times New Roman" w:cs="Times New Roman"/>
          <w:bCs/>
          <w:kern w:val="0"/>
          <w:sz w:val="24"/>
          <w:szCs w:val="24"/>
          <w:lang w:val="fr-FR"/>
        </w:rPr>
        <w:t>Odds</w:t>
      </w:r>
      <w:proofErr w:type="spellEnd"/>
      <w:r w:rsidRPr="00FC4EA6">
        <w:rPr>
          <w:rFonts w:ascii="Times New Roman" w:hAnsi="Times New Roman" w:cs="Times New Roman"/>
          <w:bCs/>
          <w:kern w:val="0"/>
          <w:sz w:val="24"/>
          <w:szCs w:val="24"/>
          <w:lang w:val="fr-FR"/>
        </w:rPr>
        <w:t xml:space="preserve"> Ratio</w:t>
      </w:r>
    </w:p>
    <w:p w14:paraId="304CC8E1" w14:textId="2EA5C3AA" w:rsidR="00B360A3" w:rsidRPr="00FC4EA6" w:rsidRDefault="006874E2" w:rsidP="00C73D34">
      <w:pPr>
        <w:spacing w:after="0"/>
        <w:jc w:val="both"/>
        <w:rPr>
          <w:rFonts w:ascii="Times New Roman" w:hAnsi="Times New Roman" w:cs="Times New Roman"/>
          <w:bCs/>
          <w:kern w:val="0"/>
          <w:sz w:val="24"/>
          <w:szCs w:val="24"/>
          <w:lang w:val="fr-FR"/>
        </w:rPr>
      </w:pPr>
      <w:bookmarkStart w:id="42" w:name="_Toc232763657"/>
      <w:bookmarkStart w:id="43" w:name="_Toc232764033"/>
      <w:r w:rsidRPr="00FC4EA6">
        <w:rPr>
          <w:rFonts w:ascii="Times New Roman" w:hAnsi="Times New Roman" w:cs="Times New Roman"/>
          <w:b/>
          <w:bCs/>
          <w:kern w:val="0"/>
          <w:sz w:val="24"/>
          <w:szCs w:val="24"/>
          <w:lang w:val="fr-FR"/>
        </w:rPr>
        <w:t>SMOP</w:t>
      </w:r>
      <w:r w:rsidR="00B360A3" w:rsidRPr="00FC4EA6">
        <w:rPr>
          <w:rFonts w:ascii="Times New Roman" w:hAnsi="Times New Roman" w:cs="Times New Roman"/>
          <w:b/>
          <w:bCs/>
          <w:kern w:val="0"/>
          <w:sz w:val="24"/>
          <w:szCs w:val="24"/>
          <w:lang w:val="fr-FR"/>
        </w:rPr>
        <w:t> </w:t>
      </w:r>
      <w:r w:rsidR="00B360A3" w:rsidRPr="00FC4EA6">
        <w:rPr>
          <w:rFonts w:ascii="Times New Roman" w:hAnsi="Times New Roman" w:cs="Times New Roman"/>
          <w:bCs/>
          <w:kern w:val="0"/>
          <w:sz w:val="24"/>
          <w:szCs w:val="24"/>
          <w:lang w:val="fr-FR"/>
        </w:rPr>
        <w:t xml:space="preserve">: Syndrome </w:t>
      </w:r>
      <w:bookmarkEnd w:id="42"/>
      <w:bookmarkEnd w:id="43"/>
      <w:r w:rsidR="00E506D4" w:rsidRPr="00FC4EA6">
        <w:rPr>
          <w:rFonts w:ascii="Times New Roman" w:hAnsi="Times New Roman" w:cs="Times New Roman"/>
          <w:bCs/>
          <w:kern w:val="0"/>
          <w:sz w:val="24"/>
          <w:szCs w:val="24"/>
          <w:lang w:val="fr-FR"/>
        </w:rPr>
        <w:t>Métabolique des ovaires</w:t>
      </w:r>
      <w:r w:rsidRPr="00FC4EA6">
        <w:rPr>
          <w:rFonts w:ascii="Times New Roman" w:hAnsi="Times New Roman" w:cs="Times New Roman"/>
          <w:bCs/>
          <w:kern w:val="0"/>
          <w:sz w:val="24"/>
          <w:szCs w:val="24"/>
          <w:lang w:val="fr-FR"/>
        </w:rPr>
        <w:t xml:space="preserve"> Poly endocrinien</w:t>
      </w:r>
    </w:p>
    <w:p w14:paraId="77CDD5E3" w14:textId="4F6885B5" w:rsidR="00B429FA" w:rsidRPr="00CE1933" w:rsidRDefault="00B429FA" w:rsidP="00C73D34">
      <w:pPr>
        <w:spacing w:after="0"/>
        <w:jc w:val="both"/>
        <w:rPr>
          <w:rFonts w:ascii="Times New Roman" w:hAnsi="Times New Roman" w:cs="Times New Roman"/>
          <w:bCs/>
          <w:kern w:val="0"/>
          <w:sz w:val="24"/>
          <w:szCs w:val="24"/>
          <w:lang w:val="en-US"/>
        </w:rPr>
      </w:pPr>
      <w:proofErr w:type="gramStart"/>
      <w:r w:rsidRPr="00CE1933">
        <w:rPr>
          <w:rFonts w:ascii="Times New Roman" w:hAnsi="Times New Roman" w:cs="Times New Roman"/>
          <w:b/>
          <w:bCs/>
          <w:kern w:val="0"/>
          <w:sz w:val="24"/>
          <w:szCs w:val="24"/>
          <w:lang w:val="en-US"/>
        </w:rPr>
        <w:t>TSH </w:t>
      </w:r>
      <w:r w:rsidRPr="00CE1933">
        <w:rPr>
          <w:rFonts w:ascii="Times New Roman" w:hAnsi="Times New Roman" w:cs="Times New Roman"/>
          <w:bCs/>
          <w:kern w:val="0"/>
          <w:sz w:val="24"/>
          <w:szCs w:val="24"/>
          <w:lang w:val="en-US"/>
        </w:rPr>
        <w:t>:</w:t>
      </w:r>
      <w:proofErr w:type="gramEnd"/>
      <w:r w:rsidRPr="00CE1933">
        <w:rPr>
          <w:rFonts w:ascii="Times New Roman" w:hAnsi="Times New Roman" w:cs="Times New Roman"/>
          <w:bCs/>
          <w:kern w:val="0"/>
          <w:sz w:val="24"/>
          <w:szCs w:val="24"/>
          <w:lang w:val="en-US"/>
        </w:rPr>
        <w:t xml:space="preserve"> </w:t>
      </w:r>
      <w:proofErr w:type="spellStart"/>
      <w:r w:rsidRPr="00CE1933">
        <w:rPr>
          <w:rFonts w:ascii="Times New Roman" w:hAnsi="Times New Roman" w:cs="Times New Roman"/>
          <w:bCs/>
          <w:kern w:val="0"/>
          <w:sz w:val="24"/>
          <w:szCs w:val="24"/>
          <w:lang w:val="en-US"/>
        </w:rPr>
        <w:t>Thyréostimuline</w:t>
      </w:r>
      <w:proofErr w:type="spellEnd"/>
      <w:r w:rsidRPr="00CE1933">
        <w:rPr>
          <w:rFonts w:ascii="Times New Roman" w:hAnsi="Times New Roman" w:cs="Times New Roman"/>
          <w:bCs/>
          <w:kern w:val="0"/>
          <w:sz w:val="24"/>
          <w:szCs w:val="24"/>
          <w:lang w:val="en-US"/>
        </w:rPr>
        <w:t xml:space="preserve"> (Thyroid-stimulating-Hormone)</w:t>
      </w:r>
    </w:p>
    <w:p w14:paraId="42DE3764" w14:textId="04C0E996" w:rsidR="00B429FA" w:rsidRPr="00CE1933" w:rsidRDefault="00B429FA" w:rsidP="00C73D34">
      <w:pPr>
        <w:spacing w:after="0"/>
        <w:jc w:val="both"/>
        <w:rPr>
          <w:rFonts w:ascii="Times New Roman" w:hAnsi="Times New Roman" w:cs="Times New Roman"/>
          <w:bCs/>
          <w:kern w:val="0"/>
          <w:sz w:val="24"/>
          <w:szCs w:val="24"/>
          <w:lang w:val="en-US"/>
        </w:rPr>
      </w:pPr>
      <w:proofErr w:type="gramStart"/>
      <w:r w:rsidRPr="00CE1933">
        <w:rPr>
          <w:rFonts w:ascii="Times New Roman" w:hAnsi="Times New Roman" w:cs="Times New Roman"/>
          <w:b/>
          <w:bCs/>
          <w:kern w:val="0"/>
          <w:sz w:val="24"/>
          <w:szCs w:val="24"/>
          <w:lang w:val="en-US"/>
        </w:rPr>
        <w:t>VIH </w:t>
      </w:r>
      <w:r w:rsidRPr="00CE1933">
        <w:rPr>
          <w:rFonts w:ascii="Times New Roman" w:hAnsi="Times New Roman" w:cs="Times New Roman"/>
          <w:bCs/>
          <w:kern w:val="0"/>
          <w:sz w:val="24"/>
          <w:szCs w:val="24"/>
          <w:lang w:val="en-US"/>
        </w:rPr>
        <w:t>:</w:t>
      </w:r>
      <w:proofErr w:type="gramEnd"/>
      <w:r w:rsidRPr="00CE1933">
        <w:rPr>
          <w:rFonts w:ascii="Times New Roman" w:hAnsi="Times New Roman" w:cs="Times New Roman"/>
          <w:bCs/>
          <w:kern w:val="0"/>
          <w:sz w:val="24"/>
          <w:szCs w:val="24"/>
          <w:lang w:val="en-US"/>
        </w:rPr>
        <w:t xml:space="preserve"> Virus de </w:t>
      </w:r>
      <w:proofErr w:type="spellStart"/>
      <w:r w:rsidRPr="00CE1933">
        <w:rPr>
          <w:rFonts w:ascii="Times New Roman" w:hAnsi="Times New Roman" w:cs="Times New Roman"/>
          <w:bCs/>
          <w:kern w:val="0"/>
          <w:sz w:val="24"/>
          <w:szCs w:val="24"/>
          <w:lang w:val="en-US"/>
        </w:rPr>
        <w:t>l’Immunodéficience</w:t>
      </w:r>
      <w:proofErr w:type="spellEnd"/>
      <w:r w:rsidRPr="00CE1933">
        <w:rPr>
          <w:rFonts w:ascii="Times New Roman" w:hAnsi="Times New Roman" w:cs="Times New Roman"/>
          <w:bCs/>
          <w:kern w:val="0"/>
          <w:sz w:val="24"/>
          <w:szCs w:val="24"/>
          <w:lang w:val="en-US"/>
        </w:rPr>
        <w:t xml:space="preserve"> </w:t>
      </w:r>
      <w:proofErr w:type="spellStart"/>
      <w:r w:rsidRPr="00CE1933">
        <w:rPr>
          <w:rFonts w:ascii="Times New Roman" w:hAnsi="Times New Roman" w:cs="Times New Roman"/>
          <w:bCs/>
          <w:kern w:val="0"/>
          <w:sz w:val="24"/>
          <w:szCs w:val="24"/>
          <w:lang w:val="en-US"/>
        </w:rPr>
        <w:t>Humaine</w:t>
      </w:r>
      <w:proofErr w:type="spellEnd"/>
    </w:p>
    <w:p w14:paraId="06CB44DC" w14:textId="249C8BFC" w:rsidR="002659C4" w:rsidRPr="00CE1933" w:rsidRDefault="00957D8A" w:rsidP="00C73D34">
      <w:pPr>
        <w:spacing w:after="0"/>
        <w:jc w:val="both"/>
        <w:rPr>
          <w:rFonts w:ascii="Times New Roman" w:hAnsi="Times New Roman" w:cs="Times New Roman"/>
          <w:bCs/>
          <w:kern w:val="0"/>
          <w:sz w:val="24"/>
          <w:szCs w:val="24"/>
          <w:lang w:val="en-US"/>
        </w:rPr>
      </w:pPr>
      <w:bookmarkStart w:id="44" w:name="_Toc232763658"/>
      <w:bookmarkStart w:id="45" w:name="_Toc232764034"/>
      <w:r w:rsidRPr="00CE1933">
        <w:rPr>
          <w:rFonts w:ascii="Times New Roman" w:hAnsi="Times New Roman" w:cs="Times New Roman"/>
          <w:b/>
          <w:bCs/>
          <w:kern w:val="0"/>
          <w:sz w:val="24"/>
          <w:szCs w:val="24"/>
          <w:lang w:val="en-US"/>
        </w:rPr>
        <w:t>WHO:</w:t>
      </w:r>
      <w:r w:rsidR="009367AC" w:rsidRPr="00CE1933">
        <w:rPr>
          <w:rFonts w:ascii="Times New Roman" w:hAnsi="Times New Roman" w:cs="Times New Roman"/>
          <w:bCs/>
          <w:kern w:val="0"/>
          <w:sz w:val="24"/>
          <w:szCs w:val="24"/>
          <w:lang w:val="en-US"/>
        </w:rPr>
        <w:t xml:space="preserve"> World Health Organization</w:t>
      </w:r>
      <w:bookmarkEnd w:id="44"/>
      <w:bookmarkEnd w:id="45"/>
    </w:p>
    <w:p w14:paraId="66326315" w14:textId="1FA781FC" w:rsidR="008D1A3F" w:rsidRPr="00FC4EA6" w:rsidRDefault="00686F21" w:rsidP="0070361C">
      <w:pPr>
        <w:pStyle w:val="Paragraphedeliste"/>
        <w:ind w:left="0"/>
        <w:jc w:val="center"/>
        <w:outlineLvl w:val="0"/>
        <w:rPr>
          <w:rFonts w:ascii="Times New Roman" w:hAnsi="Times New Roman" w:cs="Times New Roman"/>
          <w:b/>
          <w:bCs/>
          <w:kern w:val="0"/>
          <w:sz w:val="28"/>
          <w:szCs w:val="28"/>
          <w:lang w:val="fr-FR"/>
        </w:rPr>
      </w:pPr>
      <w:bookmarkStart w:id="46" w:name="_Toc239694587"/>
      <w:bookmarkStart w:id="47" w:name="_Toc239694609"/>
      <w:r w:rsidRPr="00FC4EA6">
        <w:rPr>
          <w:rFonts w:ascii="Times New Roman" w:hAnsi="Times New Roman" w:cs="Times New Roman"/>
          <w:b/>
          <w:bCs/>
          <w:kern w:val="0"/>
          <w:sz w:val="28"/>
          <w:szCs w:val="28"/>
          <w:lang w:val="fr-FR"/>
        </w:rPr>
        <w:lastRenderedPageBreak/>
        <w:t>LISTE DES TABLEAUX</w:t>
      </w:r>
      <w:bookmarkEnd w:id="46"/>
      <w:bookmarkEnd w:id="47"/>
    </w:p>
    <w:p w14:paraId="12BE21A9" w14:textId="5269FE59" w:rsidR="00072629" w:rsidRPr="00FC4EA6" w:rsidRDefault="00072629" w:rsidP="00C73D34">
      <w:pPr>
        <w:pStyle w:val="Tabledesillustrations"/>
        <w:tabs>
          <w:tab w:val="right" w:leader="dot" w:pos="9062"/>
        </w:tabs>
        <w:jc w:val="both"/>
        <w:rPr>
          <w:rFonts w:asciiTheme="minorHAnsi" w:eastAsiaTheme="minorEastAsia" w:hAnsiTheme="minorHAnsi" w:cstheme="minorBidi"/>
          <w:noProof/>
          <w:kern w:val="0"/>
          <w:lang w:val="fr-FR"/>
        </w:rPr>
      </w:pPr>
      <w:r w:rsidRPr="00FC4EA6">
        <w:rPr>
          <w:rFonts w:ascii="Times New Roman" w:hAnsi="Times New Roman" w:cs="Times New Roman"/>
          <w:b/>
          <w:bCs/>
          <w:kern w:val="0"/>
          <w:sz w:val="28"/>
          <w:szCs w:val="28"/>
          <w:lang w:val="fr-FR"/>
        </w:rPr>
        <w:fldChar w:fldCharType="begin"/>
      </w:r>
      <w:r w:rsidRPr="00FC4EA6">
        <w:rPr>
          <w:rFonts w:ascii="Times New Roman" w:hAnsi="Times New Roman" w:cs="Times New Roman"/>
          <w:b/>
          <w:bCs/>
          <w:kern w:val="0"/>
          <w:sz w:val="28"/>
          <w:szCs w:val="28"/>
          <w:lang w:val="fr-FR"/>
        </w:rPr>
        <w:instrText xml:space="preserve"> TOC \h \z \c "Tableau" </w:instrText>
      </w:r>
      <w:r w:rsidRPr="00FC4EA6">
        <w:rPr>
          <w:rFonts w:ascii="Times New Roman" w:hAnsi="Times New Roman" w:cs="Times New Roman"/>
          <w:b/>
          <w:bCs/>
          <w:kern w:val="0"/>
          <w:sz w:val="28"/>
          <w:szCs w:val="28"/>
          <w:lang w:val="fr-FR"/>
        </w:rPr>
        <w:fldChar w:fldCharType="separate"/>
      </w:r>
      <w:hyperlink w:anchor="_Toc239432494" w:history="1">
        <w:r w:rsidR="00E506D4" w:rsidRPr="00FC4EA6">
          <w:rPr>
            <w:rStyle w:val="Lienhypertexte"/>
            <w:rFonts w:ascii="Times New Roman" w:hAnsi="Times New Roman" w:cs="Times New Roman"/>
            <w:b/>
            <w:noProof/>
            <w:lang w:val="fr-FR"/>
          </w:rPr>
          <w:t>Tableau I</w:t>
        </w:r>
        <w:r w:rsidRPr="00FC4EA6">
          <w:rPr>
            <w:rStyle w:val="Lienhypertexte"/>
            <w:rFonts w:ascii="Times New Roman" w:hAnsi="Times New Roman" w:cs="Times New Roman"/>
            <w:bCs/>
            <w:noProof/>
            <w:lang w:val="fr-FR"/>
          </w:rPr>
          <w:t>: liste du personnel administratif</w:t>
        </w:r>
        <w:r w:rsidRPr="00FC4EA6">
          <w:rPr>
            <w:noProof/>
            <w:webHidden/>
            <w:lang w:val="fr-FR"/>
          </w:rPr>
          <w:tab/>
        </w:r>
        <w:r w:rsidRPr="00FC4EA6">
          <w:rPr>
            <w:noProof/>
            <w:webHidden/>
            <w:lang w:val="fr-FR"/>
          </w:rPr>
          <w:fldChar w:fldCharType="begin"/>
        </w:r>
        <w:r w:rsidRPr="00FC4EA6">
          <w:rPr>
            <w:noProof/>
            <w:webHidden/>
            <w:lang w:val="fr-FR"/>
          </w:rPr>
          <w:instrText xml:space="preserve"> PAGEREF _Toc239432494 \h </w:instrText>
        </w:r>
        <w:r w:rsidRPr="00FC4EA6">
          <w:rPr>
            <w:noProof/>
            <w:webHidden/>
            <w:lang w:val="fr-FR"/>
          </w:rPr>
        </w:r>
        <w:r w:rsidRPr="00FC4EA6">
          <w:rPr>
            <w:noProof/>
            <w:webHidden/>
            <w:lang w:val="fr-FR"/>
          </w:rPr>
          <w:fldChar w:fldCharType="separate"/>
        </w:r>
        <w:r w:rsidR="00CE1933">
          <w:rPr>
            <w:noProof/>
            <w:webHidden/>
            <w:lang w:val="fr-FR"/>
          </w:rPr>
          <w:t>v</w:t>
        </w:r>
        <w:r w:rsidRPr="00FC4EA6">
          <w:rPr>
            <w:noProof/>
            <w:webHidden/>
            <w:lang w:val="fr-FR"/>
          </w:rPr>
          <w:fldChar w:fldCharType="end"/>
        </w:r>
      </w:hyperlink>
    </w:p>
    <w:p w14:paraId="231E1BED" w14:textId="7545F41D"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495" w:history="1">
        <w:r w:rsidR="004C34AB" w:rsidRPr="00FC4EA6">
          <w:rPr>
            <w:rStyle w:val="Lienhypertexte"/>
            <w:rFonts w:ascii="Times New Roman" w:hAnsi="Times New Roman" w:cs="Times New Roman"/>
            <w:b/>
            <w:noProof/>
            <w:lang w:val="fr-FR"/>
          </w:rPr>
          <w:t>Tableau II</w:t>
        </w:r>
        <w:r w:rsidR="00072629" w:rsidRPr="00FC4EA6">
          <w:rPr>
            <w:rStyle w:val="Lienhypertexte"/>
            <w:rFonts w:ascii="Times New Roman" w:hAnsi="Times New Roman" w:cs="Times New Roman"/>
            <w:noProof/>
            <w:lang w:val="fr-FR"/>
          </w:rPr>
          <w:t xml:space="preserve">: </w:t>
        </w:r>
        <w:r w:rsidR="00CD6BBD">
          <w:rPr>
            <w:rStyle w:val="Lienhypertexte"/>
            <w:rFonts w:ascii="Times New Roman" w:hAnsi="Times New Roman" w:cs="Times New Roman"/>
            <w:noProof/>
            <w:lang w:val="fr-FR"/>
          </w:rPr>
          <w:t>l</w:t>
        </w:r>
        <w:r w:rsidR="00072629" w:rsidRPr="00FC4EA6">
          <w:rPr>
            <w:rStyle w:val="Lienhypertexte"/>
            <w:rFonts w:ascii="Times New Roman" w:hAnsi="Times New Roman" w:cs="Times New Roman"/>
            <w:noProof/>
            <w:lang w:val="fr-FR"/>
          </w:rPr>
          <w:t xml:space="preserve">iste des </w:t>
        </w:r>
        <w:r w:rsidR="00CD6BBD">
          <w:rPr>
            <w:rStyle w:val="Lienhypertexte"/>
            <w:rFonts w:ascii="Times New Roman" w:hAnsi="Times New Roman" w:cs="Times New Roman"/>
            <w:noProof/>
            <w:lang w:val="fr-FR"/>
          </w:rPr>
          <w:t>e</w:t>
        </w:r>
        <w:r w:rsidR="00072629" w:rsidRPr="00FC4EA6">
          <w:rPr>
            <w:rStyle w:val="Lienhypertexte"/>
            <w:rFonts w:ascii="Times New Roman" w:hAnsi="Times New Roman" w:cs="Times New Roman"/>
            <w:noProof/>
            <w:lang w:val="fr-FR"/>
          </w:rPr>
          <w:t>nseignants</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_Toc239432495 \h </w:instrText>
        </w:r>
        <w:r w:rsidR="00072629" w:rsidRPr="00FC4EA6">
          <w:rPr>
            <w:noProof/>
            <w:webHidden/>
            <w:lang w:val="fr-FR"/>
          </w:rPr>
        </w:r>
        <w:r w:rsidR="00072629" w:rsidRPr="00FC4EA6">
          <w:rPr>
            <w:noProof/>
            <w:webHidden/>
            <w:lang w:val="fr-FR"/>
          </w:rPr>
          <w:fldChar w:fldCharType="separate"/>
        </w:r>
        <w:r w:rsidR="00CE1933">
          <w:rPr>
            <w:noProof/>
            <w:webHidden/>
            <w:lang w:val="fr-FR"/>
          </w:rPr>
          <w:t>vi</w:t>
        </w:r>
        <w:r w:rsidR="00072629" w:rsidRPr="00FC4EA6">
          <w:rPr>
            <w:noProof/>
            <w:webHidden/>
            <w:lang w:val="fr-FR"/>
          </w:rPr>
          <w:fldChar w:fldCharType="end"/>
        </w:r>
      </w:hyperlink>
    </w:p>
    <w:p w14:paraId="55220A2B" w14:textId="5B26AC10"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496" w:history="1">
        <w:r w:rsidR="004C34AB" w:rsidRPr="00FC4EA6">
          <w:rPr>
            <w:rStyle w:val="Lienhypertexte"/>
            <w:rFonts w:ascii="Times New Roman" w:hAnsi="Times New Roman" w:cs="Times New Roman"/>
            <w:b/>
            <w:noProof/>
            <w:lang w:val="fr-FR"/>
          </w:rPr>
          <w:t>Tableau III</w:t>
        </w:r>
        <w:r w:rsidR="00072629" w:rsidRPr="00FC4EA6">
          <w:rPr>
            <w:rStyle w:val="Lienhypertexte"/>
            <w:rFonts w:ascii="Times New Roman" w:hAnsi="Times New Roman" w:cs="Times New Roman"/>
            <w:b/>
            <w:noProof/>
            <w:lang w:val="fr-FR"/>
          </w:rPr>
          <w:t>:</w:t>
        </w:r>
        <w:r w:rsidR="00072629" w:rsidRPr="00FC4EA6">
          <w:rPr>
            <w:rStyle w:val="Lienhypertexte"/>
            <w:rFonts w:ascii="Times New Roman" w:hAnsi="Times New Roman" w:cs="Times New Roman"/>
            <w:noProof/>
            <w:lang w:val="fr-FR"/>
          </w:rPr>
          <w:t xml:space="preserve"> lecture et interprétation du modèle conceptuel</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_Toc239432496 \h </w:instrText>
        </w:r>
        <w:r w:rsidR="00072629" w:rsidRPr="00FC4EA6">
          <w:rPr>
            <w:noProof/>
            <w:webHidden/>
            <w:lang w:val="fr-FR"/>
          </w:rPr>
        </w:r>
        <w:r w:rsidR="00072629" w:rsidRPr="00FC4EA6">
          <w:rPr>
            <w:noProof/>
            <w:webHidden/>
            <w:lang w:val="fr-FR"/>
          </w:rPr>
          <w:fldChar w:fldCharType="separate"/>
        </w:r>
        <w:r w:rsidR="00CE1933">
          <w:rPr>
            <w:noProof/>
            <w:webHidden/>
            <w:lang w:val="fr-FR"/>
          </w:rPr>
          <w:t>15</w:t>
        </w:r>
        <w:r w:rsidR="00072629" w:rsidRPr="00FC4EA6">
          <w:rPr>
            <w:noProof/>
            <w:webHidden/>
            <w:lang w:val="fr-FR"/>
          </w:rPr>
          <w:fldChar w:fldCharType="end"/>
        </w:r>
      </w:hyperlink>
    </w:p>
    <w:p w14:paraId="15ED00DF" w14:textId="2642FD41"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497" w:history="1">
        <w:r w:rsidR="004C34AB" w:rsidRPr="00FC4EA6">
          <w:rPr>
            <w:rStyle w:val="Lienhypertexte"/>
            <w:rFonts w:ascii="Times New Roman" w:hAnsi="Times New Roman" w:cs="Times New Roman"/>
            <w:b/>
            <w:noProof/>
            <w:lang w:val="fr-FR"/>
          </w:rPr>
          <w:t>Tableau IV</w:t>
        </w:r>
        <w:r w:rsidR="00072629" w:rsidRPr="00FC4EA6">
          <w:rPr>
            <w:rStyle w:val="Lienhypertexte"/>
            <w:rFonts w:ascii="Times New Roman" w:hAnsi="Times New Roman" w:cs="Times New Roman"/>
            <w:noProof/>
            <w:lang w:val="fr-FR"/>
          </w:rPr>
          <w:t>: prévalence de l’infertilité dans le monde</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_Toc239432497 \h </w:instrText>
        </w:r>
        <w:r w:rsidR="00072629" w:rsidRPr="00FC4EA6">
          <w:rPr>
            <w:noProof/>
            <w:webHidden/>
            <w:lang w:val="fr-FR"/>
          </w:rPr>
        </w:r>
        <w:r w:rsidR="00072629" w:rsidRPr="00FC4EA6">
          <w:rPr>
            <w:noProof/>
            <w:webHidden/>
            <w:lang w:val="fr-FR"/>
          </w:rPr>
          <w:fldChar w:fldCharType="separate"/>
        </w:r>
        <w:r w:rsidR="00CE1933">
          <w:rPr>
            <w:noProof/>
            <w:webHidden/>
            <w:lang w:val="fr-FR"/>
          </w:rPr>
          <w:t>17</w:t>
        </w:r>
        <w:r w:rsidR="00072629" w:rsidRPr="00FC4EA6">
          <w:rPr>
            <w:noProof/>
            <w:webHidden/>
            <w:lang w:val="fr-FR"/>
          </w:rPr>
          <w:fldChar w:fldCharType="end"/>
        </w:r>
      </w:hyperlink>
    </w:p>
    <w:p w14:paraId="4047180B" w14:textId="0CDFCDAE"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498" w:history="1">
        <w:r w:rsidR="00072629" w:rsidRPr="00FC4EA6">
          <w:rPr>
            <w:rStyle w:val="Lienhypertexte"/>
            <w:rFonts w:ascii="Times New Roman" w:hAnsi="Times New Roman" w:cs="Times New Roman"/>
            <w:b/>
            <w:noProof/>
            <w:lang w:val="fr-FR"/>
          </w:rPr>
          <w:t xml:space="preserve">Tableau </w:t>
        </w:r>
        <w:r w:rsidR="004C34AB" w:rsidRPr="00FC4EA6">
          <w:rPr>
            <w:rStyle w:val="Lienhypertexte"/>
            <w:rFonts w:ascii="Times New Roman" w:hAnsi="Times New Roman" w:cs="Times New Roman"/>
            <w:b/>
            <w:noProof/>
            <w:lang w:val="fr-FR"/>
          </w:rPr>
          <w:t>V</w:t>
        </w:r>
        <w:r w:rsidR="00072629" w:rsidRPr="00FC4EA6">
          <w:rPr>
            <w:rStyle w:val="Lienhypertexte"/>
            <w:rFonts w:ascii="Times New Roman" w:hAnsi="Times New Roman" w:cs="Times New Roman"/>
            <w:noProof/>
            <w:lang w:val="fr-FR"/>
          </w:rPr>
          <w:t>: types d’anomalies associés à l’infertilité et leur prévalence</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_Toc239432498 \h </w:instrText>
        </w:r>
        <w:r w:rsidR="00072629" w:rsidRPr="00FC4EA6">
          <w:rPr>
            <w:noProof/>
            <w:webHidden/>
            <w:lang w:val="fr-FR"/>
          </w:rPr>
        </w:r>
        <w:r w:rsidR="00072629" w:rsidRPr="00FC4EA6">
          <w:rPr>
            <w:noProof/>
            <w:webHidden/>
            <w:lang w:val="fr-FR"/>
          </w:rPr>
          <w:fldChar w:fldCharType="separate"/>
        </w:r>
        <w:r w:rsidR="00CE1933">
          <w:rPr>
            <w:noProof/>
            <w:webHidden/>
            <w:lang w:val="fr-FR"/>
          </w:rPr>
          <w:t>19</w:t>
        </w:r>
        <w:r w:rsidR="00072629" w:rsidRPr="00FC4EA6">
          <w:rPr>
            <w:noProof/>
            <w:webHidden/>
            <w:lang w:val="fr-FR"/>
          </w:rPr>
          <w:fldChar w:fldCharType="end"/>
        </w:r>
      </w:hyperlink>
    </w:p>
    <w:p w14:paraId="02723E35" w14:textId="056F750F"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499" w:history="1">
        <w:r w:rsidR="004C34AB" w:rsidRPr="00FC4EA6">
          <w:rPr>
            <w:rStyle w:val="Lienhypertexte"/>
            <w:rFonts w:ascii="Times New Roman" w:hAnsi="Times New Roman" w:cs="Times New Roman"/>
            <w:b/>
            <w:noProof/>
            <w:lang w:val="fr-FR"/>
          </w:rPr>
          <w:t>Tableau VI</w:t>
        </w:r>
        <w:r w:rsidR="00072629" w:rsidRPr="00FC4EA6">
          <w:rPr>
            <w:rStyle w:val="Lienhypertexte"/>
            <w:rFonts w:ascii="Times New Roman" w:hAnsi="Times New Roman" w:cs="Times New Roman"/>
            <w:b/>
            <w:noProof/>
            <w:lang w:val="fr-FR"/>
          </w:rPr>
          <w:t>:</w:t>
        </w:r>
        <w:r w:rsidR="00072629" w:rsidRPr="00FC4EA6">
          <w:rPr>
            <w:rStyle w:val="Lienhypertexte"/>
            <w:rFonts w:ascii="Times New Roman" w:hAnsi="Times New Roman" w:cs="Times New Roman"/>
            <w:noProof/>
            <w:lang w:val="fr-FR"/>
          </w:rPr>
          <w:t xml:space="preserve"> traitement de l’infertilité en fonction de la cause</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_Toc239432499 \h </w:instrText>
        </w:r>
        <w:r w:rsidR="00072629" w:rsidRPr="00FC4EA6">
          <w:rPr>
            <w:noProof/>
            <w:webHidden/>
            <w:lang w:val="fr-FR"/>
          </w:rPr>
        </w:r>
        <w:r w:rsidR="00072629" w:rsidRPr="00FC4EA6">
          <w:rPr>
            <w:noProof/>
            <w:webHidden/>
            <w:lang w:val="fr-FR"/>
          </w:rPr>
          <w:fldChar w:fldCharType="separate"/>
        </w:r>
        <w:r w:rsidR="00CE1933">
          <w:rPr>
            <w:noProof/>
            <w:webHidden/>
            <w:lang w:val="fr-FR"/>
          </w:rPr>
          <w:t>21</w:t>
        </w:r>
        <w:r w:rsidR="00072629" w:rsidRPr="00FC4EA6">
          <w:rPr>
            <w:noProof/>
            <w:webHidden/>
            <w:lang w:val="fr-FR"/>
          </w:rPr>
          <w:fldChar w:fldCharType="end"/>
        </w:r>
      </w:hyperlink>
    </w:p>
    <w:p w14:paraId="73C9336B" w14:textId="7F267702"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00" w:history="1">
        <w:r w:rsidR="004C34AB" w:rsidRPr="00FC4EA6">
          <w:rPr>
            <w:rStyle w:val="Lienhypertexte"/>
            <w:rFonts w:ascii="Times New Roman" w:hAnsi="Times New Roman" w:cs="Times New Roman"/>
            <w:b/>
            <w:noProof/>
            <w:lang w:val="fr-FR"/>
          </w:rPr>
          <w:t>Tableau VII</w:t>
        </w:r>
        <w:r w:rsidR="00072629" w:rsidRPr="00FC4EA6">
          <w:rPr>
            <w:rStyle w:val="Lienhypertexte"/>
            <w:rFonts w:ascii="Times New Roman" w:hAnsi="Times New Roman" w:cs="Times New Roman"/>
            <w:noProof/>
            <w:lang w:val="fr-FR"/>
          </w:rPr>
          <w:t>: auteurs, lieu  et type d’étude effectués au Cameroun</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_Toc239432500 \h </w:instrText>
        </w:r>
        <w:r w:rsidR="00072629" w:rsidRPr="00FC4EA6">
          <w:rPr>
            <w:noProof/>
            <w:webHidden/>
            <w:lang w:val="fr-FR"/>
          </w:rPr>
        </w:r>
        <w:r w:rsidR="00072629" w:rsidRPr="00FC4EA6">
          <w:rPr>
            <w:noProof/>
            <w:webHidden/>
            <w:lang w:val="fr-FR"/>
          </w:rPr>
          <w:fldChar w:fldCharType="separate"/>
        </w:r>
        <w:r w:rsidR="00CE1933">
          <w:rPr>
            <w:noProof/>
            <w:webHidden/>
            <w:lang w:val="fr-FR"/>
          </w:rPr>
          <w:t>24</w:t>
        </w:r>
        <w:r w:rsidR="00072629" w:rsidRPr="00FC4EA6">
          <w:rPr>
            <w:noProof/>
            <w:webHidden/>
            <w:lang w:val="fr-FR"/>
          </w:rPr>
          <w:fldChar w:fldCharType="end"/>
        </w:r>
      </w:hyperlink>
    </w:p>
    <w:p w14:paraId="08C68A9C" w14:textId="69017DD9"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01" w:history="1">
        <w:r w:rsidR="004C34AB" w:rsidRPr="00FC4EA6">
          <w:rPr>
            <w:rStyle w:val="Lienhypertexte"/>
            <w:rFonts w:ascii="Times New Roman" w:hAnsi="Times New Roman" w:cs="Times New Roman"/>
            <w:b/>
            <w:noProof/>
            <w:lang w:val="fr-FR"/>
          </w:rPr>
          <w:t>Tableau VIII</w:t>
        </w:r>
        <w:r w:rsidR="00072629" w:rsidRPr="00FC4EA6">
          <w:rPr>
            <w:rStyle w:val="Lienhypertexte"/>
            <w:rFonts w:ascii="Times New Roman" w:hAnsi="Times New Roman" w:cs="Times New Roman"/>
            <w:bCs/>
            <w:noProof/>
            <w:lang w:val="fr-FR"/>
          </w:rPr>
          <w:t>: dépenses liées au protocole de recherche et du mémoire</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_Toc239432501 \h </w:instrText>
        </w:r>
        <w:r w:rsidR="00072629" w:rsidRPr="00FC4EA6">
          <w:rPr>
            <w:noProof/>
            <w:webHidden/>
            <w:lang w:val="fr-FR"/>
          </w:rPr>
        </w:r>
        <w:r w:rsidR="00072629" w:rsidRPr="00FC4EA6">
          <w:rPr>
            <w:noProof/>
            <w:webHidden/>
            <w:lang w:val="fr-FR"/>
          </w:rPr>
          <w:fldChar w:fldCharType="separate"/>
        </w:r>
        <w:r w:rsidR="00CE1933">
          <w:rPr>
            <w:noProof/>
            <w:webHidden/>
            <w:lang w:val="fr-FR"/>
          </w:rPr>
          <w:t>33</w:t>
        </w:r>
        <w:r w:rsidR="00072629" w:rsidRPr="00FC4EA6">
          <w:rPr>
            <w:noProof/>
            <w:webHidden/>
            <w:lang w:val="fr-FR"/>
          </w:rPr>
          <w:fldChar w:fldCharType="end"/>
        </w:r>
      </w:hyperlink>
    </w:p>
    <w:p w14:paraId="43C03B18" w14:textId="06EA0491"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02" w:history="1">
        <w:r w:rsidR="004C34AB" w:rsidRPr="00FC4EA6">
          <w:rPr>
            <w:rStyle w:val="Lienhypertexte"/>
            <w:rFonts w:ascii="Times New Roman" w:hAnsi="Times New Roman" w:cs="Times New Roman"/>
            <w:b/>
            <w:noProof/>
            <w:lang w:val="fr-FR"/>
          </w:rPr>
          <w:t>Tableau IX</w:t>
        </w:r>
        <w:r w:rsidR="00072629" w:rsidRPr="00FC4EA6">
          <w:rPr>
            <w:rStyle w:val="Lienhypertexte"/>
            <w:rFonts w:ascii="Times New Roman" w:hAnsi="Times New Roman" w:cs="Times New Roman"/>
            <w:b/>
            <w:noProof/>
            <w:lang w:val="fr-FR"/>
          </w:rPr>
          <w:t>:</w:t>
        </w:r>
        <w:r w:rsidR="00072629" w:rsidRPr="00FC4EA6">
          <w:rPr>
            <w:rStyle w:val="Lienhypertexte"/>
            <w:rFonts w:ascii="Times New Roman" w:hAnsi="Times New Roman" w:cs="Times New Roman"/>
            <w:noProof/>
            <w:lang w:val="fr-FR"/>
          </w:rPr>
          <w:t xml:space="preserve"> identification des patients</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_Toc239432502 \h </w:instrText>
        </w:r>
        <w:r w:rsidR="00072629" w:rsidRPr="00FC4EA6">
          <w:rPr>
            <w:noProof/>
            <w:webHidden/>
            <w:lang w:val="fr-FR"/>
          </w:rPr>
        </w:r>
        <w:r w:rsidR="00072629" w:rsidRPr="00FC4EA6">
          <w:rPr>
            <w:noProof/>
            <w:webHidden/>
            <w:lang w:val="fr-FR"/>
          </w:rPr>
          <w:fldChar w:fldCharType="separate"/>
        </w:r>
        <w:r w:rsidR="00CE1933">
          <w:rPr>
            <w:noProof/>
            <w:webHidden/>
            <w:lang w:val="fr-FR"/>
          </w:rPr>
          <w:t>36</w:t>
        </w:r>
        <w:r w:rsidR="00072629" w:rsidRPr="00FC4EA6">
          <w:rPr>
            <w:noProof/>
            <w:webHidden/>
            <w:lang w:val="fr-FR"/>
          </w:rPr>
          <w:fldChar w:fldCharType="end"/>
        </w:r>
      </w:hyperlink>
    </w:p>
    <w:p w14:paraId="40A7D8F1" w14:textId="4085D041"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03" w:history="1">
        <w:r w:rsidR="004C34AB" w:rsidRPr="00FC4EA6">
          <w:rPr>
            <w:rStyle w:val="Lienhypertexte"/>
            <w:rFonts w:ascii="Times New Roman" w:hAnsi="Times New Roman" w:cs="Times New Roman"/>
            <w:b/>
            <w:noProof/>
            <w:lang w:val="fr-FR"/>
          </w:rPr>
          <w:t>Tableau X</w:t>
        </w:r>
        <w:r w:rsidR="00072629" w:rsidRPr="00FC4EA6">
          <w:rPr>
            <w:rStyle w:val="Lienhypertexte"/>
            <w:rFonts w:ascii="Times New Roman" w:hAnsi="Times New Roman" w:cs="Times New Roman"/>
            <w:b/>
            <w:noProof/>
            <w:lang w:val="fr-FR"/>
          </w:rPr>
          <w:t>:</w:t>
        </w:r>
        <w:r w:rsidR="00072629" w:rsidRPr="00FC4EA6">
          <w:rPr>
            <w:rStyle w:val="Lienhypertexte"/>
            <w:rFonts w:ascii="Times New Roman" w:hAnsi="Times New Roman" w:cs="Times New Roman"/>
            <w:noProof/>
            <w:lang w:val="fr-FR"/>
          </w:rPr>
          <w:t xml:space="preserve"> représentation sociodémographiques des femmes</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_Toc239432503 \h </w:instrText>
        </w:r>
        <w:r w:rsidR="00072629" w:rsidRPr="00FC4EA6">
          <w:rPr>
            <w:noProof/>
            <w:webHidden/>
            <w:lang w:val="fr-FR"/>
          </w:rPr>
        </w:r>
        <w:r w:rsidR="00072629" w:rsidRPr="00FC4EA6">
          <w:rPr>
            <w:noProof/>
            <w:webHidden/>
            <w:lang w:val="fr-FR"/>
          </w:rPr>
          <w:fldChar w:fldCharType="separate"/>
        </w:r>
        <w:r w:rsidR="00CE1933">
          <w:rPr>
            <w:noProof/>
            <w:webHidden/>
            <w:lang w:val="fr-FR"/>
          </w:rPr>
          <w:t>37</w:t>
        </w:r>
        <w:r w:rsidR="00072629" w:rsidRPr="00FC4EA6">
          <w:rPr>
            <w:noProof/>
            <w:webHidden/>
            <w:lang w:val="fr-FR"/>
          </w:rPr>
          <w:fldChar w:fldCharType="end"/>
        </w:r>
      </w:hyperlink>
    </w:p>
    <w:p w14:paraId="023A6B7F" w14:textId="72180AE5"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04" w:history="1">
        <w:r w:rsidR="004C34AB" w:rsidRPr="00FC4EA6">
          <w:rPr>
            <w:rStyle w:val="Lienhypertexte"/>
            <w:rFonts w:ascii="Times New Roman" w:hAnsi="Times New Roman" w:cs="Times New Roman"/>
            <w:b/>
            <w:noProof/>
            <w:lang w:val="fr-FR"/>
          </w:rPr>
          <w:t>Tableau XI</w:t>
        </w:r>
        <w:r w:rsidR="00072629" w:rsidRPr="00FC4EA6">
          <w:rPr>
            <w:rStyle w:val="Lienhypertexte"/>
            <w:rFonts w:ascii="Times New Roman" w:hAnsi="Times New Roman" w:cs="Times New Roman"/>
            <w:noProof/>
            <w:lang w:val="fr-FR"/>
          </w:rPr>
          <w:t>: répartition sociodémographique des hommes</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_Toc239432504 \h </w:instrText>
        </w:r>
        <w:r w:rsidR="00072629" w:rsidRPr="00FC4EA6">
          <w:rPr>
            <w:noProof/>
            <w:webHidden/>
            <w:lang w:val="fr-FR"/>
          </w:rPr>
        </w:r>
        <w:r w:rsidR="00072629" w:rsidRPr="00FC4EA6">
          <w:rPr>
            <w:noProof/>
            <w:webHidden/>
            <w:lang w:val="fr-FR"/>
          </w:rPr>
          <w:fldChar w:fldCharType="separate"/>
        </w:r>
        <w:r w:rsidR="00CE1933">
          <w:rPr>
            <w:noProof/>
            <w:webHidden/>
            <w:lang w:val="fr-FR"/>
          </w:rPr>
          <w:t>38</w:t>
        </w:r>
        <w:r w:rsidR="00072629" w:rsidRPr="00FC4EA6">
          <w:rPr>
            <w:noProof/>
            <w:webHidden/>
            <w:lang w:val="fr-FR"/>
          </w:rPr>
          <w:fldChar w:fldCharType="end"/>
        </w:r>
      </w:hyperlink>
    </w:p>
    <w:p w14:paraId="163AA7BA" w14:textId="4863E02B"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05" w:history="1">
        <w:r w:rsidR="004C34AB" w:rsidRPr="00FC4EA6">
          <w:rPr>
            <w:rStyle w:val="Lienhypertexte"/>
            <w:rFonts w:ascii="Times New Roman" w:hAnsi="Times New Roman" w:cs="Times New Roman"/>
            <w:b/>
            <w:noProof/>
            <w:lang w:val="fr-FR"/>
          </w:rPr>
          <w:t>Tableau XII</w:t>
        </w:r>
        <w:r w:rsidR="00072629" w:rsidRPr="00FC4EA6">
          <w:rPr>
            <w:rStyle w:val="Lienhypertexte"/>
            <w:rFonts w:ascii="Times New Roman" w:hAnsi="Times New Roman" w:cs="Times New Roman"/>
            <w:noProof/>
            <w:lang w:val="fr-FR"/>
          </w:rPr>
          <w:t>: répartition  sociodémographique</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_Toc239432505 \h </w:instrText>
        </w:r>
        <w:r w:rsidR="00072629" w:rsidRPr="00FC4EA6">
          <w:rPr>
            <w:noProof/>
            <w:webHidden/>
            <w:lang w:val="fr-FR"/>
          </w:rPr>
        </w:r>
        <w:r w:rsidR="00072629" w:rsidRPr="00FC4EA6">
          <w:rPr>
            <w:noProof/>
            <w:webHidden/>
            <w:lang w:val="fr-FR"/>
          </w:rPr>
          <w:fldChar w:fldCharType="separate"/>
        </w:r>
        <w:r w:rsidR="00CE1933">
          <w:rPr>
            <w:noProof/>
            <w:webHidden/>
            <w:lang w:val="fr-FR"/>
          </w:rPr>
          <w:t>39</w:t>
        </w:r>
        <w:r w:rsidR="00072629" w:rsidRPr="00FC4EA6">
          <w:rPr>
            <w:noProof/>
            <w:webHidden/>
            <w:lang w:val="fr-FR"/>
          </w:rPr>
          <w:fldChar w:fldCharType="end"/>
        </w:r>
      </w:hyperlink>
    </w:p>
    <w:p w14:paraId="63415413" w14:textId="7F3354E0"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06" w:history="1">
        <w:r w:rsidR="00E506D4" w:rsidRPr="00FC4EA6">
          <w:rPr>
            <w:rStyle w:val="Lienhypertexte"/>
            <w:rFonts w:ascii="Times New Roman" w:hAnsi="Times New Roman" w:cs="Times New Roman"/>
            <w:b/>
            <w:noProof/>
            <w:lang w:val="fr-FR"/>
          </w:rPr>
          <w:t>Tableau XIII</w:t>
        </w:r>
        <w:r w:rsidR="00072629" w:rsidRPr="00FC4EA6">
          <w:rPr>
            <w:rStyle w:val="Lienhypertexte"/>
            <w:rFonts w:ascii="Times New Roman" w:hAnsi="Times New Roman" w:cs="Times New Roman"/>
            <w:b/>
            <w:noProof/>
            <w:lang w:val="fr-FR"/>
          </w:rPr>
          <w:t> :</w:t>
        </w:r>
        <w:r w:rsidR="00072629" w:rsidRPr="00FC4EA6">
          <w:rPr>
            <w:rStyle w:val="Lienhypertexte"/>
            <w:rFonts w:ascii="Times New Roman" w:hAnsi="Times New Roman" w:cs="Times New Roman"/>
            <w:noProof/>
            <w:lang w:val="fr-FR"/>
          </w:rPr>
          <w:t xml:space="preserve"> répartition socio démographiques</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_Toc239432506 \h </w:instrText>
        </w:r>
        <w:r w:rsidR="00072629" w:rsidRPr="00FC4EA6">
          <w:rPr>
            <w:noProof/>
            <w:webHidden/>
            <w:lang w:val="fr-FR"/>
          </w:rPr>
        </w:r>
        <w:r w:rsidR="00072629" w:rsidRPr="00FC4EA6">
          <w:rPr>
            <w:noProof/>
            <w:webHidden/>
            <w:lang w:val="fr-FR"/>
          </w:rPr>
          <w:fldChar w:fldCharType="separate"/>
        </w:r>
        <w:r w:rsidR="00CE1933">
          <w:rPr>
            <w:noProof/>
            <w:webHidden/>
            <w:lang w:val="fr-FR"/>
          </w:rPr>
          <w:t>40</w:t>
        </w:r>
        <w:r w:rsidR="00072629" w:rsidRPr="00FC4EA6">
          <w:rPr>
            <w:noProof/>
            <w:webHidden/>
            <w:lang w:val="fr-FR"/>
          </w:rPr>
          <w:fldChar w:fldCharType="end"/>
        </w:r>
      </w:hyperlink>
    </w:p>
    <w:p w14:paraId="5C435503" w14:textId="533E1373"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07" w:history="1">
        <w:r w:rsidR="004C34AB" w:rsidRPr="00FC4EA6">
          <w:rPr>
            <w:rStyle w:val="Lienhypertexte"/>
            <w:rFonts w:ascii="Times New Roman" w:hAnsi="Times New Roman" w:cs="Times New Roman"/>
            <w:b/>
            <w:noProof/>
            <w:lang w:val="fr-FR"/>
          </w:rPr>
          <w:t>Tableau XIV</w:t>
        </w:r>
        <w:r w:rsidR="00072629" w:rsidRPr="00FC4EA6">
          <w:rPr>
            <w:rStyle w:val="Lienhypertexte"/>
            <w:rFonts w:ascii="Times New Roman" w:hAnsi="Times New Roman" w:cs="Times New Roman"/>
            <w:b/>
            <w:noProof/>
            <w:lang w:val="fr-FR"/>
          </w:rPr>
          <w:t>:</w:t>
        </w:r>
        <w:r w:rsidR="00072629" w:rsidRPr="00FC4EA6">
          <w:rPr>
            <w:rStyle w:val="Lienhypertexte"/>
            <w:rFonts w:ascii="Times New Roman" w:hAnsi="Times New Roman" w:cs="Times New Roman"/>
            <w:noProof/>
            <w:lang w:val="fr-FR"/>
          </w:rPr>
          <w:t xml:space="preserve"> antécédents médicaux et gynécologique 1</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_Toc239432507 \h </w:instrText>
        </w:r>
        <w:r w:rsidR="00072629" w:rsidRPr="00FC4EA6">
          <w:rPr>
            <w:noProof/>
            <w:webHidden/>
            <w:lang w:val="fr-FR"/>
          </w:rPr>
        </w:r>
        <w:r w:rsidR="00072629" w:rsidRPr="00FC4EA6">
          <w:rPr>
            <w:noProof/>
            <w:webHidden/>
            <w:lang w:val="fr-FR"/>
          </w:rPr>
          <w:fldChar w:fldCharType="separate"/>
        </w:r>
        <w:r w:rsidR="00CE1933">
          <w:rPr>
            <w:noProof/>
            <w:webHidden/>
            <w:lang w:val="fr-FR"/>
          </w:rPr>
          <w:t>41</w:t>
        </w:r>
        <w:r w:rsidR="00072629" w:rsidRPr="00FC4EA6">
          <w:rPr>
            <w:noProof/>
            <w:webHidden/>
            <w:lang w:val="fr-FR"/>
          </w:rPr>
          <w:fldChar w:fldCharType="end"/>
        </w:r>
      </w:hyperlink>
    </w:p>
    <w:p w14:paraId="1E213473" w14:textId="47B2198E"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08" w:history="1">
        <w:r w:rsidR="004C34AB" w:rsidRPr="00FC4EA6">
          <w:rPr>
            <w:rStyle w:val="Lienhypertexte"/>
            <w:rFonts w:ascii="Times New Roman" w:hAnsi="Times New Roman" w:cs="Times New Roman"/>
            <w:b/>
            <w:noProof/>
            <w:lang w:val="fr-FR"/>
          </w:rPr>
          <w:t>Tableau XV</w:t>
        </w:r>
        <w:r w:rsidR="00072629" w:rsidRPr="00FC4EA6">
          <w:rPr>
            <w:rStyle w:val="Lienhypertexte"/>
            <w:rFonts w:ascii="Times New Roman" w:hAnsi="Times New Roman" w:cs="Times New Roman"/>
            <w:noProof/>
            <w:lang w:val="fr-FR"/>
          </w:rPr>
          <w:t>: antécédents médicaux et gynécologique 2</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_Toc239432508 \h </w:instrText>
        </w:r>
        <w:r w:rsidR="00072629" w:rsidRPr="00FC4EA6">
          <w:rPr>
            <w:noProof/>
            <w:webHidden/>
            <w:lang w:val="fr-FR"/>
          </w:rPr>
        </w:r>
        <w:r w:rsidR="00072629" w:rsidRPr="00FC4EA6">
          <w:rPr>
            <w:noProof/>
            <w:webHidden/>
            <w:lang w:val="fr-FR"/>
          </w:rPr>
          <w:fldChar w:fldCharType="separate"/>
        </w:r>
        <w:r w:rsidR="00CE1933">
          <w:rPr>
            <w:noProof/>
            <w:webHidden/>
            <w:lang w:val="fr-FR"/>
          </w:rPr>
          <w:t>42</w:t>
        </w:r>
        <w:r w:rsidR="00072629" w:rsidRPr="00FC4EA6">
          <w:rPr>
            <w:noProof/>
            <w:webHidden/>
            <w:lang w:val="fr-FR"/>
          </w:rPr>
          <w:fldChar w:fldCharType="end"/>
        </w:r>
      </w:hyperlink>
    </w:p>
    <w:p w14:paraId="7AE5E9E1" w14:textId="75D083F9"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09" w:history="1">
        <w:r w:rsidR="004C34AB" w:rsidRPr="00FC4EA6">
          <w:rPr>
            <w:rStyle w:val="Lienhypertexte"/>
            <w:rFonts w:ascii="Times New Roman" w:hAnsi="Times New Roman" w:cs="Times New Roman"/>
            <w:b/>
            <w:noProof/>
            <w:lang w:val="fr-FR"/>
          </w:rPr>
          <w:t>Tableau XVI</w:t>
        </w:r>
        <w:r w:rsidR="00072629" w:rsidRPr="00FC4EA6">
          <w:rPr>
            <w:rStyle w:val="Lienhypertexte"/>
            <w:rFonts w:ascii="Times New Roman" w:hAnsi="Times New Roman" w:cs="Times New Roman"/>
            <w:b/>
            <w:noProof/>
            <w:lang w:val="fr-FR"/>
          </w:rPr>
          <w:t>:</w:t>
        </w:r>
        <w:r w:rsidR="00072629" w:rsidRPr="00FC4EA6">
          <w:rPr>
            <w:rStyle w:val="Lienhypertexte"/>
            <w:rFonts w:ascii="Times New Roman" w:hAnsi="Times New Roman" w:cs="Times New Roman"/>
            <w:noProof/>
            <w:lang w:val="fr-FR"/>
          </w:rPr>
          <w:t xml:space="preserve"> antécédents médicaux et gynécologique 3</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_Toc239432509 \h </w:instrText>
        </w:r>
        <w:r w:rsidR="00072629" w:rsidRPr="00FC4EA6">
          <w:rPr>
            <w:noProof/>
            <w:webHidden/>
            <w:lang w:val="fr-FR"/>
          </w:rPr>
        </w:r>
        <w:r w:rsidR="00072629" w:rsidRPr="00FC4EA6">
          <w:rPr>
            <w:noProof/>
            <w:webHidden/>
            <w:lang w:val="fr-FR"/>
          </w:rPr>
          <w:fldChar w:fldCharType="separate"/>
        </w:r>
        <w:r w:rsidR="00CE1933">
          <w:rPr>
            <w:noProof/>
            <w:webHidden/>
            <w:lang w:val="fr-FR"/>
          </w:rPr>
          <w:t>43</w:t>
        </w:r>
        <w:r w:rsidR="00072629" w:rsidRPr="00FC4EA6">
          <w:rPr>
            <w:noProof/>
            <w:webHidden/>
            <w:lang w:val="fr-FR"/>
          </w:rPr>
          <w:fldChar w:fldCharType="end"/>
        </w:r>
      </w:hyperlink>
    </w:p>
    <w:p w14:paraId="614A4F3A" w14:textId="223C95D5"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10" w:history="1">
        <w:r w:rsidR="004C34AB" w:rsidRPr="00FC4EA6">
          <w:rPr>
            <w:rStyle w:val="Lienhypertexte"/>
            <w:rFonts w:ascii="Times New Roman" w:hAnsi="Times New Roman" w:cs="Times New Roman"/>
            <w:b/>
            <w:noProof/>
            <w:lang w:val="fr-FR"/>
          </w:rPr>
          <w:t>Tableau XVII</w:t>
        </w:r>
        <w:r w:rsidR="00072629" w:rsidRPr="00FC4EA6">
          <w:rPr>
            <w:rStyle w:val="Lienhypertexte"/>
            <w:rFonts w:ascii="Times New Roman" w:hAnsi="Times New Roman" w:cs="Times New Roman"/>
            <w:b/>
            <w:noProof/>
            <w:lang w:val="fr-FR"/>
          </w:rPr>
          <w:t>:</w:t>
        </w:r>
        <w:r w:rsidR="00072629" w:rsidRPr="00FC4EA6">
          <w:rPr>
            <w:rStyle w:val="Lienhypertexte"/>
            <w:rFonts w:ascii="Times New Roman" w:hAnsi="Times New Roman" w:cs="Times New Roman"/>
            <w:noProof/>
            <w:lang w:val="fr-FR"/>
          </w:rPr>
          <w:t xml:space="preserve"> antécédents médicaux et urologiques de l’homme</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_Toc239432510 \h </w:instrText>
        </w:r>
        <w:r w:rsidR="00072629" w:rsidRPr="00FC4EA6">
          <w:rPr>
            <w:noProof/>
            <w:webHidden/>
            <w:lang w:val="fr-FR"/>
          </w:rPr>
        </w:r>
        <w:r w:rsidR="00072629" w:rsidRPr="00FC4EA6">
          <w:rPr>
            <w:noProof/>
            <w:webHidden/>
            <w:lang w:val="fr-FR"/>
          </w:rPr>
          <w:fldChar w:fldCharType="separate"/>
        </w:r>
        <w:r w:rsidR="00CE1933">
          <w:rPr>
            <w:noProof/>
            <w:webHidden/>
            <w:lang w:val="fr-FR"/>
          </w:rPr>
          <w:t>44</w:t>
        </w:r>
        <w:r w:rsidR="00072629" w:rsidRPr="00FC4EA6">
          <w:rPr>
            <w:noProof/>
            <w:webHidden/>
            <w:lang w:val="fr-FR"/>
          </w:rPr>
          <w:fldChar w:fldCharType="end"/>
        </w:r>
      </w:hyperlink>
    </w:p>
    <w:p w14:paraId="7ACE52E3" w14:textId="65906ADE"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11" w:history="1">
        <w:r w:rsidR="004C34AB" w:rsidRPr="00FC4EA6">
          <w:rPr>
            <w:rStyle w:val="Lienhypertexte"/>
            <w:rFonts w:ascii="Times New Roman" w:hAnsi="Times New Roman" w:cs="Times New Roman"/>
            <w:b/>
            <w:noProof/>
            <w:lang w:val="fr-FR"/>
          </w:rPr>
          <w:t>Tableau XVIII</w:t>
        </w:r>
        <w:r w:rsidR="00072629" w:rsidRPr="00FC4EA6">
          <w:rPr>
            <w:rStyle w:val="Lienhypertexte"/>
            <w:rFonts w:ascii="Times New Roman" w:hAnsi="Times New Roman" w:cs="Times New Roman"/>
            <w:b/>
            <w:noProof/>
            <w:lang w:val="fr-FR"/>
          </w:rPr>
          <w:t>:</w:t>
        </w:r>
        <w:r w:rsidR="00072629" w:rsidRPr="00FC4EA6">
          <w:rPr>
            <w:rStyle w:val="Lienhypertexte"/>
            <w:rFonts w:ascii="Times New Roman" w:hAnsi="Times New Roman" w:cs="Times New Roman"/>
            <w:noProof/>
            <w:lang w:val="fr-FR"/>
          </w:rPr>
          <w:t xml:space="preserve"> caractéristiques de l’infertilité</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_Toc239432511 \h </w:instrText>
        </w:r>
        <w:r w:rsidR="00072629" w:rsidRPr="00FC4EA6">
          <w:rPr>
            <w:noProof/>
            <w:webHidden/>
            <w:lang w:val="fr-FR"/>
          </w:rPr>
        </w:r>
        <w:r w:rsidR="00072629" w:rsidRPr="00FC4EA6">
          <w:rPr>
            <w:noProof/>
            <w:webHidden/>
            <w:lang w:val="fr-FR"/>
          </w:rPr>
          <w:fldChar w:fldCharType="separate"/>
        </w:r>
        <w:r w:rsidR="00CE1933">
          <w:rPr>
            <w:noProof/>
            <w:webHidden/>
            <w:lang w:val="fr-FR"/>
          </w:rPr>
          <w:t>45</w:t>
        </w:r>
        <w:r w:rsidR="00072629" w:rsidRPr="00FC4EA6">
          <w:rPr>
            <w:noProof/>
            <w:webHidden/>
            <w:lang w:val="fr-FR"/>
          </w:rPr>
          <w:fldChar w:fldCharType="end"/>
        </w:r>
      </w:hyperlink>
    </w:p>
    <w:p w14:paraId="584EC11B" w14:textId="49E4DFF2"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12" w:history="1">
        <w:r w:rsidR="004C34AB" w:rsidRPr="00FC4EA6">
          <w:rPr>
            <w:rStyle w:val="Lienhypertexte"/>
            <w:rFonts w:ascii="Times New Roman" w:hAnsi="Times New Roman" w:cs="Times New Roman"/>
            <w:b/>
            <w:noProof/>
            <w:lang w:val="fr-FR"/>
          </w:rPr>
          <w:t>Tableau XIX</w:t>
        </w:r>
        <w:r w:rsidR="00072629" w:rsidRPr="00FC4EA6">
          <w:rPr>
            <w:rStyle w:val="Lienhypertexte"/>
            <w:rFonts w:ascii="Times New Roman" w:hAnsi="Times New Roman" w:cs="Times New Roman"/>
            <w:b/>
            <w:noProof/>
            <w:lang w:val="fr-FR"/>
          </w:rPr>
          <w:t>:</w:t>
        </w:r>
        <w:r w:rsidR="00072629" w:rsidRPr="00FC4EA6">
          <w:rPr>
            <w:rStyle w:val="Lienhypertexte"/>
            <w:rFonts w:ascii="Times New Roman" w:hAnsi="Times New Roman" w:cs="Times New Roman"/>
            <w:noProof/>
            <w:lang w:val="fr-FR"/>
          </w:rPr>
          <w:t xml:space="preserve"> examens complémentaires de la femme</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_Toc239432512 \h </w:instrText>
        </w:r>
        <w:r w:rsidR="00072629" w:rsidRPr="00FC4EA6">
          <w:rPr>
            <w:noProof/>
            <w:webHidden/>
            <w:lang w:val="fr-FR"/>
          </w:rPr>
        </w:r>
        <w:r w:rsidR="00072629" w:rsidRPr="00FC4EA6">
          <w:rPr>
            <w:noProof/>
            <w:webHidden/>
            <w:lang w:val="fr-FR"/>
          </w:rPr>
          <w:fldChar w:fldCharType="separate"/>
        </w:r>
        <w:r w:rsidR="00CE1933">
          <w:rPr>
            <w:noProof/>
            <w:webHidden/>
            <w:lang w:val="fr-FR"/>
          </w:rPr>
          <w:t>46</w:t>
        </w:r>
        <w:r w:rsidR="00072629" w:rsidRPr="00FC4EA6">
          <w:rPr>
            <w:noProof/>
            <w:webHidden/>
            <w:lang w:val="fr-FR"/>
          </w:rPr>
          <w:fldChar w:fldCharType="end"/>
        </w:r>
      </w:hyperlink>
    </w:p>
    <w:p w14:paraId="6052FF59" w14:textId="27853CAE"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13" w:history="1">
        <w:r w:rsidR="004C34AB" w:rsidRPr="00FC4EA6">
          <w:rPr>
            <w:rStyle w:val="Lienhypertexte"/>
            <w:rFonts w:ascii="Times New Roman" w:hAnsi="Times New Roman" w:cs="Times New Roman"/>
            <w:b/>
            <w:noProof/>
            <w:lang w:val="fr-FR"/>
          </w:rPr>
          <w:t>Tableau XX</w:t>
        </w:r>
        <w:r w:rsidR="00072629" w:rsidRPr="00FC4EA6">
          <w:rPr>
            <w:rStyle w:val="Lienhypertexte"/>
            <w:rFonts w:ascii="Times New Roman" w:hAnsi="Times New Roman" w:cs="Times New Roman"/>
            <w:b/>
            <w:noProof/>
            <w:lang w:val="fr-FR"/>
          </w:rPr>
          <w:t>:</w:t>
        </w:r>
        <w:r w:rsidR="00072629" w:rsidRPr="00FC4EA6">
          <w:rPr>
            <w:rStyle w:val="Lienhypertexte"/>
            <w:rFonts w:ascii="Times New Roman" w:hAnsi="Times New Roman" w:cs="Times New Roman"/>
            <w:noProof/>
            <w:lang w:val="fr-FR"/>
          </w:rPr>
          <w:t xml:space="preserve"> examens complémentaires de l’homme</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_Toc239432513 \h </w:instrText>
        </w:r>
        <w:r w:rsidR="00072629" w:rsidRPr="00FC4EA6">
          <w:rPr>
            <w:noProof/>
            <w:webHidden/>
            <w:lang w:val="fr-FR"/>
          </w:rPr>
        </w:r>
        <w:r w:rsidR="00072629" w:rsidRPr="00FC4EA6">
          <w:rPr>
            <w:noProof/>
            <w:webHidden/>
            <w:lang w:val="fr-FR"/>
          </w:rPr>
          <w:fldChar w:fldCharType="separate"/>
        </w:r>
        <w:r w:rsidR="00CE1933">
          <w:rPr>
            <w:noProof/>
            <w:webHidden/>
            <w:lang w:val="fr-FR"/>
          </w:rPr>
          <w:t>47</w:t>
        </w:r>
        <w:r w:rsidR="00072629" w:rsidRPr="00FC4EA6">
          <w:rPr>
            <w:noProof/>
            <w:webHidden/>
            <w:lang w:val="fr-FR"/>
          </w:rPr>
          <w:fldChar w:fldCharType="end"/>
        </w:r>
      </w:hyperlink>
    </w:p>
    <w:p w14:paraId="6B1AF1AA" w14:textId="655D9B04"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14" w:history="1">
        <w:r w:rsidR="004C34AB" w:rsidRPr="00FC4EA6">
          <w:rPr>
            <w:rStyle w:val="Lienhypertexte"/>
            <w:rFonts w:ascii="Times New Roman" w:hAnsi="Times New Roman" w:cs="Times New Roman"/>
            <w:b/>
            <w:noProof/>
            <w:lang w:val="fr-FR"/>
          </w:rPr>
          <w:t>Tableau XXI</w:t>
        </w:r>
        <w:r w:rsidR="00072629" w:rsidRPr="00FC4EA6">
          <w:rPr>
            <w:rStyle w:val="Lienhypertexte"/>
            <w:rFonts w:ascii="Times New Roman" w:hAnsi="Times New Roman" w:cs="Times New Roman"/>
            <w:b/>
            <w:noProof/>
            <w:lang w:val="fr-FR"/>
          </w:rPr>
          <w:t>:</w:t>
        </w:r>
        <w:r w:rsidR="00072629" w:rsidRPr="00FC4EA6">
          <w:rPr>
            <w:rStyle w:val="Lienhypertexte"/>
            <w:rFonts w:ascii="Times New Roman" w:hAnsi="Times New Roman" w:cs="Times New Roman"/>
            <w:noProof/>
            <w:lang w:val="fr-FR"/>
          </w:rPr>
          <w:t xml:space="preserve"> diagnostics étiologiques selon le médecin</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_Toc239432514 \h </w:instrText>
        </w:r>
        <w:r w:rsidR="00072629" w:rsidRPr="00FC4EA6">
          <w:rPr>
            <w:noProof/>
            <w:webHidden/>
            <w:lang w:val="fr-FR"/>
          </w:rPr>
        </w:r>
        <w:r w:rsidR="00072629" w:rsidRPr="00FC4EA6">
          <w:rPr>
            <w:noProof/>
            <w:webHidden/>
            <w:lang w:val="fr-FR"/>
          </w:rPr>
          <w:fldChar w:fldCharType="separate"/>
        </w:r>
        <w:r w:rsidR="00CE1933">
          <w:rPr>
            <w:noProof/>
            <w:webHidden/>
            <w:lang w:val="fr-FR"/>
          </w:rPr>
          <w:t>48</w:t>
        </w:r>
        <w:r w:rsidR="00072629" w:rsidRPr="00FC4EA6">
          <w:rPr>
            <w:noProof/>
            <w:webHidden/>
            <w:lang w:val="fr-FR"/>
          </w:rPr>
          <w:fldChar w:fldCharType="end"/>
        </w:r>
      </w:hyperlink>
    </w:p>
    <w:p w14:paraId="03B5FC06" w14:textId="4A418C22"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15" w:history="1">
        <w:r w:rsidR="004C34AB" w:rsidRPr="00FC4EA6">
          <w:rPr>
            <w:rStyle w:val="Lienhypertexte"/>
            <w:rFonts w:ascii="Times New Roman" w:hAnsi="Times New Roman" w:cs="Times New Roman"/>
            <w:b/>
            <w:noProof/>
            <w:lang w:val="fr-FR"/>
          </w:rPr>
          <w:t>Tableau XXII</w:t>
        </w:r>
        <w:r w:rsidR="00072629" w:rsidRPr="00FC4EA6">
          <w:rPr>
            <w:rStyle w:val="Lienhypertexte"/>
            <w:rFonts w:ascii="Times New Roman" w:hAnsi="Times New Roman" w:cs="Times New Roman"/>
            <w:b/>
            <w:noProof/>
            <w:lang w:val="fr-FR"/>
          </w:rPr>
          <w:t>: prise</w:t>
        </w:r>
        <w:r w:rsidR="00072629" w:rsidRPr="00FC4EA6">
          <w:rPr>
            <w:rStyle w:val="Lienhypertexte"/>
            <w:rFonts w:ascii="Times New Roman" w:hAnsi="Times New Roman" w:cs="Times New Roman"/>
            <w:noProof/>
            <w:lang w:val="fr-FR"/>
          </w:rPr>
          <w:t xml:space="preserve"> en charge initiale</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_Toc239432515 \h </w:instrText>
        </w:r>
        <w:r w:rsidR="00072629" w:rsidRPr="00FC4EA6">
          <w:rPr>
            <w:noProof/>
            <w:webHidden/>
            <w:lang w:val="fr-FR"/>
          </w:rPr>
        </w:r>
        <w:r w:rsidR="00072629" w:rsidRPr="00FC4EA6">
          <w:rPr>
            <w:noProof/>
            <w:webHidden/>
            <w:lang w:val="fr-FR"/>
          </w:rPr>
          <w:fldChar w:fldCharType="separate"/>
        </w:r>
        <w:r w:rsidR="00CE1933">
          <w:rPr>
            <w:noProof/>
            <w:webHidden/>
            <w:lang w:val="fr-FR"/>
          </w:rPr>
          <w:t>49</w:t>
        </w:r>
        <w:r w:rsidR="00072629" w:rsidRPr="00FC4EA6">
          <w:rPr>
            <w:noProof/>
            <w:webHidden/>
            <w:lang w:val="fr-FR"/>
          </w:rPr>
          <w:fldChar w:fldCharType="end"/>
        </w:r>
      </w:hyperlink>
    </w:p>
    <w:p w14:paraId="77922FFE" w14:textId="4337DE5E" w:rsidR="00072629" w:rsidRPr="00FC4EA6" w:rsidRDefault="00C15A28" w:rsidP="00C73D34">
      <w:pPr>
        <w:pStyle w:val="Tabledesillustrations"/>
        <w:tabs>
          <w:tab w:val="right" w:leader="dot" w:pos="9062"/>
        </w:tabs>
        <w:jc w:val="both"/>
        <w:rPr>
          <w:noProof/>
          <w:lang w:val="fr-FR"/>
        </w:rPr>
      </w:pPr>
      <w:hyperlink w:anchor="_Toc239432516" w:history="1">
        <w:r w:rsidR="004C34AB" w:rsidRPr="00FC4EA6">
          <w:rPr>
            <w:rStyle w:val="Lienhypertexte"/>
            <w:rFonts w:ascii="Times New Roman" w:hAnsi="Times New Roman" w:cs="Times New Roman"/>
            <w:b/>
            <w:noProof/>
            <w:lang w:val="fr-FR"/>
          </w:rPr>
          <w:t>Tableau XXIII</w:t>
        </w:r>
        <w:r w:rsidR="00072629" w:rsidRPr="00FC4EA6">
          <w:rPr>
            <w:rStyle w:val="Lienhypertexte"/>
            <w:rFonts w:ascii="Times New Roman" w:hAnsi="Times New Roman" w:cs="Times New Roman"/>
            <w:noProof/>
            <w:lang w:val="fr-FR"/>
          </w:rPr>
          <w:t> : suggestion /recommandation</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_Toc239432516 \h </w:instrText>
        </w:r>
        <w:r w:rsidR="00072629" w:rsidRPr="00FC4EA6">
          <w:rPr>
            <w:noProof/>
            <w:webHidden/>
            <w:lang w:val="fr-FR"/>
          </w:rPr>
        </w:r>
        <w:r w:rsidR="00072629" w:rsidRPr="00FC4EA6">
          <w:rPr>
            <w:noProof/>
            <w:webHidden/>
            <w:lang w:val="fr-FR"/>
          </w:rPr>
          <w:fldChar w:fldCharType="separate"/>
        </w:r>
        <w:r w:rsidR="00CE1933">
          <w:rPr>
            <w:noProof/>
            <w:webHidden/>
            <w:lang w:val="fr-FR"/>
          </w:rPr>
          <w:t>60</w:t>
        </w:r>
        <w:r w:rsidR="00072629" w:rsidRPr="00FC4EA6">
          <w:rPr>
            <w:noProof/>
            <w:webHidden/>
            <w:lang w:val="fr-FR"/>
          </w:rPr>
          <w:fldChar w:fldCharType="end"/>
        </w:r>
      </w:hyperlink>
    </w:p>
    <w:p w14:paraId="4A937881" w14:textId="77777777" w:rsidR="00B82C0C" w:rsidRPr="00FC4EA6" w:rsidRDefault="00B82C0C" w:rsidP="00B82C0C">
      <w:pPr>
        <w:rPr>
          <w:lang w:val="fr-FR"/>
        </w:rPr>
      </w:pPr>
    </w:p>
    <w:p w14:paraId="6A3D6974" w14:textId="5AAF0C0B" w:rsidR="00686F21" w:rsidRPr="00FC4EA6" w:rsidRDefault="00072629" w:rsidP="0070361C">
      <w:pPr>
        <w:pStyle w:val="Paragraphedeliste"/>
        <w:ind w:left="0"/>
        <w:jc w:val="center"/>
        <w:outlineLvl w:val="0"/>
        <w:rPr>
          <w:rFonts w:ascii="Times New Roman" w:eastAsiaTheme="majorEastAsia" w:hAnsi="Times New Roman" w:cs="Times New Roman"/>
          <w:b/>
          <w:kern w:val="0"/>
          <w:sz w:val="28"/>
          <w:szCs w:val="28"/>
          <w:lang w:val="fr-FR"/>
        </w:rPr>
      </w:pPr>
      <w:r w:rsidRPr="00FC4EA6">
        <w:rPr>
          <w:rFonts w:ascii="Times New Roman" w:hAnsi="Times New Roman" w:cs="Times New Roman"/>
          <w:b/>
          <w:bCs/>
          <w:kern w:val="0"/>
          <w:sz w:val="28"/>
          <w:szCs w:val="28"/>
          <w:lang w:val="fr-FR"/>
        </w:rPr>
        <w:lastRenderedPageBreak/>
        <w:fldChar w:fldCharType="end"/>
      </w:r>
      <w:bookmarkStart w:id="48" w:name="_Toc239694588"/>
      <w:bookmarkStart w:id="49" w:name="_Toc239694610"/>
      <w:bookmarkEnd w:id="23"/>
      <w:bookmarkEnd w:id="24"/>
      <w:bookmarkEnd w:id="25"/>
      <w:r w:rsidR="004F1B96" w:rsidRPr="00FC4EA6">
        <w:rPr>
          <w:rFonts w:ascii="Times New Roman" w:eastAsiaTheme="majorEastAsia" w:hAnsi="Times New Roman" w:cs="Times New Roman"/>
          <w:b/>
          <w:kern w:val="0"/>
          <w:sz w:val="28"/>
          <w:szCs w:val="28"/>
          <w:lang w:val="fr-FR"/>
        </w:rPr>
        <w:t>LISTE DES FIGURES</w:t>
      </w:r>
      <w:bookmarkEnd w:id="48"/>
      <w:bookmarkEnd w:id="49"/>
    </w:p>
    <w:p w14:paraId="53D055A3" w14:textId="77777777" w:rsidR="00072629" w:rsidRPr="00FC4EA6" w:rsidRDefault="004F1B96" w:rsidP="00C73D34">
      <w:pPr>
        <w:jc w:val="both"/>
        <w:rPr>
          <w:noProof/>
          <w:lang w:val="fr-FR"/>
        </w:rPr>
      </w:pPr>
      <w:r w:rsidRPr="00FC4EA6">
        <w:rPr>
          <w:rFonts w:ascii="Times New Roman" w:eastAsiaTheme="majorEastAsia" w:hAnsi="Times New Roman" w:cs="Times New Roman"/>
          <w:b/>
          <w:kern w:val="0"/>
          <w:sz w:val="28"/>
          <w:szCs w:val="28"/>
          <w:lang w:val="fr-FR"/>
        </w:rPr>
        <w:t xml:space="preserve"> </w:t>
      </w:r>
      <w:r w:rsidR="00072629" w:rsidRPr="00FC4EA6">
        <w:rPr>
          <w:rFonts w:ascii="Times New Roman" w:eastAsiaTheme="majorEastAsia" w:hAnsi="Times New Roman" w:cs="Times New Roman"/>
          <w:b/>
          <w:kern w:val="0"/>
          <w:sz w:val="28"/>
          <w:szCs w:val="28"/>
          <w:lang w:val="fr-FR"/>
        </w:rPr>
        <w:fldChar w:fldCharType="begin"/>
      </w:r>
      <w:r w:rsidR="00072629" w:rsidRPr="00FC4EA6">
        <w:rPr>
          <w:rFonts w:ascii="Times New Roman" w:eastAsiaTheme="majorEastAsia" w:hAnsi="Times New Roman" w:cs="Times New Roman"/>
          <w:b/>
          <w:kern w:val="0"/>
          <w:sz w:val="28"/>
          <w:szCs w:val="28"/>
          <w:lang w:val="fr-FR"/>
        </w:rPr>
        <w:instrText xml:space="preserve"> TOC \h \z \c "Figure" </w:instrText>
      </w:r>
      <w:r w:rsidR="00072629" w:rsidRPr="00FC4EA6">
        <w:rPr>
          <w:rFonts w:ascii="Times New Roman" w:eastAsiaTheme="majorEastAsia" w:hAnsi="Times New Roman" w:cs="Times New Roman"/>
          <w:b/>
          <w:kern w:val="0"/>
          <w:sz w:val="28"/>
          <w:szCs w:val="28"/>
          <w:lang w:val="fr-FR"/>
        </w:rPr>
        <w:fldChar w:fldCharType="separate"/>
      </w:r>
    </w:p>
    <w:p w14:paraId="7A723B28" w14:textId="48BD957C" w:rsidR="00072629" w:rsidRPr="00FC4EA6" w:rsidRDefault="00C15A28" w:rsidP="00C73D34">
      <w:pPr>
        <w:pStyle w:val="Tabledesillustrations"/>
        <w:tabs>
          <w:tab w:val="right" w:leader="dot" w:pos="9062"/>
        </w:tabs>
        <w:jc w:val="both"/>
        <w:rPr>
          <w:rFonts w:asciiTheme="minorHAnsi" w:eastAsiaTheme="minorEastAsia" w:hAnsiTheme="minorHAnsi" w:cstheme="minorBidi"/>
          <w:noProof/>
          <w:kern w:val="0"/>
          <w:lang w:val="fr-FR"/>
        </w:rPr>
      </w:pPr>
      <w:hyperlink w:anchor="_Toc239432530" w:history="1">
        <w:r w:rsidR="00072629" w:rsidRPr="00FC4EA6">
          <w:rPr>
            <w:rStyle w:val="Lienhypertexte"/>
            <w:rFonts w:ascii="Times New Roman" w:hAnsi="Times New Roman" w:cs="Times New Roman"/>
            <w:b/>
            <w:noProof/>
            <w:lang w:val="fr-FR"/>
          </w:rPr>
          <w:t>Figure 1</w:t>
        </w:r>
        <w:r w:rsidR="00072629" w:rsidRPr="00FC4EA6">
          <w:rPr>
            <w:rStyle w:val="Lienhypertexte"/>
            <w:rFonts w:ascii="Times New Roman" w:hAnsi="Times New Roman" w:cs="Times New Roman"/>
            <w:noProof/>
            <w:lang w:val="fr-FR"/>
          </w:rPr>
          <w:t>. Modèle conceptuel des facteurs associés à l'infertilité primaire chez les couples dans les hôpitaux de référence de Ngaoundéré (2026)</w:t>
        </w:r>
        <w:r w:rsidR="00072629" w:rsidRPr="00FC4EA6">
          <w:rPr>
            <w:noProof/>
            <w:webHidden/>
            <w:lang w:val="fr-FR"/>
          </w:rPr>
          <w:tab/>
        </w:r>
        <w:r w:rsidR="00072629" w:rsidRPr="00FC4EA6">
          <w:rPr>
            <w:noProof/>
            <w:webHidden/>
            <w:lang w:val="fr-FR"/>
          </w:rPr>
          <w:fldChar w:fldCharType="begin"/>
        </w:r>
        <w:r w:rsidR="00072629" w:rsidRPr="00FC4EA6">
          <w:rPr>
            <w:noProof/>
            <w:webHidden/>
            <w:lang w:val="fr-FR"/>
          </w:rPr>
          <w:instrText xml:space="preserve"> PAGEREF _Toc239432530 \h </w:instrText>
        </w:r>
        <w:r w:rsidR="00072629" w:rsidRPr="00FC4EA6">
          <w:rPr>
            <w:noProof/>
            <w:webHidden/>
            <w:lang w:val="fr-FR"/>
          </w:rPr>
        </w:r>
        <w:r w:rsidR="00072629" w:rsidRPr="00FC4EA6">
          <w:rPr>
            <w:noProof/>
            <w:webHidden/>
            <w:lang w:val="fr-FR"/>
          </w:rPr>
          <w:fldChar w:fldCharType="separate"/>
        </w:r>
        <w:r w:rsidR="00CE1933">
          <w:rPr>
            <w:noProof/>
            <w:webHidden/>
            <w:lang w:val="fr-FR"/>
          </w:rPr>
          <w:t>14</w:t>
        </w:r>
        <w:r w:rsidR="00072629" w:rsidRPr="00FC4EA6">
          <w:rPr>
            <w:noProof/>
            <w:webHidden/>
            <w:lang w:val="fr-FR"/>
          </w:rPr>
          <w:fldChar w:fldCharType="end"/>
        </w:r>
      </w:hyperlink>
    </w:p>
    <w:p w14:paraId="790204CF" w14:textId="51038804" w:rsidR="004F1B96" w:rsidRPr="00FC4EA6" w:rsidRDefault="00072629" w:rsidP="00C73D34">
      <w:pPr>
        <w:jc w:val="both"/>
        <w:rPr>
          <w:rFonts w:ascii="Times New Roman" w:eastAsiaTheme="majorEastAsia" w:hAnsi="Times New Roman" w:cs="Times New Roman"/>
          <w:b/>
          <w:kern w:val="0"/>
          <w:sz w:val="28"/>
          <w:szCs w:val="28"/>
          <w:lang w:val="fr-FR"/>
        </w:rPr>
      </w:pPr>
      <w:r w:rsidRPr="00FC4EA6">
        <w:rPr>
          <w:rFonts w:ascii="Times New Roman" w:eastAsiaTheme="majorEastAsia" w:hAnsi="Times New Roman" w:cs="Times New Roman"/>
          <w:b/>
          <w:kern w:val="0"/>
          <w:sz w:val="28"/>
          <w:szCs w:val="28"/>
          <w:lang w:val="fr-FR"/>
        </w:rPr>
        <w:fldChar w:fldCharType="end"/>
      </w:r>
    </w:p>
    <w:p w14:paraId="5D7F61B9" w14:textId="77777777" w:rsidR="004F1B96" w:rsidRPr="00FC4EA6" w:rsidRDefault="004F1B96" w:rsidP="00C73D34">
      <w:pPr>
        <w:jc w:val="both"/>
        <w:rPr>
          <w:rFonts w:ascii="Times New Roman" w:eastAsiaTheme="majorEastAsia" w:hAnsi="Times New Roman" w:cs="Times New Roman"/>
          <w:b/>
          <w:kern w:val="0"/>
          <w:sz w:val="28"/>
          <w:szCs w:val="28"/>
          <w:lang w:val="fr-FR"/>
        </w:rPr>
      </w:pPr>
    </w:p>
    <w:p w14:paraId="7AD4DF07" w14:textId="77777777" w:rsidR="004F1B96" w:rsidRPr="00FC4EA6" w:rsidRDefault="004F1B96" w:rsidP="00C73D34">
      <w:pPr>
        <w:jc w:val="both"/>
        <w:rPr>
          <w:rFonts w:ascii="Times New Roman" w:eastAsiaTheme="majorEastAsia" w:hAnsi="Times New Roman" w:cs="Times New Roman"/>
          <w:b/>
          <w:kern w:val="0"/>
          <w:sz w:val="28"/>
          <w:szCs w:val="28"/>
          <w:lang w:val="fr-FR"/>
        </w:rPr>
      </w:pPr>
    </w:p>
    <w:p w14:paraId="537D142A" w14:textId="57CF06CE" w:rsidR="0070361C" w:rsidRPr="00FC4EA6" w:rsidRDefault="0070361C">
      <w:pPr>
        <w:rPr>
          <w:rFonts w:ascii="Times New Roman" w:eastAsiaTheme="majorEastAsia" w:hAnsi="Times New Roman" w:cs="Times New Roman"/>
          <w:b/>
          <w:kern w:val="0"/>
          <w:sz w:val="28"/>
          <w:szCs w:val="28"/>
          <w:lang w:val="fr-FR"/>
        </w:rPr>
      </w:pPr>
      <w:r w:rsidRPr="00FC4EA6">
        <w:rPr>
          <w:rFonts w:ascii="Times New Roman" w:eastAsiaTheme="majorEastAsia" w:hAnsi="Times New Roman" w:cs="Times New Roman"/>
          <w:b/>
          <w:kern w:val="0"/>
          <w:sz w:val="28"/>
          <w:szCs w:val="28"/>
          <w:lang w:val="fr-FR"/>
        </w:rPr>
        <w:br w:type="page"/>
      </w:r>
    </w:p>
    <w:p w14:paraId="3C44F7C2" w14:textId="4B542E8F" w:rsidR="004F1B96" w:rsidRPr="00FC4EA6" w:rsidRDefault="0070361C" w:rsidP="00B82C0C">
      <w:pPr>
        <w:jc w:val="center"/>
        <w:outlineLvl w:val="0"/>
        <w:rPr>
          <w:rFonts w:ascii="Times New Roman" w:eastAsiaTheme="majorEastAsia" w:hAnsi="Times New Roman" w:cs="Times New Roman"/>
          <w:b/>
          <w:kern w:val="0"/>
          <w:sz w:val="28"/>
          <w:szCs w:val="28"/>
          <w:lang w:val="fr-FR"/>
        </w:rPr>
      </w:pPr>
      <w:bookmarkStart w:id="50" w:name="_Toc239694589"/>
      <w:bookmarkStart w:id="51" w:name="_Toc239694611"/>
      <w:r w:rsidRPr="00FC4EA6">
        <w:rPr>
          <w:rFonts w:ascii="Times New Roman" w:eastAsiaTheme="majorEastAsia" w:hAnsi="Times New Roman" w:cs="Times New Roman"/>
          <w:b/>
          <w:kern w:val="0"/>
          <w:sz w:val="28"/>
          <w:szCs w:val="28"/>
          <w:lang w:val="fr-FR"/>
        </w:rPr>
        <w:lastRenderedPageBreak/>
        <w:t>LISTE DES ANNEXES</w:t>
      </w:r>
      <w:bookmarkEnd w:id="50"/>
      <w:bookmarkEnd w:id="51"/>
    </w:p>
    <w:p w14:paraId="007B7C95" w14:textId="77777777" w:rsidR="004F1B96" w:rsidRPr="00FC4EA6" w:rsidRDefault="004F1B96" w:rsidP="00C73D34">
      <w:pPr>
        <w:jc w:val="both"/>
        <w:rPr>
          <w:rFonts w:ascii="Times New Roman" w:eastAsiaTheme="majorEastAsia" w:hAnsi="Times New Roman" w:cs="Times New Roman"/>
          <w:b/>
          <w:kern w:val="0"/>
          <w:sz w:val="28"/>
          <w:szCs w:val="28"/>
          <w:lang w:val="fr-FR"/>
        </w:rPr>
      </w:pPr>
    </w:p>
    <w:p w14:paraId="4DF9AC49" w14:textId="5F726181" w:rsidR="00B82C0C" w:rsidRPr="00FC4EA6" w:rsidRDefault="00B82C0C">
      <w:pPr>
        <w:pStyle w:val="Tabledesillustrations"/>
        <w:tabs>
          <w:tab w:val="right" w:leader="dot" w:pos="9062"/>
        </w:tabs>
        <w:rPr>
          <w:rFonts w:asciiTheme="minorHAnsi" w:eastAsiaTheme="minorEastAsia" w:hAnsiTheme="minorHAnsi" w:cstheme="minorBidi"/>
          <w:noProof/>
          <w:kern w:val="0"/>
          <w:lang w:val="fr-FR"/>
        </w:rPr>
      </w:pPr>
      <w:r w:rsidRPr="00FC4EA6">
        <w:rPr>
          <w:rFonts w:ascii="Times New Roman" w:eastAsiaTheme="majorEastAsia" w:hAnsi="Times New Roman" w:cs="Times New Roman"/>
          <w:b/>
          <w:kern w:val="0"/>
          <w:sz w:val="28"/>
          <w:szCs w:val="28"/>
          <w:lang w:val="fr-FR"/>
        </w:rPr>
        <w:fldChar w:fldCharType="begin"/>
      </w:r>
      <w:r w:rsidRPr="00FC4EA6">
        <w:rPr>
          <w:rFonts w:ascii="Times New Roman" w:eastAsiaTheme="majorEastAsia" w:hAnsi="Times New Roman" w:cs="Times New Roman"/>
          <w:b/>
          <w:kern w:val="0"/>
          <w:sz w:val="28"/>
          <w:szCs w:val="28"/>
          <w:lang w:val="fr-FR"/>
        </w:rPr>
        <w:instrText xml:space="preserve"> TOC \h \z \c "Équation" </w:instrText>
      </w:r>
      <w:r w:rsidRPr="00FC4EA6">
        <w:rPr>
          <w:rFonts w:ascii="Times New Roman" w:eastAsiaTheme="majorEastAsia" w:hAnsi="Times New Roman" w:cs="Times New Roman"/>
          <w:b/>
          <w:kern w:val="0"/>
          <w:sz w:val="28"/>
          <w:szCs w:val="28"/>
          <w:lang w:val="fr-FR"/>
        </w:rPr>
        <w:fldChar w:fldCharType="separate"/>
      </w:r>
      <w:hyperlink w:anchor="_Toc239682477" w:history="1">
        <w:r w:rsidRPr="00FC4EA6">
          <w:rPr>
            <w:rStyle w:val="Lienhypertexte"/>
            <w:rFonts w:ascii="Times New Roman" w:hAnsi="Times New Roman" w:cs="Times New Roman"/>
            <w:b/>
            <w:noProof/>
            <w:lang w:val="fr-FR"/>
          </w:rPr>
          <w:t>Annexe 1: autorisation par le délégué régionales</w:t>
        </w:r>
        <w:r w:rsidRPr="00FC4EA6">
          <w:rPr>
            <w:noProof/>
            <w:webHidden/>
            <w:lang w:val="fr-FR"/>
          </w:rPr>
          <w:tab/>
        </w:r>
        <w:r w:rsidRPr="00FC4EA6">
          <w:rPr>
            <w:noProof/>
            <w:webHidden/>
            <w:lang w:val="fr-FR"/>
          </w:rPr>
          <w:fldChar w:fldCharType="begin"/>
        </w:r>
        <w:r w:rsidRPr="00FC4EA6">
          <w:rPr>
            <w:noProof/>
            <w:webHidden/>
            <w:lang w:val="fr-FR"/>
          </w:rPr>
          <w:instrText xml:space="preserve"> PAGEREF _Toc239682477 \h </w:instrText>
        </w:r>
        <w:r w:rsidRPr="00FC4EA6">
          <w:rPr>
            <w:noProof/>
            <w:webHidden/>
            <w:lang w:val="fr-FR"/>
          </w:rPr>
        </w:r>
        <w:r w:rsidRPr="00FC4EA6">
          <w:rPr>
            <w:noProof/>
            <w:webHidden/>
            <w:lang w:val="fr-FR"/>
          </w:rPr>
          <w:fldChar w:fldCharType="separate"/>
        </w:r>
        <w:r w:rsidR="00CE1933">
          <w:rPr>
            <w:noProof/>
            <w:webHidden/>
            <w:lang w:val="fr-FR"/>
          </w:rPr>
          <w:t>68</w:t>
        </w:r>
        <w:r w:rsidRPr="00FC4EA6">
          <w:rPr>
            <w:noProof/>
            <w:webHidden/>
            <w:lang w:val="fr-FR"/>
          </w:rPr>
          <w:fldChar w:fldCharType="end"/>
        </w:r>
      </w:hyperlink>
    </w:p>
    <w:p w14:paraId="7E533EB6" w14:textId="01D4DF00" w:rsidR="00B82C0C" w:rsidRPr="00FC4EA6" w:rsidRDefault="00C15A28">
      <w:pPr>
        <w:pStyle w:val="Tabledesillustrations"/>
        <w:tabs>
          <w:tab w:val="right" w:leader="dot" w:pos="9062"/>
        </w:tabs>
        <w:rPr>
          <w:rFonts w:asciiTheme="minorHAnsi" w:eastAsiaTheme="minorEastAsia" w:hAnsiTheme="minorHAnsi" w:cstheme="minorBidi"/>
          <w:noProof/>
          <w:kern w:val="0"/>
          <w:lang w:val="fr-FR"/>
        </w:rPr>
      </w:pPr>
      <w:hyperlink w:anchor="_Toc239682478" w:history="1">
        <w:r w:rsidR="00B82C0C" w:rsidRPr="00FC4EA6">
          <w:rPr>
            <w:rStyle w:val="Lienhypertexte"/>
            <w:rFonts w:ascii="Times New Roman" w:hAnsi="Times New Roman" w:cs="Times New Roman"/>
            <w:noProof/>
            <w:lang w:val="fr-FR"/>
          </w:rPr>
          <w:t>Annexes 2 :autorisation de recherche par le directeur d’ISSTMADD</w:t>
        </w:r>
        <w:r w:rsidR="00B82C0C" w:rsidRPr="00FC4EA6">
          <w:rPr>
            <w:noProof/>
            <w:webHidden/>
            <w:lang w:val="fr-FR"/>
          </w:rPr>
          <w:tab/>
        </w:r>
        <w:r w:rsidR="00B82C0C" w:rsidRPr="00FC4EA6">
          <w:rPr>
            <w:noProof/>
            <w:webHidden/>
            <w:lang w:val="fr-FR"/>
          </w:rPr>
          <w:fldChar w:fldCharType="begin"/>
        </w:r>
        <w:r w:rsidR="00B82C0C" w:rsidRPr="00FC4EA6">
          <w:rPr>
            <w:noProof/>
            <w:webHidden/>
            <w:lang w:val="fr-FR"/>
          </w:rPr>
          <w:instrText xml:space="preserve"> PAGEREF _Toc239682478 \h </w:instrText>
        </w:r>
        <w:r w:rsidR="00B82C0C" w:rsidRPr="00FC4EA6">
          <w:rPr>
            <w:noProof/>
            <w:webHidden/>
            <w:lang w:val="fr-FR"/>
          </w:rPr>
        </w:r>
        <w:r w:rsidR="00B82C0C" w:rsidRPr="00FC4EA6">
          <w:rPr>
            <w:noProof/>
            <w:webHidden/>
            <w:lang w:val="fr-FR"/>
          </w:rPr>
          <w:fldChar w:fldCharType="separate"/>
        </w:r>
        <w:r w:rsidR="00CE1933">
          <w:rPr>
            <w:noProof/>
            <w:webHidden/>
            <w:lang w:val="fr-FR"/>
          </w:rPr>
          <w:t>69</w:t>
        </w:r>
        <w:r w:rsidR="00B82C0C" w:rsidRPr="00FC4EA6">
          <w:rPr>
            <w:noProof/>
            <w:webHidden/>
            <w:lang w:val="fr-FR"/>
          </w:rPr>
          <w:fldChar w:fldCharType="end"/>
        </w:r>
      </w:hyperlink>
    </w:p>
    <w:p w14:paraId="5A99D649" w14:textId="4C5349A4" w:rsidR="00B82C0C" w:rsidRPr="00FC4EA6" w:rsidRDefault="00C15A28">
      <w:pPr>
        <w:pStyle w:val="Tabledesillustrations"/>
        <w:tabs>
          <w:tab w:val="right" w:leader="dot" w:pos="9062"/>
        </w:tabs>
        <w:rPr>
          <w:rFonts w:asciiTheme="minorHAnsi" w:eastAsiaTheme="minorEastAsia" w:hAnsiTheme="minorHAnsi" w:cstheme="minorBidi"/>
          <w:noProof/>
          <w:kern w:val="0"/>
          <w:lang w:val="fr-FR"/>
        </w:rPr>
      </w:pPr>
      <w:hyperlink w:anchor="_Toc239682479" w:history="1">
        <w:r w:rsidR="00B82C0C" w:rsidRPr="00FC4EA6">
          <w:rPr>
            <w:rStyle w:val="Lienhypertexte"/>
            <w:rFonts w:ascii="Times New Roman" w:hAnsi="Times New Roman" w:cs="Times New Roman"/>
            <w:noProof/>
            <w:lang w:val="fr-FR"/>
          </w:rPr>
          <w:t>Annexe 3 : autorisation recherche par le CHR</w:t>
        </w:r>
        <w:r w:rsidR="00B82C0C" w:rsidRPr="00FC4EA6">
          <w:rPr>
            <w:noProof/>
            <w:webHidden/>
            <w:lang w:val="fr-FR"/>
          </w:rPr>
          <w:tab/>
        </w:r>
        <w:r w:rsidR="00B82C0C" w:rsidRPr="00FC4EA6">
          <w:rPr>
            <w:noProof/>
            <w:webHidden/>
            <w:lang w:val="fr-FR"/>
          </w:rPr>
          <w:fldChar w:fldCharType="begin"/>
        </w:r>
        <w:r w:rsidR="00B82C0C" w:rsidRPr="00FC4EA6">
          <w:rPr>
            <w:noProof/>
            <w:webHidden/>
            <w:lang w:val="fr-FR"/>
          </w:rPr>
          <w:instrText xml:space="preserve"> PAGEREF _Toc239682479 \h </w:instrText>
        </w:r>
        <w:r w:rsidR="00B82C0C" w:rsidRPr="00FC4EA6">
          <w:rPr>
            <w:noProof/>
            <w:webHidden/>
            <w:lang w:val="fr-FR"/>
          </w:rPr>
        </w:r>
        <w:r w:rsidR="00B82C0C" w:rsidRPr="00FC4EA6">
          <w:rPr>
            <w:noProof/>
            <w:webHidden/>
            <w:lang w:val="fr-FR"/>
          </w:rPr>
          <w:fldChar w:fldCharType="separate"/>
        </w:r>
        <w:r w:rsidR="00CE1933">
          <w:rPr>
            <w:noProof/>
            <w:webHidden/>
            <w:lang w:val="fr-FR"/>
          </w:rPr>
          <w:t>70</w:t>
        </w:r>
        <w:r w:rsidR="00B82C0C" w:rsidRPr="00FC4EA6">
          <w:rPr>
            <w:noProof/>
            <w:webHidden/>
            <w:lang w:val="fr-FR"/>
          </w:rPr>
          <w:fldChar w:fldCharType="end"/>
        </w:r>
      </w:hyperlink>
    </w:p>
    <w:p w14:paraId="5ABE8642" w14:textId="653E5AC9" w:rsidR="00B82C0C" w:rsidRPr="00FC4EA6" w:rsidRDefault="00C15A28">
      <w:pPr>
        <w:pStyle w:val="Tabledesillustrations"/>
        <w:tabs>
          <w:tab w:val="right" w:leader="dot" w:pos="9062"/>
        </w:tabs>
        <w:rPr>
          <w:rFonts w:asciiTheme="minorHAnsi" w:eastAsiaTheme="minorEastAsia" w:hAnsiTheme="minorHAnsi" w:cstheme="minorBidi"/>
          <w:noProof/>
          <w:kern w:val="0"/>
          <w:lang w:val="fr-FR"/>
        </w:rPr>
      </w:pPr>
      <w:hyperlink r:id="rId20" w:anchor="_Toc239682480" w:history="1">
        <w:r w:rsidR="00B82C0C" w:rsidRPr="00FC4EA6">
          <w:rPr>
            <w:rStyle w:val="Lienhypertexte"/>
            <w:rFonts w:ascii="Times New Roman" w:hAnsi="Times New Roman" w:cs="Times New Roman"/>
            <w:noProof/>
            <w:lang w:val="fr-FR"/>
          </w:rPr>
          <w:t>Annexes  4:Questionnaire</w:t>
        </w:r>
        <w:r w:rsidR="00B82C0C" w:rsidRPr="00FC4EA6">
          <w:rPr>
            <w:noProof/>
            <w:webHidden/>
            <w:lang w:val="fr-FR"/>
          </w:rPr>
          <w:tab/>
        </w:r>
        <w:r w:rsidR="00B82C0C" w:rsidRPr="00FC4EA6">
          <w:rPr>
            <w:noProof/>
            <w:webHidden/>
            <w:lang w:val="fr-FR"/>
          </w:rPr>
          <w:fldChar w:fldCharType="begin"/>
        </w:r>
        <w:r w:rsidR="00B82C0C" w:rsidRPr="00FC4EA6">
          <w:rPr>
            <w:noProof/>
            <w:webHidden/>
            <w:lang w:val="fr-FR"/>
          </w:rPr>
          <w:instrText xml:space="preserve"> PAGEREF _Toc239682480 \h </w:instrText>
        </w:r>
        <w:r w:rsidR="00B82C0C" w:rsidRPr="00FC4EA6">
          <w:rPr>
            <w:noProof/>
            <w:webHidden/>
            <w:lang w:val="fr-FR"/>
          </w:rPr>
        </w:r>
        <w:r w:rsidR="00B82C0C" w:rsidRPr="00FC4EA6">
          <w:rPr>
            <w:noProof/>
            <w:webHidden/>
            <w:lang w:val="fr-FR"/>
          </w:rPr>
          <w:fldChar w:fldCharType="separate"/>
        </w:r>
        <w:r w:rsidR="00CE1933">
          <w:rPr>
            <w:noProof/>
            <w:webHidden/>
            <w:lang w:val="fr-FR"/>
          </w:rPr>
          <w:t>71</w:t>
        </w:r>
        <w:r w:rsidR="00B82C0C" w:rsidRPr="00FC4EA6">
          <w:rPr>
            <w:noProof/>
            <w:webHidden/>
            <w:lang w:val="fr-FR"/>
          </w:rPr>
          <w:fldChar w:fldCharType="end"/>
        </w:r>
      </w:hyperlink>
    </w:p>
    <w:p w14:paraId="1C671422" w14:textId="15ADDC70" w:rsidR="004F1B96" w:rsidRPr="00FC4EA6" w:rsidRDefault="00B82C0C" w:rsidP="00C73D34">
      <w:pPr>
        <w:jc w:val="both"/>
        <w:rPr>
          <w:rFonts w:ascii="Times New Roman" w:eastAsiaTheme="majorEastAsia" w:hAnsi="Times New Roman" w:cs="Times New Roman"/>
          <w:b/>
          <w:kern w:val="0"/>
          <w:sz w:val="28"/>
          <w:szCs w:val="28"/>
          <w:lang w:val="fr-FR"/>
        </w:rPr>
      </w:pPr>
      <w:r w:rsidRPr="00FC4EA6">
        <w:rPr>
          <w:rFonts w:ascii="Times New Roman" w:eastAsiaTheme="majorEastAsia" w:hAnsi="Times New Roman" w:cs="Times New Roman"/>
          <w:b/>
          <w:kern w:val="0"/>
          <w:sz w:val="28"/>
          <w:szCs w:val="28"/>
          <w:lang w:val="fr-FR"/>
        </w:rPr>
        <w:fldChar w:fldCharType="end"/>
      </w:r>
    </w:p>
    <w:p w14:paraId="397C1214" w14:textId="77777777" w:rsidR="004F1B96" w:rsidRPr="00FC4EA6" w:rsidRDefault="004F1B96" w:rsidP="00C73D34">
      <w:pPr>
        <w:jc w:val="both"/>
        <w:rPr>
          <w:rFonts w:ascii="Times New Roman" w:eastAsiaTheme="majorEastAsia" w:hAnsi="Times New Roman" w:cs="Times New Roman"/>
          <w:b/>
          <w:kern w:val="0"/>
          <w:sz w:val="28"/>
          <w:szCs w:val="28"/>
          <w:lang w:val="fr-FR"/>
        </w:rPr>
      </w:pPr>
    </w:p>
    <w:p w14:paraId="67CE514F" w14:textId="77777777" w:rsidR="004F1B96" w:rsidRPr="00FC4EA6" w:rsidRDefault="004F1B96" w:rsidP="00C73D34">
      <w:pPr>
        <w:jc w:val="both"/>
        <w:rPr>
          <w:rFonts w:ascii="Times New Roman" w:eastAsiaTheme="majorEastAsia" w:hAnsi="Times New Roman" w:cs="Times New Roman"/>
          <w:b/>
          <w:kern w:val="0"/>
          <w:sz w:val="28"/>
          <w:szCs w:val="28"/>
          <w:lang w:val="fr-FR"/>
        </w:rPr>
      </w:pPr>
    </w:p>
    <w:p w14:paraId="71122328" w14:textId="77777777" w:rsidR="004F1B96" w:rsidRPr="00FC4EA6" w:rsidRDefault="004F1B96" w:rsidP="00C73D34">
      <w:pPr>
        <w:jc w:val="both"/>
        <w:rPr>
          <w:rFonts w:ascii="Times New Roman" w:eastAsiaTheme="majorEastAsia" w:hAnsi="Times New Roman" w:cs="Times New Roman"/>
          <w:b/>
          <w:kern w:val="0"/>
          <w:sz w:val="28"/>
          <w:szCs w:val="28"/>
          <w:lang w:val="fr-FR"/>
        </w:rPr>
      </w:pPr>
    </w:p>
    <w:p w14:paraId="6CC496A0" w14:textId="77777777" w:rsidR="00C06571" w:rsidRPr="00FC4EA6" w:rsidRDefault="00C06571" w:rsidP="00C73D34">
      <w:pPr>
        <w:jc w:val="both"/>
        <w:rPr>
          <w:rFonts w:ascii="Times New Roman" w:hAnsi="Times New Roman" w:cs="Times New Roman"/>
          <w:bCs/>
          <w:color w:val="000000"/>
          <w:kern w:val="0"/>
          <w:sz w:val="28"/>
          <w:szCs w:val="28"/>
          <w:lang w:val="fr-FR"/>
        </w:rPr>
      </w:pPr>
      <w:bookmarkStart w:id="52" w:name="_Toc173225266"/>
      <w:bookmarkStart w:id="53" w:name="_Toc176277351"/>
      <w:bookmarkStart w:id="54" w:name="_Toc176323469"/>
    </w:p>
    <w:p w14:paraId="2C0C71E0" w14:textId="77777777" w:rsidR="00C06571" w:rsidRPr="00FC4EA6" w:rsidRDefault="00C06571" w:rsidP="00C73D34">
      <w:pPr>
        <w:jc w:val="both"/>
        <w:rPr>
          <w:rFonts w:ascii="Times New Roman" w:hAnsi="Times New Roman" w:cs="Times New Roman"/>
          <w:bCs/>
          <w:color w:val="000000"/>
          <w:kern w:val="0"/>
          <w:sz w:val="28"/>
          <w:szCs w:val="28"/>
          <w:lang w:val="fr-FR"/>
        </w:rPr>
      </w:pPr>
    </w:p>
    <w:p w14:paraId="1B0E9B2E" w14:textId="77777777" w:rsidR="00C06571" w:rsidRPr="00FC4EA6" w:rsidRDefault="00C06571" w:rsidP="00C73D34">
      <w:pPr>
        <w:jc w:val="both"/>
        <w:rPr>
          <w:rFonts w:ascii="Times New Roman" w:hAnsi="Times New Roman" w:cs="Times New Roman"/>
          <w:bCs/>
          <w:color w:val="000000"/>
          <w:kern w:val="0"/>
          <w:sz w:val="28"/>
          <w:szCs w:val="28"/>
          <w:lang w:val="fr-FR"/>
        </w:rPr>
      </w:pPr>
    </w:p>
    <w:p w14:paraId="0DE1443F" w14:textId="77777777" w:rsidR="00C06571" w:rsidRPr="00FC4EA6" w:rsidRDefault="00C06571" w:rsidP="00C73D34">
      <w:pPr>
        <w:jc w:val="both"/>
        <w:rPr>
          <w:rFonts w:ascii="Times New Roman" w:hAnsi="Times New Roman" w:cs="Times New Roman"/>
          <w:bCs/>
          <w:color w:val="000000"/>
          <w:kern w:val="0"/>
          <w:sz w:val="28"/>
          <w:szCs w:val="28"/>
          <w:lang w:val="fr-FR"/>
        </w:rPr>
      </w:pPr>
    </w:p>
    <w:p w14:paraId="3B310970" w14:textId="77777777" w:rsidR="00C06571" w:rsidRPr="00FC4EA6" w:rsidRDefault="00C06571" w:rsidP="00C73D34">
      <w:pPr>
        <w:jc w:val="both"/>
        <w:rPr>
          <w:rFonts w:ascii="Times New Roman" w:hAnsi="Times New Roman" w:cs="Times New Roman"/>
          <w:bCs/>
          <w:color w:val="000000"/>
          <w:kern w:val="0"/>
          <w:sz w:val="28"/>
          <w:szCs w:val="28"/>
          <w:lang w:val="fr-FR"/>
        </w:rPr>
      </w:pPr>
    </w:p>
    <w:p w14:paraId="12CC5452" w14:textId="77777777" w:rsidR="00C06571" w:rsidRPr="00FC4EA6" w:rsidRDefault="00C06571" w:rsidP="00C73D34">
      <w:pPr>
        <w:jc w:val="both"/>
        <w:rPr>
          <w:rFonts w:ascii="Times New Roman" w:hAnsi="Times New Roman" w:cs="Times New Roman"/>
          <w:bCs/>
          <w:color w:val="000000"/>
          <w:kern w:val="0"/>
          <w:sz w:val="28"/>
          <w:szCs w:val="28"/>
          <w:lang w:val="fr-FR"/>
        </w:rPr>
      </w:pPr>
    </w:p>
    <w:p w14:paraId="77F7C76E" w14:textId="77777777" w:rsidR="00C06571" w:rsidRPr="00FC4EA6" w:rsidRDefault="00C06571" w:rsidP="00C73D34">
      <w:pPr>
        <w:jc w:val="both"/>
        <w:rPr>
          <w:rFonts w:ascii="Times New Roman" w:hAnsi="Times New Roman" w:cs="Times New Roman"/>
          <w:bCs/>
          <w:color w:val="000000"/>
          <w:kern w:val="0"/>
          <w:sz w:val="28"/>
          <w:szCs w:val="28"/>
          <w:lang w:val="fr-FR"/>
        </w:rPr>
      </w:pPr>
    </w:p>
    <w:p w14:paraId="359FEEE4" w14:textId="77777777" w:rsidR="00C06571" w:rsidRPr="00FC4EA6" w:rsidRDefault="00C06571" w:rsidP="00C73D34">
      <w:pPr>
        <w:jc w:val="both"/>
        <w:rPr>
          <w:rFonts w:ascii="Times New Roman" w:hAnsi="Times New Roman" w:cs="Times New Roman"/>
          <w:bCs/>
          <w:color w:val="000000"/>
          <w:kern w:val="0"/>
          <w:sz w:val="28"/>
          <w:szCs w:val="28"/>
          <w:lang w:val="fr-FR"/>
        </w:rPr>
      </w:pPr>
    </w:p>
    <w:p w14:paraId="5AB5BF90" w14:textId="636BC3CF" w:rsidR="0070361C" w:rsidRPr="00FC4EA6" w:rsidRDefault="0070361C">
      <w:pPr>
        <w:rPr>
          <w:rFonts w:ascii="Times New Roman" w:hAnsi="Times New Roman" w:cs="Times New Roman"/>
          <w:bCs/>
          <w:color w:val="000000"/>
          <w:kern w:val="0"/>
          <w:sz w:val="28"/>
          <w:szCs w:val="28"/>
          <w:lang w:val="fr-FR"/>
        </w:rPr>
      </w:pPr>
      <w:r w:rsidRPr="00FC4EA6">
        <w:rPr>
          <w:rFonts w:ascii="Times New Roman" w:hAnsi="Times New Roman" w:cs="Times New Roman"/>
          <w:bCs/>
          <w:color w:val="000000"/>
          <w:kern w:val="0"/>
          <w:sz w:val="28"/>
          <w:szCs w:val="28"/>
          <w:lang w:val="fr-FR"/>
        </w:rPr>
        <w:br w:type="page"/>
      </w:r>
    </w:p>
    <w:p w14:paraId="316D2949" w14:textId="50640ABA" w:rsidR="00FE75F0" w:rsidRPr="00FC4EA6" w:rsidRDefault="00FE75F0" w:rsidP="0070361C">
      <w:pPr>
        <w:jc w:val="center"/>
        <w:outlineLvl w:val="0"/>
        <w:rPr>
          <w:rFonts w:ascii="Times New Roman" w:hAnsi="Times New Roman" w:cs="Times New Roman"/>
          <w:b/>
          <w:bCs/>
          <w:color w:val="000000"/>
          <w:kern w:val="0"/>
          <w:sz w:val="28"/>
          <w:szCs w:val="28"/>
          <w:lang w:val="fr-FR"/>
        </w:rPr>
      </w:pPr>
      <w:bookmarkStart w:id="55" w:name="_Toc239694590"/>
      <w:bookmarkStart w:id="56" w:name="_Toc239694612"/>
      <w:r w:rsidRPr="00FC4EA6">
        <w:rPr>
          <w:rFonts w:ascii="Times New Roman" w:hAnsi="Times New Roman" w:cs="Times New Roman"/>
          <w:b/>
          <w:sz w:val="24"/>
          <w:szCs w:val="24"/>
          <w:lang w:val="fr-FR"/>
        </w:rPr>
        <w:lastRenderedPageBreak/>
        <w:t>RESUME</w:t>
      </w:r>
      <w:bookmarkEnd w:id="55"/>
      <w:bookmarkEnd w:id="56"/>
    </w:p>
    <w:p w14:paraId="3966C5F7" w14:textId="6153F495" w:rsidR="00FE75F0" w:rsidRPr="00FC4EA6" w:rsidRDefault="00FE75F0" w:rsidP="0070361C">
      <w:pPr>
        <w:spacing w:after="0"/>
        <w:ind w:firstLine="567"/>
        <w:jc w:val="both"/>
        <w:rPr>
          <w:rFonts w:ascii="Times New Roman" w:hAnsi="Times New Roman" w:cs="Times New Roman"/>
          <w:b/>
          <w:sz w:val="24"/>
          <w:szCs w:val="24"/>
          <w:lang w:val="fr-FR"/>
        </w:rPr>
      </w:pPr>
      <w:r w:rsidRPr="00FC4EA6">
        <w:rPr>
          <w:rFonts w:ascii="Times New Roman" w:hAnsi="Times New Roman" w:cs="Times New Roman"/>
          <w:sz w:val="24"/>
          <w:szCs w:val="24"/>
          <w:lang w:val="fr-FR"/>
        </w:rPr>
        <w:t>L’infertilité primaire est définie comme l’incapacité d’obtenir une grossesse chez une personne n’ayant jamais conçu auparavant. L’OMS précise qu’il s’agit d’une affection du système reproducteur caractérisée par l’échec à obtenir une grossesse après 12 m</w:t>
      </w:r>
      <w:r w:rsidR="00CD45ED" w:rsidRPr="00FC4EA6">
        <w:rPr>
          <w:rFonts w:ascii="Times New Roman" w:hAnsi="Times New Roman" w:cs="Times New Roman"/>
          <w:sz w:val="24"/>
          <w:szCs w:val="24"/>
          <w:lang w:val="fr-FR"/>
        </w:rPr>
        <w:t>ois ou plus de rapports sexuels</w:t>
      </w:r>
      <w:r w:rsidRPr="00FC4EA6">
        <w:rPr>
          <w:rFonts w:ascii="Times New Roman" w:hAnsi="Times New Roman" w:cs="Times New Roman"/>
          <w:sz w:val="24"/>
          <w:szCs w:val="24"/>
          <w:lang w:val="fr-FR"/>
        </w:rPr>
        <w:t xml:space="preserve"> réguliers non protégés. L’infertilité primaire est un problème majeur de santé </w:t>
      </w:r>
      <w:r w:rsidR="0070361C" w:rsidRPr="00FC4EA6">
        <w:rPr>
          <w:rFonts w:ascii="Times New Roman" w:hAnsi="Times New Roman" w:cs="Times New Roman"/>
          <w:sz w:val="24"/>
          <w:szCs w:val="24"/>
          <w:lang w:val="fr-FR"/>
        </w:rPr>
        <w:t>publique en</w:t>
      </w:r>
      <w:r w:rsidRPr="00FC4EA6">
        <w:rPr>
          <w:rFonts w:ascii="Times New Roman" w:hAnsi="Times New Roman" w:cs="Times New Roman"/>
          <w:sz w:val="24"/>
          <w:szCs w:val="24"/>
          <w:lang w:val="fr-FR"/>
        </w:rPr>
        <w:t xml:space="preserve"> Afrique subsaharienne, touchant 15 à 30% des couples en âge de procréer. Contrairement aux pays occidentaux </w:t>
      </w:r>
      <w:r w:rsidR="00CD6BBD">
        <w:rPr>
          <w:rFonts w:ascii="Times New Roman" w:hAnsi="Times New Roman" w:cs="Times New Roman"/>
          <w:sz w:val="24"/>
          <w:szCs w:val="24"/>
          <w:lang w:val="fr-FR"/>
        </w:rPr>
        <w:t xml:space="preserve">ou </w:t>
      </w:r>
      <w:r w:rsidR="00CD6BBD" w:rsidRPr="00FC4EA6">
        <w:rPr>
          <w:rFonts w:ascii="Times New Roman" w:hAnsi="Times New Roman" w:cs="Times New Roman"/>
          <w:sz w:val="24"/>
          <w:szCs w:val="24"/>
          <w:lang w:val="fr-FR"/>
        </w:rPr>
        <w:t>les</w:t>
      </w:r>
      <w:r w:rsidRPr="00FC4EA6">
        <w:rPr>
          <w:rFonts w:ascii="Times New Roman" w:hAnsi="Times New Roman" w:cs="Times New Roman"/>
          <w:sz w:val="24"/>
          <w:szCs w:val="24"/>
          <w:lang w:val="fr-FR"/>
        </w:rPr>
        <w:t xml:space="preserve"> causes sont souvent liées à l’âge ou à des facteurs endocriniens, l’infertilité en </w:t>
      </w:r>
      <w:r w:rsidR="000E40F1" w:rsidRPr="00FC4EA6">
        <w:rPr>
          <w:rFonts w:ascii="Times New Roman" w:hAnsi="Times New Roman" w:cs="Times New Roman"/>
          <w:sz w:val="24"/>
          <w:szCs w:val="24"/>
          <w:lang w:val="fr-FR"/>
        </w:rPr>
        <w:t>Afrique est</w:t>
      </w:r>
      <w:r w:rsidR="00801712" w:rsidRPr="00FC4EA6">
        <w:rPr>
          <w:rFonts w:ascii="Times New Roman" w:hAnsi="Times New Roman" w:cs="Times New Roman"/>
          <w:sz w:val="24"/>
          <w:szCs w:val="24"/>
          <w:lang w:val="fr-FR"/>
        </w:rPr>
        <w:t xml:space="preserve"> dominée par les séquelles infect</w:t>
      </w:r>
      <w:r w:rsidRPr="00FC4EA6">
        <w:rPr>
          <w:rFonts w:ascii="Times New Roman" w:hAnsi="Times New Roman" w:cs="Times New Roman"/>
          <w:sz w:val="24"/>
          <w:szCs w:val="24"/>
          <w:lang w:val="fr-FR"/>
        </w:rPr>
        <w:t xml:space="preserve">ieuses : IST non traitées et </w:t>
      </w:r>
      <w:r w:rsidR="00801712" w:rsidRPr="00FC4EA6">
        <w:rPr>
          <w:rFonts w:ascii="Times New Roman" w:hAnsi="Times New Roman" w:cs="Times New Roman"/>
          <w:sz w:val="24"/>
          <w:szCs w:val="24"/>
          <w:lang w:val="fr-FR"/>
        </w:rPr>
        <w:t>les complications obstétricales</w:t>
      </w:r>
      <w:r w:rsidRPr="00FC4EA6">
        <w:rPr>
          <w:rFonts w:ascii="Times New Roman" w:hAnsi="Times New Roman" w:cs="Times New Roman"/>
          <w:sz w:val="24"/>
          <w:szCs w:val="24"/>
          <w:lang w:val="fr-FR"/>
        </w:rPr>
        <w:t>. N</w:t>
      </w:r>
      <w:r w:rsidR="00B429FA" w:rsidRPr="00FC4EA6">
        <w:rPr>
          <w:rFonts w:ascii="Times New Roman" w:hAnsi="Times New Roman" w:cs="Times New Roman"/>
          <w:sz w:val="24"/>
          <w:szCs w:val="24"/>
          <w:lang w:val="fr-FR"/>
        </w:rPr>
        <w:t>otre objectif était d’étudier</w:t>
      </w:r>
      <w:r w:rsidRPr="00FC4EA6">
        <w:rPr>
          <w:rFonts w:ascii="Times New Roman" w:hAnsi="Times New Roman" w:cs="Times New Roman"/>
          <w:sz w:val="24"/>
          <w:szCs w:val="24"/>
          <w:lang w:val="fr-FR"/>
        </w:rPr>
        <w:t xml:space="preserve"> les facteurs associés à l’infertilité primaire chez les couples consultant dans trois hôpitaux de référence de la ville de Ngaoundéré en 2026. I</w:t>
      </w:r>
      <w:r w:rsidR="00B429FA" w:rsidRPr="00FC4EA6">
        <w:rPr>
          <w:rFonts w:ascii="Times New Roman" w:hAnsi="Times New Roman" w:cs="Times New Roman"/>
          <w:sz w:val="24"/>
          <w:szCs w:val="24"/>
          <w:lang w:val="fr-FR"/>
        </w:rPr>
        <w:t>l s’agissait</w:t>
      </w:r>
      <w:r w:rsidRPr="00FC4EA6">
        <w:rPr>
          <w:rFonts w:ascii="Times New Roman" w:hAnsi="Times New Roman" w:cs="Times New Roman"/>
          <w:sz w:val="24"/>
          <w:szCs w:val="24"/>
          <w:lang w:val="fr-FR"/>
        </w:rPr>
        <w:t xml:space="preserve"> d’une </w:t>
      </w:r>
      <w:r w:rsidR="0070361C" w:rsidRPr="00FC4EA6">
        <w:rPr>
          <w:rFonts w:ascii="Times New Roman" w:hAnsi="Times New Roman" w:cs="Times New Roman"/>
          <w:sz w:val="24"/>
          <w:szCs w:val="24"/>
          <w:lang w:val="fr-FR"/>
        </w:rPr>
        <w:t>étude transversale</w:t>
      </w:r>
      <w:r w:rsidRPr="00FC4EA6">
        <w:rPr>
          <w:rFonts w:ascii="Times New Roman" w:hAnsi="Times New Roman" w:cs="Times New Roman"/>
          <w:sz w:val="24"/>
          <w:szCs w:val="24"/>
          <w:lang w:val="fr-FR"/>
        </w:rPr>
        <w:t xml:space="preserve"> analytique à visée descriptive et étiologique, avec collecte prospective menée auprès de 61 </w:t>
      </w:r>
      <w:r w:rsidR="0070361C" w:rsidRPr="00FC4EA6">
        <w:rPr>
          <w:rFonts w:ascii="Times New Roman" w:hAnsi="Times New Roman" w:cs="Times New Roman"/>
          <w:sz w:val="24"/>
          <w:szCs w:val="24"/>
          <w:lang w:val="fr-FR"/>
        </w:rPr>
        <w:t>couples consultant</w:t>
      </w:r>
      <w:r w:rsidRPr="00FC4EA6">
        <w:rPr>
          <w:rFonts w:ascii="Times New Roman" w:hAnsi="Times New Roman" w:cs="Times New Roman"/>
          <w:sz w:val="24"/>
          <w:szCs w:val="24"/>
          <w:lang w:val="fr-FR"/>
        </w:rPr>
        <w:t xml:space="preserve"> pour infertilité primaire dan</w:t>
      </w:r>
      <w:r w:rsidR="00CD45ED" w:rsidRPr="00FC4EA6">
        <w:rPr>
          <w:rFonts w:ascii="Times New Roman" w:hAnsi="Times New Roman" w:cs="Times New Roman"/>
          <w:sz w:val="24"/>
          <w:szCs w:val="24"/>
          <w:lang w:val="fr-FR"/>
        </w:rPr>
        <w:t>s</w:t>
      </w:r>
      <w:r w:rsidRPr="00FC4EA6">
        <w:rPr>
          <w:rFonts w:ascii="Times New Roman" w:hAnsi="Times New Roman" w:cs="Times New Roman"/>
          <w:sz w:val="24"/>
          <w:szCs w:val="24"/>
          <w:lang w:val="fr-FR"/>
        </w:rPr>
        <w:t xml:space="preserve"> trois hôpitaux de la ville. Le recrutement s’est fait par échantillonnage non probabiliste</w:t>
      </w:r>
      <w:r w:rsidR="007C1CA8" w:rsidRPr="00FC4EA6">
        <w:rPr>
          <w:rFonts w:ascii="Times New Roman" w:hAnsi="Times New Roman" w:cs="Times New Roman"/>
          <w:sz w:val="24"/>
          <w:szCs w:val="24"/>
          <w:lang w:val="fr-FR"/>
        </w:rPr>
        <w:t xml:space="preserve"> par recrutement consécutif </w:t>
      </w:r>
      <w:r w:rsidRPr="00FC4EA6">
        <w:rPr>
          <w:rFonts w:ascii="Times New Roman" w:hAnsi="Times New Roman" w:cs="Times New Roman"/>
          <w:sz w:val="24"/>
          <w:szCs w:val="24"/>
          <w:lang w:val="fr-FR"/>
        </w:rPr>
        <w:t>de con</w:t>
      </w:r>
      <w:r w:rsidR="007C1CA8" w:rsidRPr="00FC4EA6">
        <w:rPr>
          <w:rFonts w:ascii="Times New Roman" w:hAnsi="Times New Roman" w:cs="Times New Roman"/>
          <w:sz w:val="24"/>
          <w:szCs w:val="24"/>
          <w:lang w:val="fr-FR"/>
        </w:rPr>
        <w:t>venance, avec une taille minimale</w:t>
      </w:r>
      <w:r w:rsidRPr="00FC4EA6">
        <w:rPr>
          <w:rFonts w:ascii="Times New Roman" w:hAnsi="Times New Roman" w:cs="Times New Roman"/>
          <w:sz w:val="24"/>
          <w:szCs w:val="24"/>
          <w:lang w:val="fr-FR"/>
        </w:rPr>
        <w:t xml:space="preserve"> qui était de 218 couples. La collecte des données a eu lieu du 09 juin au 06 juillet. Les participante</w:t>
      </w:r>
      <w:r w:rsidR="007C1CA8" w:rsidRPr="00FC4EA6">
        <w:rPr>
          <w:rFonts w:ascii="Times New Roman" w:hAnsi="Times New Roman" w:cs="Times New Roman"/>
          <w:sz w:val="24"/>
          <w:szCs w:val="24"/>
          <w:lang w:val="fr-FR"/>
        </w:rPr>
        <w:t>s de</w:t>
      </w:r>
      <w:r w:rsidRPr="00FC4EA6">
        <w:rPr>
          <w:rFonts w:ascii="Times New Roman" w:hAnsi="Times New Roman" w:cs="Times New Roman"/>
          <w:sz w:val="24"/>
          <w:szCs w:val="24"/>
          <w:lang w:val="fr-FR"/>
        </w:rPr>
        <w:t xml:space="preserve">vaient être les couples consultant dans trois hôpitaux de Ngaoundéré pour infertilité primaire. Les données </w:t>
      </w:r>
      <w:r w:rsidR="0070361C" w:rsidRPr="00FC4EA6">
        <w:rPr>
          <w:rFonts w:ascii="Times New Roman" w:hAnsi="Times New Roman" w:cs="Times New Roman"/>
          <w:sz w:val="24"/>
          <w:szCs w:val="24"/>
          <w:lang w:val="fr-FR"/>
        </w:rPr>
        <w:t>ont été</w:t>
      </w:r>
      <w:r w:rsidRPr="00FC4EA6">
        <w:rPr>
          <w:rFonts w:ascii="Times New Roman" w:hAnsi="Times New Roman" w:cs="Times New Roman"/>
          <w:sz w:val="24"/>
          <w:szCs w:val="24"/>
          <w:lang w:val="fr-FR"/>
        </w:rPr>
        <w:t xml:space="preserve"> recueillies à l’aide d’un questionnaire structuré. </w:t>
      </w:r>
      <w:r w:rsidRPr="00FC4EA6">
        <w:rPr>
          <w:rFonts w:ascii="Times New Roman" w:hAnsi="Times New Roman" w:cs="Times New Roman"/>
          <w:b/>
          <w:sz w:val="24"/>
          <w:szCs w:val="24"/>
          <w:lang w:val="fr-FR"/>
        </w:rPr>
        <w:t>S</w:t>
      </w:r>
      <w:r w:rsidRPr="00FC4EA6">
        <w:rPr>
          <w:rFonts w:ascii="Times New Roman" w:hAnsi="Times New Roman" w:cs="Times New Roman"/>
          <w:sz w:val="24"/>
          <w:szCs w:val="24"/>
          <w:lang w:val="fr-FR"/>
        </w:rPr>
        <w:t xml:space="preserve">ur 61 couples, la majeure partie des femmes était </w:t>
      </w:r>
      <w:r w:rsidR="0070361C" w:rsidRPr="00FC4EA6">
        <w:rPr>
          <w:rFonts w:ascii="Times New Roman" w:hAnsi="Times New Roman" w:cs="Times New Roman"/>
          <w:sz w:val="24"/>
          <w:szCs w:val="24"/>
          <w:lang w:val="fr-FR"/>
        </w:rPr>
        <w:t>âgées de</w:t>
      </w:r>
      <w:r w:rsidRPr="00FC4EA6">
        <w:rPr>
          <w:rFonts w:ascii="Times New Roman" w:hAnsi="Times New Roman" w:cs="Times New Roman"/>
          <w:sz w:val="24"/>
          <w:szCs w:val="24"/>
          <w:lang w:val="fr-FR"/>
        </w:rPr>
        <w:t xml:space="preserve"> 20 à 35 ans (57,4</w:t>
      </w:r>
      <w:r w:rsidR="0070361C" w:rsidRPr="00FC4EA6">
        <w:rPr>
          <w:rFonts w:ascii="Times New Roman" w:hAnsi="Times New Roman" w:cs="Times New Roman"/>
          <w:sz w:val="24"/>
          <w:szCs w:val="24"/>
          <w:lang w:val="fr-FR"/>
        </w:rPr>
        <w:t>%), et</w:t>
      </w:r>
      <w:r w:rsidRPr="00FC4EA6">
        <w:rPr>
          <w:rFonts w:ascii="Times New Roman" w:hAnsi="Times New Roman" w:cs="Times New Roman"/>
          <w:sz w:val="24"/>
          <w:szCs w:val="24"/>
          <w:lang w:val="fr-FR"/>
        </w:rPr>
        <w:t xml:space="preserve"> les hommes de 30 à 40 ans (55,7%). 82 % des couples n’avaient pas d’enfan</w:t>
      </w:r>
      <w:r w:rsidR="00CD45ED" w:rsidRPr="00FC4EA6">
        <w:rPr>
          <w:rFonts w:ascii="Times New Roman" w:hAnsi="Times New Roman" w:cs="Times New Roman"/>
          <w:sz w:val="24"/>
          <w:szCs w:val="24"/>
          <w:lang w:val="fr-FR"/>
        </w:rPr>
        <w:t xml:space="preserve">t. </w:t>
      </w:r>
      <w:r w:rsidR="0070361C" w:rsidRPr="00FC4EA6">
        <w:rPr>
          <w:rFonts w:ascii="Times New Roman" w:hAnsi="Times New Roman" w:cs="Times New Roman"/>
          <w:sz w:val="24"/>
          <w:szCs w:val="24"/>
          <w:lang w:val="fr-FR"/>
        </w:rPr>
        <w:t>Les antécédents</w:t>
      </w:r>
      <w:r w:rsidR="00CD45ED" w:rsidRPr="00FC4EA6">
        <w:rPr>
          <w:rFonts w:ascii="Times New Roman" w:hAnsi="Times New Roman" w:cs="Times New Roman"/>
          <w:sz w:val="24"/>
          <w:szCs w:val="24"/>
          <w:lang w:val="fr-FR"/>
        </w:rPr>
        <w:t xml:space="preserve"> médicaux </w:t>
      </w:r>
      <w:r w:rsidR="0070361C" w:rsidRPr="00FC4EA6">
        <w:rPr>
          <w:rFonts w:ascii="Times New Roman" w:hAnsi="Times New Roman" w:cs="Times New Roman"/>
          <w:sz w:val="24"/>
          <w:szCs w:val="24"/>
          <w:lang w:val="fr-FR"/>
        </w:rPr>
        <w:t>étaient</w:t>
      </w:r>
      <w:r w:rsidRPr="00FC4EA6">
        <w:rPr>
          <w:rFonts w:ascii="Times New Roman" w:hAnsi="Times New Roman" w:cs="Times New Roman"/>
          <w:sz w:val="24"/>
          <w:szCs w:val="24"/>
          <w:lang w:val="fr-FR"/>
        </w:rPr>
        <w:t> : les IST</w:t>
      </w:r>
      <w:r w:rsidR="00CD45ED" w:rsidRPr="00FC4EA6">
        <w:rPr>
          <w:rFonts w:ascii="Times New Roman" w:hAnsi="Times New Roman" w:cs="Times New Roman"/>
          <w:sz w:val="24"/>
          <w:szCs w:val="24"/>
          <w:lang w:val="fr-FR"/>
        </w:rPr>
        <w:t>. L</w:t>
      </w:r>
      <w:r w:rsidRPr="00FC4EA6">
        <w:rPr>
          <w:rFonts w:ascii="Times New Roman" w:hAnsi="Times New Roman" w:cs="Times New Roman"/>
          <w:sz w:val="24"/>
          <w:szCs w:val="24"/>
          <w:lang w:val="fr-FR"/>
        </w:rPr>
        <w:t xml:space="preserve">es plus </w:t>
      </w:r>
      <w:r w:rsidR="0070361C" w:rsidRPr="00FC4EA6">
        <w:rPr>
          <w:rFonts w:ascii="Times New Roman" w:hAnsi="Times New Roman" w:cs="Times New Roman"/>
          <w:sz w:val="24"/>
          <w:szCs w:val="24"/>
          <w:lang w:val="fr-FR"/>
        </w:rPr>
        <w:t>rependues sont</w:t>
      </w:r>
      <w:r w:rsidRPr="00FC4EA6">
        <w:rPr>
          <w:rFonts w:ascii="Times New Roman" w:hAnsi="Times New Roman" w:cs="Times New Roman"/>
          <w:sz w:val="24"/>
          <w:szCs w:val="24"/>
          <w:lang w:val="fr-FR"/>
        </w:rPr>
        <w:t xml:space="preserve"> le Chlamydia 44,3</w:t>
      </w:r>
      <w:r w:rsidR="0070361C" w:rsidRPr="00FC4EA6">
        <w:rPr>
          <w:rFonts w:ascii="Times New Roman" w:hAnsi="Times New Roman" w:cs="Times New Roman"/>
          <w:sz w:val="24"/>
          <w:szCs w:val="24"/>
          <w:lang w:val="fr-FR"/>
        </w:rPr>
        <w:t>%, le</w:t>
      </w:r>
      <w:r w:rsidR="00CD45ED" w:rsidRPr="00FC4EA6">
        <w:rPr>
          <w:rFonts w:ascii="Times New Roman" w:hAnsi="Times New Roman" w:cs="Times New Roman"/>
          <w:sz w:val="24"/>
          <w:szCs w:val="24"/>
          <w:lang w:val="fr-FR"/>
        </w:rPr>
        <w:t xml:space="preserve"> </w:t>
      </w:r>
      <w:r w:rsidRPr="00FC4EA6">
        <w:rPr>
          <w:rFonts w:ascii="Times New Roman" w:hAnsi="Times New Roman" w:cs="Times New Roman"/>
          <w:sz w:val="24"/>
          <w:szCs w:val="24"/>
          <w:lang w:val="fr-FR"/>
        </w:rPr>
        <w:t>Mycoplasma 32,8</w:t>
      </w:r>
      <w:r w:rsidR="000E40F1" w:rsidRPr="00FC4EA6">
        <w:rPr>
          <w:rFonts w:ascii="Times New Roman" w:hAnsi="Times New Roman" w:cs="Times New Roman"/>
          <w:sz w:val="24"/>
          <w:szCs w:val="24"/>
          <w:lang w:val="fr-FR"/>
        </w:rPr>
        <w:t>% chez</w:t>
      </w:r>
      <w:r w:rsidRPr="00FC4EA6">
        <w:rPr>
          <w:rFonts w:ascii="Times New Roman" w:hAnsi="Times New Roman" w:cs="Times New Roman"/>
          <w:sz w:val="24"/>
          <w:szCs w:val="24"/>
          <w:lang w:val="fr-FR"/>
        </w:rPr>
        <w:t xml:space="preserve"> les femmes et la Syphilis 31,1%, </w:t>
      </w:r>
      <w:r w:rsidR="00CD45ED" w:rsidRPr="00FC4EA6">
        <w:rPr>
          <w:rFonts w:ascii="Times New Roman" w:hAnsi="Times New Roman" w:cs="Times New Roman"/>
          <w:sz w:val="24"/>
          <w:szCs w:val="24"/>
          <w:lang w:val="fr-FR"/>
        </w:rPr>
        <w:t xml:space="preserve">le </w:t>
      </w:r>
      <w:r w:rsidRPr="00FC4EA6">
        <w:rPr>
          <w:rFonts w:ascii="Times New Roman" w:hAnsi="Times New Roman" w:cs="Times New Roman"/>
          <w:sz w:val="24"/>
          <w:szCs w:val="24"/>
          <w:lang w:val="fr-FR"/>
        </w:rPr>
        <w:t>Chlamydia 26,2% chez les hommes. 62,3% des femmes consomment de l’alcool contre 60,7% des hommes. L’infertilité de plus de 6 an</w:t>
      </w:r>
      <w:r w:rsidR="00725BF3" w:rsidRPr="00FC4EA6">
        <w:rPr>
          <w:rFonts w:ascii="Times New Roman" w:hAnsi="Times New Roman" w:cs="Times New Roman"/>
          <w:sz w:val="24"/>
          <w:szCs w:val="24"/>
          <w:lang w:val="fr-FR"/>
        </w:rPr>
        <w:t xml:space="preserve">s est la plus représentée avec </w:t>
      </w:r>
      <w:r w:rsidRPr="00FC4EA6">
        <w:rPr>
          <w:rFonts w:ascii="Times New Roman" w:hAnsi="Times New Roman" w:cs="Times New Roman"/>
          <w:sz w:val="24"/>
          <w:szCs w:val="24"/>
          <w:lang w:val="fr-FR"/>
        </w:rPr>
        <w:t xml:space="preserve">36,1% de cas. Le </w:t>
      </w:r>
      <w:r w:rsidR="00CD45ED" w:rsidRPr="00FC4EA6">
        <w:rPr>
          <w:rFonts w:ascii="Times New Roman" w:hAnsi="Times New Roman" w:cs="Times New Roman"/>
          <w:sz w:val="24"/>
          <w:szCs w:val="24"/>
          <w:lang w:val="fr-FR"/>
        </w:rPr>
        <w:t>délai de consultation supérieur</w:t>
      </w:r>
      <w:r w:rsidR="00725BF3" w:rsidRPr="00FC4EA6">
        <w:rPr>
          <w:rFonts w:ascii="Times New Roman" w:hAnsi="Times New Roman" w:cs="Times New Roman"/>
          <w:sz w:val="24"/>
          <w:szCs w:val="24"/>
          <w:lang w:val="fr-FR"/>
        </w:rPr>
        <w:t xml:space="preserve"> à 2 ans </w:t>
      </w:r>
      <w:r w:rsidRPr="00FC4EA6">
        <w:rPr>
          <w:rFonts w:ascii="Times New Roman" w:hAnsi="Times New Roman" w:cs="Times New Roman"/>
          <w:sz w:val="24"/>
          <w:szCs w:val="24"/>
          <w:lang w:val="fr-FR"/>
        </w:rPr>
        <w:t>est de 59%. La majeure partie des couples</w:t>
      </w:r>
      <w:r w:rsidR="00CD6BBD">
        <w:rPr>
          <w:rFonts w:ascii="Times New Roman" w:hAnsi="Times New Roman" w:cs="Times New Roman"/>
          <w:sz w:val="24"/>
          <w:szCs w:val="24"/>
          <w:lang w:val="fr-FR"/>
        </w:rPr>
        <w:t xml:space="preserve"> avait </w:t>
      </w:r>
      <w:r w:rsidR="00CD6BBD" w:rsidRPr="00FC4EA6">
        <w:rPr>
          <w:rFonts w:ascii="Times New Roman" w:hAnsi="Times New Roman" w:cs="Times New Roman"/>
          <w:sz w:val="24"/>
          <w:szCs w:val="24"/>
          <w:lang w:val="fr-FR"/>
        </w:rPr>
        <w:t>fait</w:t>
      </w:r>
      <w:r w:rsidRPr="00FC4EA6">
        <w:rPr>
          <w:rFonts w:ascii="Times New Roman" w:hAnsi="Times New Roman" w:cs="Times New Roman"/>
          <w:sz w:val="24"/>
          <w:szCs w:val="24"/>
          <w:lang w:val="fr-FR"/>
        </w:rPr>
        <w:t xml:space="preserve"> recours au traitement traditionnel soit 90,2% des répondants. </w:t>
      </w:r>
      <w:r w:rsidR="00957D8A" w:rsidRPr="00FC4EA6">
        <w:rPr>
          <w:rFonts w:ascii="Times New Roman" w:hAnsi="Times New Roman" w:cs="Times New Roman"/>
          <w:sz w:val="24"/>
          <w:szCs w:val="24"/>
          <w:lang w:val="fr-FR"/>
        </w:rPr>
        <w:t>Les</w:t>
      </w:r>
      <w:r w:rsidR="00CD45ED" w:rsidRPr="00FC4EA6">
        <w:rPr>
          <w:rFonts w:ascii="Times New Roman" w:hAnsi="Times New Roman" w:cs="Times New Roman"/>
          <w:sz w:val="24"/>
          <w:szCs w:val="24"/>
          <w:lang w:val="fr-FR"/>
        </w:rPr>
        <w:t xml:space="preserve"> diagnostics</w:t>
      </w:r>
      <w:r w:rsidRPr="00FC4EA6">
        <w:rPr>
          <w:rFonts w:ascii="Times New Roman" w:hAnsi="Times New Roman" w:cs="Times New Roman"/>
          <w:sz w:val="24"/>
          <w:szCs w:val="24"/>
          <w:lang w:val="fr-FR"/>
        </w:rPr>
        <w:t xml:space="preserve"> </w:t>
      </w:r>
      <w:r w:rsidR="00CD45ED" w:rsidRPr="00FC4EA6">
        <w:rPr>
          <w:rFonts w:ascii="Times New Roman" w:hAnsi="Times New Roman" w:cs="Times New Roman"/>
          <w:sz w:val="24"/>
          <w:szCs w:val="24"/>
          <w:lang w:val="fr-FR"/>
        </w:rPr>
        <w:t>dominants étaient</w:t>
      </w:r>
      <w:r w:rsidRPr="00FC4EA6">
        <w:rPr>
          <w:rFonts w:ascii="Times New Roman" w:hAnsi="Times New Roman" w:cs="Times New Roman"/>
          <w:sz w:val="24"/>
          <w:szCs w:val="24"/>
          <w:lang w:val="fr-FR"/>
        </w:rPr>
        <w:t xml:space="preserve"> les facteurs ovulatoire</w:t>
      </w:r>
      <w:r w:rsidR="00CD45ED" w:rsidRPr="00FC4EA6">
        <w:rPr>
          <w:rFonts w:ascii="Times New Roman" w:hAnsi="Times New Roman" w:cs="Times New Roman"/>
          <w:sz w:val="24"/>
          <w:szCs w:val="24"/>
          <w:lang w:val="fr-FR"/>
        </w:rPr>
        <w:t>s</w:t>
      </w:r>
      <w:r w:rsidRPr="00FC4EA6">
        <w:rPr>
          <w:rFonts w:ascii="Times New Roman" w:hAnsi="Times New Roman" w:cs="Times New Roman"/>
          <w:sz w:val="24"/>
          <w:szCs w:val="24"/>
          <w:lang w:val="fr-FR"/>
        </w:rPr>
        <w:t xml:space="preserve"> (36,1 %), les facteurs infectieux (27,9%), les facteurs utérin</w:t>
      </w:r>
      <w:r w:rsidR="00CD45ED" w:rsidRPr="00FC4EA6">
        <w:rPr>
          <w:rFonts w:ascii="Times New Roman" w:hAnsi="Times New Roman" w:cs="Times New Roman"/>
          <w:sz w:val="24"/>
          <w:szCs w:val="24"/>
          <w:lang w:val="fr-FR"/>
        </w:rPr>
        <w:t>s</w:t>
      </w:r>
      <w:r w:rsidRPr="00FC4EA6">
        <w:rPr>
          <w:rFonts w:ascii="Times New Roman" w:hAnsi="Times New Roman" w:cs="Times New Roman"/>
          <w:sz w:val="24"/>
          <w:szCs w:val="24"/>
          <w:lang w:val="fr-FR"/>
        </w:rPr>
        <w:t xml:space="preserve"> (26,2%) et les facteurs masculins (23%). La prise en charge initiale reposait sur la stimulation ovarienne</w:t>
      </w:r>
      <w:r w:rsidR="00957D8A" w:rsidRPr="00FC4EA6">
        <w:rPr>
          <w:rFonts w:ascii="Times New Roman" w:hAnsi="Times New Roman" w:cs="Times New Roman"/>
          <w:sz w:val="24"/>
          <w:szCs w:val="24"/>
          <w:lang w:val="fr-FR"/>
        </w:rPr>
        <w:t>, (</w:t>
      </w:r>
      <w:r w:rsidRPr="00FC4EA6">
        <w:rPr>
          <w:rFonts w:ascii="Times New Roman" w:hAnsi="Times New Roman" w:cs="Times New Roman"/>
          <w:sz w:val="24"/>
          <w:szCs w:val="24"/>
          <w:lang w:val="fr-FR"/>
        </w:rPr>
        <w:t>49,2%), suivi du traitement des IST (45,9%) et du traitement hormonal (31,1%).</w:t>
      </w:r>
    </w:p>
    <w:p w14:paraId="46D349B3" w14:textId="367E0C4F" w:rsidR="00FE75F0" w:rsidRPr="00FC4EA6" w:rsidRDefault="00FE75F0" w:rsidP="0070361C">
      <w:pPr>
        <w:ind w:firstLine="567"/>
        <w:jc w:val="both"/>
        <w:rPr>
          <w:rFonts w:ascii="Times New Roman" w:hAnsi="Times New Roman" w:cs="Times New Roman"/>
          <w:b/>
          <w:sz w:val="24"/>
          <w:szCs w:val="24"/>
          <w:lang w:val="fr-FR"/>
        </w:rPr>
      </w:pPr>
      <w:r w:rsidRPr="00FC4EA6">
        <w:rPr>
          <w:rFonts w:ascii="Times New Roman" w:hAnsi="Times New Roman" w:cs="Times New Roman"/>
          <w:b/>
          <w:bCs/>
          <w:sz w:val="24"/>
          <w:szCs w:val="24"/>
          <w:lang w:val="fr-FR"/>
        </w:rPr>
        <w:t>Mots clés :</w:t>
      </w:r>
      <w:r w:rsidRPr="00FC4EA6">
        <w:rPr>
          <w:rFonts w:ascii="Times New Roman" w:hAnsi="Times New Roman" w:cs="Times New Roman"/>
          <w:bCs/>
          <w:sz w:val="24"/>
          <w:szCs w:val="24"/>
          <w:lang w:val="fr-FR"/>
        </w:rPr>
        <w:t xml:space="preserve"> infertilit</w:t>
      </w:r>
      <w:r w:rsidR="00725BF3" w:rsidRPr="00FC4EA6">
        <w:rPr>
          <w:rFonts w:ascii="Times New Roman" w:hAnsi="Times New Roman" w:cs="Times New Roman"/>
          <w:bCs/>
          <w:sz w:val="24"/>
          <w:szCs w:val="24"/>
          <w:lang w:val="fr-FR"/>
        </w:rPr>
        <w:t xml:space="preserve">é primaire, facteurs associés, </w:t>
      </w:r>
      <w:r w:rsidRPr="00FC4EA6">
        <w:rPr>
          <w:rFonts w:ascii="Times New Roman" w:hAnsi="Times New Roman" w:cs="Times New Roman"/>
          <w:bCs/>
          <w:sz w:val="24"/>
          <w:szCs w:val="24"/>
          <w:lang w:val="fr-FR"/>
        </w:rPr>
        <w:t xml:space="preserve">couples, IST, Ngaoundéré, </w:t>
      </w:r>
    </w:p>
    <w:p w14:paraId="32BF2E45" w14:textId="77777777" w:rsidR="00FE75F0" w:rsidRPr="00FC4EA6" w:rsidRDefault="00FE75F0" w:rsidP="00C73D34">
      <w:pPr>
        <w:jc w:val="both"/>
        <w:rPr>
          <w:lang w:val="fr-FR"/>
        </w:rPr>
      </w:pPr>
    </w:p>
    <w:p w14:paraId="14BFD0E4" w14:textId="77777777" w:rsidR="004A59C6" w:rsidRPr="00FC4EA6" w:rsidRDefault="004A59C6" w:rsidP="00C73D34">
      <w:pPr>
        <w:spacing w:line="276" w:lineRule="auto"/>
        <w:jc w:val="both"/>
        <w:rPr>
          <w:rFonts w:ascii="Times New Roman" w:hAnsi="Times New Roman" w:cs="Times New Roman"/>
          <w:bCs/>
          <w:sz w:val="24"/>
          <w:szCs w:val="24"/>
          <w:lang w:val="fr-FR"/>
        </w:rPr>
      </w:pPr>
    </w:p>
    <w:p w14:paraId="0FB88B6B" w14:textId="5CD9CF98" w:rsidR="004F1B96" w:rsidRPr="00CE1933" w:rsidRDefault="004F1B96" w:rsidP="0070361C">
      <w:pPr>
        <w:pStyle w:val="Titre1"/>
        <w:jc w:val="center"/>
        <w:rPr>
          <w:rFonts w:ascii="Times New Roman" w:hAnsi="Times New Roman" w:cs="Times New Roman"/>
          <w:bCs w:val="0"/>
          <w:color w:val="auto"/>
          <w:sz w:val="24"/>
          <w:szCs w:val="24"/>
          <w:lang w:val="en-US"/>
        </w:rPr>
      </w:pPr>
      <w:bookmarkStart w:id="57" w:name="_Toc239694591"/>
      <w:bookmarkStart w:id="58" w:name="_Toc239694613"/>
      <w:r w:rsidRPr="00CE1933">
        <w:rPr>
          <w:rFonts w:ascii="Times New Roman" w:hAnsi="Times New Roman" w:cs="Times New Roman"/>
          <w:color w:val="auto"/>
          <w:kern w:val="0"/>
          <w:lang w:val="en-US"/>
        </w:rPr>
        <w:lastRenderedPageBreak/>
        <w:t>ABSTRACT</w:t>
      </w:r>
      <w:bookmarkEnd w:id="52"/>
      <w:bookmarkEnd w:id="53"/>
      <w:bookmarkEnd w:id="54"/>
      <w:bookmarkEnd w:id="57"/>
      <w:bookmarkEnd w:id="58"/>
    </w:p>
    <w:p w14:paraId="282765B4" w14:textId="734CA9FE" w:rsidR="00FE75F0" w:rsidRPr="00CE1933" w:rsidRDefault="00957D8A" w:rsidP="00C73D34">
      <w:pPr>
        <w:spacing w:after="0"/>
        <w:ind w:firstLine="567"/>
        <w:jc w:val="both"/>
        <w:rPr>
          <w:rFonts w:ascii="Times New Roman" w:eastAsia="Times New Roman" w:hAnsi="Times New Roman" w:cs="Times New Roman"/>
          <w:bCs/>
          <w:kern w:val="0"/>
          <w:sz w:val="24"/>
          <w:szCs w:val="24"/>
          <w:lang w:val="en-US"/>
        </w:rPr>
      </w:pPr>
      <w:r w:rsidRPr="00CE1933">
        <w:rPr>
          <w:rFonts w:ascii="Times New Roman" w:eastAsia="Times New Roman" w:hAnsi="Times New Roman" w:cs="Times New Roman"/>
          <w:bCs/>
          <w:kern w:val="0"/>
          <w:sz w:val="24"/>
          <w:szCs w:val="24"/>
          <w:lang w:val="en-US"/>
        </w:rPr>
        <w:t>Primary infertility is de</w:t>
      </w:r>
      <w:r w:rsidR="00FE75F0" w:rsidRPr="00CE1933">
        <w:rPr>
          <w:rFonts w:ascii="Times New Roman" w:eastAsia="Times New Roman" w:hAnsi="Times New Roman" w:cs="Times New Roman"/>
          <w:bCs/>
          <w:kern w:val="0"/>
          <w:sz w:val="24"/>
          <w:szCs w:val="24"/>
          <w:lang w:val="en-US"/>
        </w:rPr>
        <w:t xml:space="preserve">fined as the inability to achieve a pregnancy in a person who has never conceived before. WHO specifies it is a disease of </w:t>
      </w:r>
      <w:r w:rsidRPr="00CE1933">
        <w:rPr>
          <w:rFonts w:ascii="Times New Roman" w:eastAsia="Times New Roman" w:hAnsi="Times New Roman" w:cs="Times New Roman"/>
          <w:bCs/>
          <w:kern w:val="0"/>
          <w:sz w:val="24"/>
          <w:szCs w:val="24"/>
          <w:lang w:val="en-US"/>
        </w:rPr>
        <w:t>the reproductive</w:t>
      </w:r>
      <w:r w:rsidR="00FE75F0" w:rsidRPr="00CE1933">
        <w:rPr>
          <w:rFonts w:ascii="Times New Roman" w:eastAsia="Times New Roman" w:hAnsi="Times New Roman" w:cs="Times New Roman"/>
          <w:bCs/>
          <w:kern w:val="0"/>
          <w:sz w:val="24"/>
          <w:szCs w:val="24"/>
          <w:lang w:val="en-US"/>
        </w:rPr>
        <w:t xml:space="preserve"> system defined by the failure to achieve a pregnancy after 12 months or more of regular unprotected sexual intercourse.</w:t>
      </w:r>
      <w:r w:rsidR="00FE75F0" w:rsidRPr="00CE1933">
        <w:rPr>
          <w:rFonts w:ascii="Times New Roman" w:eastAsia="Times New Roman" w:hAnsi="Times New Roman" w:cs="Times New Roman"/>
          <w:b/>
          <w:bCs/>
          <w:kern w:val="0"/>
          <w:sz w:val="24"/>
          <w:szCs w:val="24"/>
          <w:lang w:val="en-US"/>
        </w:rPr>
        <w:t xml:space="preserve"> </w:t>
      </w:r>
      <w:r w:rsidR="00FE75F0" w:rsidRPr="00CE1933">
        <w:rPr>
          <w:rFonts w:ascii="Times New Roman" w:eastAsia="Times New Roman" w:hAnsi="Times New Roman" w:cs="Times New Roman"/>
          <w:kern w:val="0"/>
          <w:sz w:val="24"/>
          <w:szCs w:val="24"/>
          <w:lang w:val="en-US"/>
        </w:rPr>
        <w:t xml:space="preserve">Primary infertility is a major public health problem in sub-Saharan Africa, affecting 15 to 30% of couples of childbearing </w:t>
      </w:r>
      <w:r w:rsidR="000E40F1" w:rsidRPr="00CE1933">
        <w:rPr>
          <w:rFonts w:ascii="Times New Roman" w:eastAsia="Times New Roman" w:hAnsi="Times New Roman" w:cs="Times New Roman"/>
          <w:kern w:val="0"/>
          <w:sz w:val="24"/>
          <w:szCs w:val="24"/>
          <w:lang w:val="en-US"/>
        </w:rPr>
        <w:t>ages</w:t>
      </w:r>
      <w:r w:rsidR="00FE75F0" w:rsidRPr="00CE1933">
        <w:rPr>
          <w:rFonts w:ascii="Times New Roman" w:eastAsia="Times New Roman" w:hAnsi="Times New Roman" w:cs="Times New Roman"/>
          <w:kern w:val="0"/>
          <w:sz w:val="24"/>
          <w:szCs w:val="24"/>
          <w:lang w:val="en-US"/>
        </w:rPr>
        <w:t>. Unlike Western countries, where the causes are often related to age or endocrine factors, infertility in Africa is dominated by infectious sequelae: untreated STIs and obstetric complications. Numerous studies have highlighted the factors associated with primary infertility worldwide.</w:t>
      </w:r>
      <w:r w:rsidR="00FE75F0" w:rsidRPr="00CE1933">
        <w:rPr>
          <w:rFonts w:ascii="Times New Roman" w:eastAsia="Times New Roman" w:hAnsi="Times New Roman" w:cs="Times New Roman"/>
          <w:b/>
          <w:bCs/>
          <w:kern w:val="0"/>
          <w:sz w:val="24"/>
          <w:szCs w:val="24"/>
          <w:lang w:val="en-US"/>
        </w:rPr>
        <w:t xml:space="preserve"> </w:t>
      </w:r>
      <w:r w:rsidR="00FE75F0" w:rsidRPr="00CE1933">
        <w:rPr>
          <w:rFonts w:ascii="Times New Roman" w:eastAsia="Times New Roman" w:hAnsi="Times New Roman" w:cs="Times New Roman"/>
          <w:kern w:val="0"/>
          <w:sz w:val="24"/>
          <w:szCs w:val="24"/>
          <w:lang w:val="en-US"/>
        </w:rPr>
        <w:t xml:space="preserve">Our objective is to study the factors associated with primary infertility among couples consulting at three referral hospitals in the city of </w:t>
      </w:r>
      <w:proofErr w:type="spellStart"/>
      <w:r w:rsidR="00FE75F0" w:rsidRPr="00CE1933">
        <w:rPr>
          <w:rFonts w:ascii="Times New Roman" w:eastAsia="Times New Roman" w:hAnsi="Times New Roman" w:cs="Times New Roman"/>
          <w:kern w:val="0"/>
          <w:sz w:val="24"/>
          <w:szCs w:val="24"/>
          <w:lang w:val="en-US"/>
        </w:rPr>
        <w:t>Ngaoundéré</w:t>
      </w:r>
      <w:proofErr w:type="spellEnd"/>
      <w:r w:rsidR="00FE75F0" w:rsidRPr="00CE1933">
        <w:rPr>
          <w:rFonts w:ascii="Times New Roman" w:eastAsia="Times New Roman" w:hAnsi="Times New Roman" w:cs="Times New Roman"/>
          <w:kern w:val="0"/>
          <w:sz w:val="24"/>
          <w:szCs w:val="24"/>
          <w:lang w:val="en-US"/>
        </w:rPr>
        <w:t xml:space="preserve"> in 2026.</w:t>
      </w:r>
      <w:r w:rsidR="00FE75F0" w:rsidRPr="00CE1933">
        <w:rPr>
          <w:rFonts w:ascii="Times New Roman" w:eastAsia="Times New Roman" w:hAnsi="Times New Roman" w:cs="Times New Roman"/>
          <w:b/>
          <w:bCs/>
          <w:kern w:val="0"/>
          <w:sz w:val="24"/>
          <w:szCs w:val="24"/>
          <w:lang w:val="en-US"/>
        </w:rPr>
        <w:t xml:space="preserve"> </w:t>
      </w:r>
      <w:r w:rsidR="00FE75F0" w:rsidRPr="00CE1933">
        <w:rPr>
          <w:rFonts w:ascii="Times New Roman" w:eastAsia="Times New Roman" w:hAnsi="Times New Roman" w:cs="Times New Roman"/>
          <w:kern w:val="0"/>
          <w:sz w:val="24"/>
          <w:szCs w:val="24"/>
          <w:lang w:val="en-US"/>
        </w:rPr>
        <w:t xml:space="preserve">This is a descriptive and etiological analytical cross-sectional study, with prospective data collection conducted among 61 couples consulting for primary infertility in three hospitals in the city. Recruitment was carried out through non-probability </w:t>
      </w:r>
      <w:r w:rsidR="00E506D4" w:rsidRPr="00CE1933">
        <w:rPr>
          <w:rFonts w:ascii="Times New Roman" w:eastAsia="Times New Roman" w:hAnsi="Times New Roman" w:cs="Times New Roman"/>
          <w:kern w:val="0"/>
          <w:sz w:val="24"/>
          <w:szCs w:val="24"/>
          <w:lang w:val="en-US"/>
        </w:rPr>
        <w:t>convenience sampling, with a min</w:t>
      </w:r>
      <w:r w:rsidR="00FE75F0" w:rsidRPr="00CE1933">
        <w:rPr>
          <w:rFonts w:ascii="Times New Roman" w:eastAsia="Times New Roman" w:hAnsi="Times New Roman" w:cs="Times New Roman"/>
          <w:kern w:val="0"/>
          <w:sz w:val="24"/>
          <w:szCs w:val="24"/>
          <w:lang w:val="en-US"/>
        </w:rPr>
        <w:t xml:space="preserve">imum sample size of 218 couples. Data collection took place from June 9 to July 6. Participants were couples consulting at three hospitals in </w:t>
      </w:r>
      <w:proofErr w:type="spellStart"/>
      <w:r w:rsidR="00FE75F0" w:rsidRPr="00CE1933">
        <w:rPr>
          <w:rFonts w:ascii="Times New Roman" w:eastAsia="Times New Roman" w:hAnsi="Times New Roman" w:cs="Times New Roman"/>
          <w:kern w:val="0"/>
          <w:sz w:val="24"/>
          <w:szCs w:val="24"/>
          <w:lang w:val="en-US"/>
        </w:rPr>
        <w:t>Ngaoundéré</w:t>
      </w:r>
      <w:proofErr w:type="spellEnd"/>
      <w:r w:rsidR="00FE75F0" w:rsidRPr="00CE1933">
        <w:rPr>
          <w:rFonts w:ascii="Times New Roman" w:eastAsia="Times New Roman" w:hAnsi="Times New Roman" w:cs="Times New Roman"/>
          <w:kern w:val="0"/>
          <w:sz w:val="24"/>
          <w:szCs w:val="24"/>
          <w:lang w:val="en-US"/>
        </w:rPr>
        <w:t xml:space="preserve"> for primary infertility. Data were collected using a structured questionnaire.</w:t>
      </w:r>
      <w:r w:rsidR="00FE75F0" w:rsidRPr="00CE1933">
        <w:rPr>
          <w:rFonts w:ascii="Times New Roman" w:eastAsia="Times New Roman" w:hAnsi="Times New Roman" w:cs="Times New Roman"/>
          <w:b/>
          <w:bCs/>
          <w:kern w:val="0"/>
          <w:sz w:val="24"/>
          <w:szCs w:val="24"/>
          <w:lang w:val="en-US"/>
        </w:rPr>
        <w:t xml:space="preserve"> </w:t>
      </w:r>
      <w:r w:rsidR="00FE75F0" w:rsidRPr="00CE1933">
        <w:rPr>
          <w:rFonts w:ascii="Times New Roman" w:eastAsia="Times New Roman" w:hAnsi="Times New Roman" w:cs="Times New Roman"/>
          <w:kern w:val="0"/>
          <w:sz w:val="24"/>
          <w:szCs w:val="24"/>
          <w:lang w:val="en-US"/>
        </w:rPr>
        <w:t xml:space="preserve">Of the 61 couples, the majority of women were aged 20 to 35 years (57.4%), and men aged 30 to 40 years (55.7%). 82% of couples had no children. Medical history: the most prevalent STIs were Chlamydia (44.3%) and Mycoplasma (32.8%) among women, and Syphilis (31.1%) and Chlamydia (26.2%) among men. 62.3% of women consumed alcohol compared with 60.7% of men. Infertility lasting more than 6 years was the most represented, accounting for 36.1% of cases. The consultation delay exceeding 2 years was 59%. Most couples resorted to traditional treatment, representing 90.2% of respondents. The dominant diagnoses were </w:t>
      </w:r>
      <w:proofErr w:type="spellStart"/>
      <w:r w:rsidR="00FE75F0" w:rsidRPr="00CE1933">
        <w:rPr>
          <w:rFonts w:ascii="Times New Roman" w:eastAsia="Times New Roman" w:hAnsi="Times New Roman" w:cs="Times New Roman"/>
          <w:kern w:val="0"/>
          <w:sz w:val="24"/>
          <w:szCs w:val="24"/>
          <w:lang w:val="en-US"/>
        </w:rPr>
        <w:t>ovulatory</w:t>
      </w:r>
      <w:r w:rsidR="00CD45ED" w:rsidRPr="00CE1933">
        <w:rPr>
          <w:rFonts w:ascii="Times New Roman" w:eastAsia="Times New Roman" w:hAnsi="Times New Roman" w:cs="Times New Roman"/>
          <w:kern w:val="0"/>
          <w:sz w:val="24"/>
          <w:szCs w:val="24"/>
          <w:lang w:val="en-US"/>
        </w:rPr>
        <w:t>s</w:t>
      </w:r>
      <w:proofErr w:type="spellEnd"/>
      <w:r w:rsidR="00FE75F0" w:rsidRPr="00CE1933">
        <w:rPr>
          <w:rFonts w:ascii="Times New Roman" w:eastAsia="Times New Roman" w:hAnsi="Times New Roman" w:cs="Times New Roman"/>
          <w:kern w:val="0"/>
          <w:sz w:val="24"/>
          <w:szCs w:val="24"/>
          <w:lang w:val="en-US"/>
        </w:rPr>
        <w:t xml:space="preserve"> factors (36.1%), infectious factors (27.9%), </w:t>
      </w:r>
      <w:proofErr w:type="spellStart"/>
      <w:r w:rsidR="00FE75F0" w:rsidRPr="00CE1933">
        <w:rPr>
          <w:rFonts w:ascii="Times New Roman" w:eastAsia="Times New Roman" w:hAnsi="Times New Roman" w:cs="Times New Roman"/>
          <w:kern w:val="0"/>
          <w:sz w:val="24"/>
          <w:szCs w:val="24"/>
          <w:lang w:val="en-US"/>
        </w:rPr>
        <w:t>uterine</w:t>
      </w:r>
      <w:r w:rsidR="00CD45ED" w:rsidRPr="00CE1933">
        <w:rPr>
          <w:rFonts w:ascii="Times New Roman" w:eastAsia="Times New Roman" w:hAnsi="Times New Roman" w:cs="Times New Roman"/>
          <w:kern w:val="0"/>
          <w:sz w:val="24"/>
          <w:szCs w:val="24"/>
          <w:lang w:val="en-US"/>
        </w:rPr>
        <w:t>s</w:t>
      </w:r>
      <w:proofErr w:type="spellEnd"/>
      <w:r w:rsidR="00FE75F0" w:rsidRPr="00CE1933">
        <w:rPr>
          <w:rFonts w:ascii="Times New Roman" w:eastAsia="Times New Roman" w:hAnsi="Times New Roman" w:cs="Times New Roman"/>
          <w:kern w:val="0"/>
          <w:sz w:val="24"/>
          <w:szCs w:val="24"/>
          <w:lang w:val="en-US"/>
        </w:rPr>
        <w:t xml:space="preserve"> factors (26.2%), and male factors (23%). Initial management was based on ovarian stimulation (49.2%), followed by STI treatment (45.9%) and hormonal treatment (31.1%).</w:t>
      </w:r>
    </w:p>
    <w:p w14:paraId="53E3DC37" w14:textId="77777777" w:rsidR="00FE75F0" w:rsidRPr="00CE1933" w:rsidRDefault="00FE75F0" w:rsidP="00C73D34">
      <w:pPr>
        <w:jc w:val="both"/>
        <w:rPr>
          <w:rFonts w:ascii="Times New Roman" w:eastAsia="Times New Roman" w:hAnsi="Times New Roman" w:cs="Times New Roman"/>
          <w:kern w:val="0"/>
          <w:sz w:val="24"/>
          <w:szCs w:val="24"/>
          <w:lang w:val="en-US"/>
        </w:rPr>
      </w:pPr>
      <w:r w:rsidRPr="00CE1933">
        <w:rPr>
          <w:rFonts w:ascii="Times New Roman" w:eastAsia="Times New Roman" w:hAnsi="Times New Roman" w:cs="Times New Roman"/>
          <w:b/>
          <w:bCs/>
          <w:kern w:val="0"/>
          <w:sz w:val="24"/>
          <w:szCs w:val="24"/>
          <w:lang w:val="en-US"/>
        </w:rPr>
        <w:t xml:space="preserve">Keywords: </w:t>
      </w:r>
      <w:r w:rsidRPr="00CE1933">
        <w:rPr>
          <w:rFonts w:ascii="Times New Roman" w:eastAsia="Times New Roman" w:hAnsi="Times New Roman" w:cs="Times New Roman"/>
          <w:kern w:val="0"/>
          <w:sz w:val="24"/>
          <w:szCs w:val="24"/>
          <w:lang w:val="en-US"/>
        </w:rPr>
        <w:t xml:space="preserve">primary infertility, associated factors, couples, STIs, </w:t>
      </w:r>
      <w:proofErr w:type="spellStart"/>
      <w:r w:rsidRPr="00CE1933">
        <w:rPr>
          <w:rFonts w:ascii="Times New Roman" w:eastAsia="Times New Roman" w:hAnsi="Times New Roman" w:cs="Times New Roman"/>
          <w:kern w:val="0"/>
          <w:sz w:val="24"/>
          <w:szCs w:val="24"/>
          <w:lang w:val="en-US"/>
        </w:rPr>
        <w:t>Ngaoundéré</w:t>
      </w:r>
      <w:proofErr w:type="spellEnd"/>
    </w:p>
    <w:p w14:paraId="06551BB8" w14:textId="2C66F21C" w:rsidR="004F1B96" w:rsidRPr="00CE1933" w:rsidRDefault="004F1B96" w:rsidP="00C73D34">
      <w:pPr>
        <w:spacing w:line="400" w:lineRule="exact"/>
        <w:ind w:firstLine="709"/>
        <w:jc w:val="both"/>
        <w:rPr>
          <w:rFonts w:ascii="Times New Roman" w:hAnsi="Times New Roman" w:cs="Times New Roman"/>
          <w:sz w:val="28"/>
          <w:szCs w:val="28"/>
          <w:lang w:val="en-US"/>
        </w:rPr>
      </w:pPr>
    </w:p>
    <w:p w14:paraId="5D4F8655" w14:textId="77777777" w:rsidR="004F1B96" w:rsidRPr="00CE1933" w:rsidRDefault="004F1B96" w:rsidP="00C73D34">
      <w:pPr>
        <w:jc w:val="both"/>
        <w:rPr>
          <w:rFonts w:ascii="Times New Roman" w:hAnsi="Times New Roman" w:cs="Times New Roman"/>
          <w:b/>
          <w:color w:val="000000"/>
          <w:kern w:val="0"/>
          <w:sz w:val="28"/>
          <w:szCs w:val="28"/>
          <w:lang w:val="en-US"/>
        </w:rPr>
      </w:pPr>
    </w:p>
    <w:p w14:paraId="4EE15E6B" w14:textId="77777777" w:rsidR="004F1B96" w:rsidRPr="00CE1933" w:rsidRDefault="004F1B96" w:rsidP="00C73D34">
      <w:pPr>
        <w:jc w:val="both"/>
        <w:rPr>
          <w:rFonts w:ascii="Times New Roman" w:hAnsi="Times New Roman" w:cs="Times New Roman"/>
          <w:b/>
          <w:color w:val="000000"/>
          <w:kern w:val="0"/>
          <w:sz w:val="28"/>
          <w:szCs w:val="28"/>
          <w:lang w:val="en-US"/>
        </w:rPr>
      </w:pPr>
    </w:p>
    <w:p w14:paraId="768C7E11" w14:textId="77777777" w:rsidR="00072629" w:rsidRPr="00CE1933" w:rsidRDefault="00072629" w:rsidP="00C73D34">
      <w:pPr>
        <w:jc w:val="both"/>
        <w:rPr>
          <w:rFonts w:ascii="Times New Roman" w:hAnsi="Times New Roman" w:cs="Times New Roman"/>
          <w:b/>
          <w:color w:val="000000"/>
          <w:kern w:val="0"/>
          <w:sz w:val="28"/>
          <w:szCs w:val="28"/>
          <w:lang w:val="en-US"/>
        </w:rPr>
        <w:sectPr w:rsidR="00072629" w:rsidRPr="00CE1933" w:rsidSect="0070361C">
          <w:headerReference w:type="default" r:id="rId21"/>
          <w:footerReference w:type="default" r:id="rId22"/>
          <w:pgSz w:w="11906" w:h="16838"/>
          <w:pgMar w:top="1417" w:right="1417" w:bottom="1417" w:left="1417" w:header="708" w:footer="708" w:gutter="0"/>
          <w:pgNumType w:fmt="lowerRoman"/>
          <w:cols w:space="709"/>
          <w:docGrid w:linePitch="360"/>
        </w:sectPr>
      </w:pPr>
    </w:p>
    <w:p w14:paraId="3C4E1FD0" w14:textId="61EDB02C" w:rsidR="004A59C6" w:rsidRPr="00CE1933" w:rsidRDefault="004A59C6" w:rsidP="00C73D34">
      <w:pPr>
        <w:jc w:val="both"/>
        <w:rPr>
          <w:rFonts w:ascii="Times New Roman" w:hAnsi="Times New Roman" w:cs="Times New Roman"/>
          <w:b/>
          <w:color w:val="000000"/>
          <w:kern w:val="0"/>
          <w:sz w:val="28"/>
          <w:szCs w:val="28"/>
          <w:lang w:val="en-US"/>
        </w:rPr>
      </w:pPr>
    </w:p>
    <w:p w14:paraId="0E5EB031" w14:textId="77777777" w:rsidR="003F4F3D" w:rsidRPr="00CE1933" w:rsidRDefault="003F4F3D" w:rsidP="00C73D34">
      <w:pPr>
        <w:jc w:val="both"/>
        <w:outlineLvl w:val="0"/>
        <w:rPr>
          <w:rFonts w:ascii="Times New Roman" w:hAnsi="Times New Roman" w:cs="Times New Roman"/>
          <w:b/>
          <w:color w:val="000000"/>
          <w:kern w:val="0"/>
          <w:sz w:val="28"/>
          <w:szCs w:val="28"/>
          <w:lang w:val="en-US"/>
        </w:rPr>
      </w:pPr>
    </w:p>
    <w:p w14:paraId="6CC2488E" w14:textId="77777777" w:rsidR="003F4F3D" w:rsidRPr="00CE1933" w:rsidRDefault="003F4F3D" w:rsidP="00C73D34">
      <w:pPr>
        <w:jc w:val="both"/>
        <w:outlineLvl w:val="0"/>
        <w:rPr>
          <w:rFonts w:ascii="Times New Roman" w:hAnsi="Times New Roman" w:cs="Times New Roman"/>
          <w:b/>
          <w:color w:val="000000"/>
          <w:kern w:val="0"/>
          <w:sz w:val="28"/>
          <w:szCs w:val="28"/>
          <w:lang w:val="en-US"/>
        </w:rPr>
      </w:pPr>
    </w:p>
    <w:p w14:paraId="746671F5" w14:textId="77777777" w:rsidR="003F4F3D" w:rsidRPr="00CE1933" w:rsidRDefault="003F4F3D" w:rsidP="00C73D34">
      <w:pPr>
        <w:jc w:val="both"/>
        <w:outlineLvl w:val="0"/>
        <w:rPr>
          <w:rFonts w:ascii="Times New Roman" w:hAnsi="Times New Roman" w:cs="Times New Roman"/>
          <w:b/>
          <w:color w:val="000000"/>
          <w:kern w:val="0"/>
          <w:sz w:val="28"/>
          <w:szCs w:val="28"/>
          <w:lang w:val="en-US"/>
        </w:rPr>
      </w:pPr>
    </w:p>
    <w:p w14:paraId="192EC64F" w14:textId="77777777" w:rsidR="003F4F3D" w:rsidRPr="00CE1933" w:rsidRDefault="003F4F3D" w:rsidP="00C73D34">
      <w:pPr>
        <w:jc w:val="both"/>
        <w:outlineLvl w:val="0"/>
        <w:rPr>
          <w:rFonts w:ascii="Times New Roman" w:hAnsi="Times New Roman" w:cs="Times New Roman"/>
          <w:b/>
          <w:color w:val="000000"/>
          <w:kern w:val="0"/>
          <w:sz w:val="28"/>
          <w:szCs w:val="28"/>
          <w:lang w:val="en-US"/>
        </w:rPr>
      </w:pPr>
    </w:p>
    <w:p w14:paraId="5BAEA834" w14:textId="77777777" w:rsidR="003F4F3D" w:rsidRPr="00CE1933" w:rsidRDefault="003F4F3D" w:rsidP="00C73D34">
      <w:pPr>
        <w:jc w:val="both"/>
        <w:outlineLvl w:val="0"/>
        <w:rPr>
          <w:rFonts w:ascii="Times New Roman" w:hAnsi="Times New Roman" w:cs="Times New Roman"/>
          <w:b/>
          <w:color w:val="000000"/>
          <w:kern w:val="0"/>
          <w:sz w:val="28"/>
          <w:szCs w:val="28"/>
          <w:lang w:val="en-US"/>
        </w:rPr>
      </w:pPr>
    </w:p>
    <w:p w14:paraId="5677AF80" w14:textId="77777777" w:rsidR="003F4F3D" w:rsidRPr="00CE1933" w:rsidRDefault="003F4F3D" w:rsidP="00C73D34">
      <w:pPr>
        <w:jc w:val="both"/>
        <w:outlineLvl w:val="0"/>
        <w:rPr>
          <w:rFonts w:ascii="Times New Roman" w:hAnsi="Times New Roman" w:cs="Times New Roman"/>
          <w:b/>
          <w:color w:val="000000"/>
          <w:kern w:val="0"/>
          <w:sz w:val="28"/>
          <w:szCs w:val="28"/>
          <w:lang w:val="en-US"/>
        </w:rPr>
      </w:pPr>
    </w:p>
    <w:p w14:paraId="46C844DF" w14:textId="77777777" w:rsidR="00D233C5" w:rsidRPr="00CE1933" w:rsidRDefault="00D233C5" w:rsidP="00C73D34">
      <w:pPr>
        <w:jc w:val="both"/>
        <w:outlineLvl w:val="0"/>
        <w:rPr>
          <w:rFonts w:ascii="Times New Roman" w:hAnsi="Times New Roman" w:cs="Times New Roman"/>
          <w:b/>
          <w:color w:val="000000"/>
          <w:kern w:val="0"/>
          <w:sz w:val="28"/>
          <w:szCs w:val="28"/>
          <w:lang w:val="en-US"/>
        </w:rPr>
      </w:pPr>
    </w:p>
    <w:p w14:paraId="28485DA8" w14:textId="30AC2A8F" w:rsidR="004A59C6" w:rsidRPr="00CE1933" w:rsidRDefault="004A59C6" w:rsidP="00C73D34">
      <w:pPr>
        <w:jc w:val="both"/>
        <w:outlineLvl w:val="0"/>
        <w:rPr>
          <w:rFonts w:ascii="Times New Roman" w:hAnsi="Times New Roman" w:cs="Times New Roman"/>
          <w:b/>
          <w:color w:val="000000"/>
          <w:kern w:val="0"/>
          <w:sz w:val="28"/>
          <w:szCs w:val="28"/>
          <w:lang w:val="en-US"/>
        </w:rPr>
      </w:pPr>
      <w:bookmarkStart w:id="59" w:name="_Toc239679410"/>
      <w:bookmarkStart w:id="60" w:name="_Toc239682290"/>
      <w:bookmarkStart w:id="61" w:name="_Toc239682559"/>
      <w:bookmarkStart w:id="62" w:name="_Toc239692009"/>
      <w:bookmarkStart w:id="63" w:name="_Toc239694592"/>
      <w:bookmarkStart w:id="64" w:name="_Toc239694614"/>
      <w:r w:rsidRPr="00FC4EA6">
        <w:rPr>
          <w:rFonts w:ascii="Times New Roman" w:hAnsi="Times New Roman" w:cs="Times New Roman"/>
          <w:noProof/>
          <w:sz w:val="28"/>
          <w:szCs w:val="28"/>
          <w:lang w:val="fr-FR"/>
        </w:rPr>
        <mc:AlternateContent>
          <mc:Choice Requires="wps">
            <w:drawing>
              <wp:anchor distT="0" distB="0" distL="114300" distR="114300" simplePos="0" relativeHeight="251655680" behindDoc="0" locked="0" layoutInCell="1" allowOverlap="1" wp14:anchorId="5829E628" wp14:editId="5C3AD78A">
                <wp:simplePos x="0" y="0"/>
                <wp:positionH relativeFrom="column">
                  <wp:posOffset>1614170</wp:posOffset>
                </wp:positionH>
                <wp:positionV relativeFrom="paragraph">
                  <wp:posOffset>176309</wp:posOffset>
                </wp:positionV>
                <wp:extent cx="2434590" cy="1162685"/>
                <wp:effectExtent l="0" t="0" r="22860" b="18415"/>
                <wp:wrapNone/>
                <wp:docPr id="3" name="Organigramme : Alternativ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4590" cy="1162685"/>
                        </a:xfrm>
                        <a:prstGeom prst="flowChartAlternateProcess">
                          <a:avLst/>
                        </a:prstGeom>
                        <a:solidFill>
                          <a:srgbClr val="F4D6CC"/>
                        </a:solidFill>
                        <a:ln w="9525">
                          <a:solidFill>
                            <a:srgbClr val="000000"/>
                          </a:solidFill>
                          <a:miter lim="800000"/>
                          <a:headEnd/>
                          <a:tailEnd/>
                        </a:ln>
                      </wps:spPr>
                      <wps:txbx>
                        <w:txbxContent>
                          <w:p w14:paraId="63389E43" w14:textId="77777777" w:rsidR="00C15A28" w:rsidRDefault="00C15A28" w:rsidP="004F1B96">
                            <w:pPr>
                              <w:spacing w:before="120"/>
                              <w:jc w:val="center"/>
                              <w:outlineLvl w:val="0"/>
                              <w:rPr>
                                <w:rFonts w:ascii="Times New Roman" w:hAnsi="Times New Roman" w:cs="Times New Roman"/>
                                <w:b/>
                                <w:sz w:val="24"/>
                                <w:szCs w:val="24"/>
                                <w:lang w:val="en-US"/>
                              </w:rPr>
                            </w:pPr>
                            <w:bookmarkStart w:id="65" w:name="_Toc176323268"/>
                            <w:bookmarkStart w:id="66" w:name="_Toc176323470"/>
                          </w:p>
                          <w:p w14:paraId="5A6F6B9D" w14:textId="77777777" w:rsidR="00C15A28" w:rsidRPr="00433305" w:rsidRDefault="00C15A28" w:rsidP="004F1B96">
                            <w:pPr>
                              <w:spacing w:before="120"/>
                              <w:jc w:val="center"/>
                              <w:outlineLvl w:val="0"/>
                              <w:rPr>
                                <w:rFonts w:ascii="Times New Roman" w:hAnsi="Times New Roman" w:cs="Times New Roman"/>
                                <w:sz w:val="24"/>
                                <w:szCs w:val="24"/>
                              </w:rPr>
                            </w:pPr>
                            <w:bookmarkStart w:id="67" w:name="_Toc239694593"/>
                            <w:bookmarkStart w:id="68" w:name="_Toc239694615"/>
                            <w:r w:rsidRPr="00433305">
                              <w:rPr>
                                <w:rFonts w:ascii="Times New Roman" w:hAnsi="Times New Roman" w:cs="Times New Roman"/>
                                <w:b/>
                                <w:sz w:val="24"/>
                                <w:szCs w:val="24"/>
                                <w:lang w:val="en-US"/>
                              </w:rPr>
                              <w:t>INTRODUCTION</w:t>
                            </w:r>
                            <w:bookmarkEnd w:id="65"/>
                            <w:bookmarkEnd w:id="66"/>
                            <w:bookmarkEnd w:id="67"/>
                            <w:bookmarkEnd w:id="68"/>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29E62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3" o:spid="_x0000_s1033" type="#_x0000_t176" style="position:absolute;left:0;text-align:left;margin-left:127.1pt;margin-top:13.9pt;width:191.7pt;height:91.5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" fillcolor="#f4d6cc">
                <v:textbox>
                  <w:txbxContent>
                    <w:p w14:paraId="63389E43" w14:textId="77777777" w:rsidR="00C15A28" w:rsidRDefault="00C15A28" w:rsidP="004F1B96">
                      <w:pPr>
                        <w:spacing w:before="120"/>
                        <w:jc w:val="center"/>
                        <w:outlineLvl w:val="0"/>
                        <w:rPr>
                          <w:rFonts w:ascii="Times New Roman" w:hAnsi="Times New Roman" w:cs="Times New Roman"/>
                          <w:b/>
                          <w:sz w:val="24"/>
                          <w:szCs w:val="24"/>
                          <w:lang w:val="en-US"/>
                        </w:rPr>
                      </w:pPr>
                      <w:bookmarkStart w:id="69" w:name="_Toc176323268"/>
                      <w:bookmarkStart w:id="70" w:name="_Toc176323470"/>
                    </w:p>
                    <w:p w14:paraId="5A6F6B9D" w14:textId="77777777" w:rsidR="00C15A28" w:rsidRPr="00433305" w:rsidRDefault="00C15A28" w:rsidP="004F1B96">
                      <w:pPr>
                        <w:spacing w:before="120"/>
                        <w:jc w:val="center"/>
                        <w:outlineLvl w:val="0"/>
                        <w:rPr>
                          <w:rFonts w:ascii="Times New Roman" w:hAnsi="Times New Roman" w:cs="Times New Roman"/>
                          <w:sz w:val="24"/>
                          <w:szCs w:val="24"/>
                        </w:rPr>
                      </w:pPr>
                      <w:bookmarkStart w:id="71" w:name="_Toc239694593"/>
                      <w:bookmarkStart w:id="72" w:name="_Toc239694615"/>
                      <w:r w:rsidRPr="00433305">
                        <w:rPr>
                          <w:rFonts w:ascii="Times New Roman" w:hAnsi="Times New Roman" w:cs="Times New Roman"/>
                          <w:b/>
                          <w:sz w:val="24"/>
                          <w:szCs w:val="24"/>
                          <w:lang w:val="en-US"/>
                        </w:rPr>
                        <w:t>INTRODUCTION</w:t>
                      </w:r>
                      <w:bookmarkEnd w:id="69"/>
                      <w:bookmarkEnd w:id="70"/>
                      <w:bookmarkEnd w:id="71"/>
                      <w:bookmarkEnd w:id="72"/>
                    </w:p>
                  </w:txbxContent>
                </v:textbox>
              </v:shape>
            </w:pict>
          </mc:Fallback>
        </mc:AlternateContent>
      </w:r>
      <w:bookmarkEnd w:id="59"/>
      <w:bookmarkEnd w:id="60"/>
      <w:bookmarkEnd w:id="61"/>
      <w:bookmarkEnd w:id="62"/>
      <w:bookmarkEnd w:id="63"/>
      <w:bookmarkEnd w:id="64"/>
    </w:p>
    <w:p w14:paraId="36F00C28" w14:textId="77777777" w:rsidR="004F1B96" w:rsidRPr="00CE1933" w:rsidRDefault="004F1B96" w:rsidP="00C73D34">
      <w:pPr>
        <w:jc w:val="both"/>
        <w:outlineLvl w:val="0"/>
        <w:rPr>
          <w:rFonts w:ascii="Times New Roman" w:hAnsi="Times New Roman" w:cs="Times New Roman"/>
          <w:b/>
          <w:color w:val="000000"/>
          <w:kern w:val="0"/>
          <w:sz w:val="28"/>
          <w:szCs w:val="28"/>
          <w:lang w:val="en-US"/>
        </w:rPr>
      </w:pPr>
    </w:p>
    <w:p w14:paraId="320F39D7" w14:textId="77777777" w:rsidR="004F1B96" w:rsidRPr="00CE1933" w:rsidRDefault="004F1B96" w:rsidP="00C73D34">
      <w:pPr>
        <w:jc w:val="both"/>
        <w:outlineLvl w:val="0"/>
        <w:rPr>
          <w:rFonts w:ascii="Times New Roman" w:hAnsi="Times New Roman" w:cs="Times New Roman"/>
          <w:b/>
          <w:color w:val="000000"/>
          <w:kern w:val="0"/>
          <w:sz w:val="28"/>
          <w:szCs w:val="28"/>
          <w:lang w:val="en-US"/>
        </w:rPr>
      </w:pPr>
    </w:p>
    <w:p w14:paraId="0D2AC8BF" w14:textId="77777777" w:rsidR="004F1B96" w:rsidRPr="00CE1933" w:rsidRDefault="004F1B96" w:rsidP="00C73D34">
      <w:pPr>
        <w:jc w:val="both"/>
        <w:outlineLvl w:val="0"/>
        <w:rPr>
          <w:rFonts w:ascii="Times New Roman" w:hAnsi="Times New Roman" w:cs="Times New Roman"/>
          <w:b/>
          <w:color w:val="000000"/>
          <w:kern w:val="0"/>
          <w:sz w:val="28"/>
          <w:szCs w:val="28"/>
          <w:lang w:val="en-US"/>
        </w:rPr>
      </w:pPr>
    </w:p>
    <w:p w14:paraId="3D64007C" w14:textId="77777777" w:rsidR="004F1B96" w:rsidRPr="00CE1933" w:rsidRDefault="004F1B96" w:rsidP="00C73D34">
      <w:pPr>
        <w:jc w:val="both"/>
        <w:outlineLvl w:val="0"/>
        <w:rPr>
          <w:rFonts w:ascii="Times New Roman" w:hAnsi="Times New Roman" w:cs="Times New Roman"/>
          <w:b/>
          <w:color w:val="000000"/>
          <w:kern w:val="0"/>
          <w:sz w:val="28"/>
          <w:szCs w:val="28"/>
          <w:lang w:val="en-US"/>
        </w:rPr>
      </w:pPr>
    </w:p>
    <w:p w14:paraId="40735842" w14:textId="77777777" w:rsidR="004F1B96" w:rsidRPr="00CE1933" w:rsidRDefault="004F1B96" w:rsidP="00C73D34">
      <w:pPr>
        <w:jc w:val="both"/>
        <w:outlineLvl w:val="0"/>
        <w:rPr>
          <w:rFonts w:ascii="Times New Roman" w:hAnsi="Times New Roman" w:cs="Times New Roman"/>
          <w:b/>
          <w:color w:val="000000"/>
          <w:kern w:val="0"/>
          <w:sz w:val="28"/>
          <w:szCs w:val="28"/>
          <w:lang w:val="en-US"/>
        </w:rPr>
      </w:pPr>
    </w:p>
    <w:p w14:paraId="240DB332" w14:textId="77777777" w:rsidR="004F1B96" w:rsidRPr="00CE1933" w:rsidRDefault="004F1B96" w:rsidP="00C73D34">
      <w:pPr>
        <w:jc w:val="both"/>
        <w:outlineLvl w:val="0"/>
        <w:rPr>
          <w:rFonts w:ascii="Times New Roman" w:hAnsi="Times New Roman" w:cs="Times New Roman"/>
          <w:b/>
          <w:color w:val="000000"/>
          <w:kern w:val="0"/>
          <w:sz w:val="28"/>
          <w:szCs w:val="28"/>
          <w:lang w:val="en-US"/>
        </w:rPr>
      </w:pPr>
    </w:p>
    <w:p w14:paraId="3CA04920" w14:textId="77777777" w:rsidR="004F1B96" w:rsidRPr="00CE1933" w:rsidRDefault="004F1B96" w:rsidP="00C73D34">
      <w:pPr>
        <w:jc w:val="both"/>
        <w:outlineLvl w:val="0"/>
        <w:rPr>
          <w:rFonts w:ascii="Times New Roman" w:hAnsi="Times New Roman" w:cs="Times New Roman"/>
          <w:b/>
          <w:color w:val="000000"/>
          <w:kern w:val="0"/>
          <w:sz w:val="28"/>
          <w:szCs w:val="28"/>
          <w:lang w:val="en-US"/>
        </w:rPr>
      </w:pPr>
    </w:p>
    <w:p w14:paraId="6C2220CC" w14:textId="77777777" w:rsidR="004F1B96" w:rsidRPr="00CE1933" w:rsidRDefault="004F1B96" w:rsidP="00C73D34">
      <w:pPr>
        <w:jc w:val="both"/>
        <w:outlineLvl w:val="0"/>
        <w:rPr>
          <w:rFonts w:ascii="Times New Roman" w:hAnsi="Times New Roman" w:cs="Times New Roman"/>
          <w:b/>
          <w:color w:val="000000"/>
          <w:kern w:val="0"/>
          <w:sz w:val="28"/>
          <w:szCs w:val="28"/>
          <w:lang w:val="en-US"/>
        </w:rPr>
      </w:pPr>
    </w:p>
    <w:p w14:paraId="74511995" w14:textId="22566801" w:rsidR="004F1B96" w:rsidRPr="00CE1933" w:rsidRDefault="00072629" w:rsidP="00C73D34">
      <w:pPr>
        <w:tabs>
          <w:tab w:val="left" w:pos="6813"/>
        </w:tabs>
        <w:jc w:val="both"/>
        <w:outlineLvl w:val="0"/>
        <w:rPr>
          <w:rFonts w:ascii="Times New Roman" w:hAnsi="Times New Roman" w:cs="Times New Roman"/>
          <w:b/>
          <w:color w:val="000000"/>
          <w:kern w:val="0"/>
          <w:sz w:val="28"/>
          <w:szCs w:val="28"/>
          <w:lang w:val="en-US"/>
        </w:rPr>
      </w:pPr>
      <w:r w:rsidRPr="00CE1933">
        <w:rPr>
          <w:rFonts w:ascii="Times New Roman" w:hAnsi="Times New Roman" w:cs="Times New Roman"/>
          <w:b/>
          <w:color w:val="000000"/>
          <w:kern w:val="0"/>
          <w:sz w:val="28"/>
          <w:szCs w:val="28"/>
          <w:lang w:val="en-US"/>
        </w:rPr>
        <w:tab/>
      </w:r>
    </w:p>
    <w:p w14:paraId="664F637C" w14:textId="77777777" w:rsidR="004F1B96" w:rsidRPr="00CE1933" w:rsidRDefault="004F1B96" w:rsidP="00C73D34">
      <w:pPr>
        <w:jc w:val="both"/>
        <w:outlineLvl w:val="0"/>
        <w:rPr>
          <w:rFonts w:ascii="Times New Roman" w:hAnsi="Times New Roman" w:cs="Times New Roman"/>
          <w:b/>
          <w:color w:val="000000"/>
          <w:kern w:val="0"/>
          <w:sz w:val="28"/>
          <w:szCs w:val="28"/>
          <w:lang w:val="en-US"/>
        </w:rPr>
      </w:pPr>
    </w:p>
    <w:p w14:paraId="0EA87DB7" w14:textId="77777777" w:rsidR="004F1B96" w:rsidRPr="00CE1933" w:rsidRDefault="004F1B96" w:rsidP="00C73D34">
      <w:pPr>
        <w:jc w:val="both"/>
        <w:outlineLvl w:val="0"/>
        <w:rPr>
          <w:rFonts w:ascii="Times New Roman" w:hAnsi="Times New Roman" w:cs="Times New Roman"/>
          <w:b/>
          <w:color w:val="000000"/>
          <w:kern w:val="0"/>
          <w:sz w:val="28"/>
          <w:szCs w:val="28"/>
          <w:lang w:val="en-US"/>
        </w:rPr>
      </w:pPr>
    </w:p>
    <w:bookmarkStart w:id="73" w:name="_Toc239682292"/>
    <w:bookmarkStart w:id="74" w:name="_Toc239682560"/>
    <w:bookmarkStart w:id="75" w:name="_Toc239692010"/>
    <w:bookmarkStart w:id="76" w:name="_Toc239694594"/>
    <w:bookmarkStart w:id="77" w:name="_Toc239694616"/>
    <w:p w14:paraId="033249A0" w14:textId="209E6785" w:rsidR="008D1A3F" w:rsidRPr="00CE1933" w:rsidRDefault="0070361C" w:rsidP="00C73D34">
      <w:pPr>
        <w:jc w:val="both"/>
        <w:outlineLvl w:val="0"/>
        <w:rPr>
          <w:rFonts w:ascii="Times New Roman" w:hAnsi="Times New Roman" w:cs="Times New Roman"/>
          <w:color w:val="000000"/>
          <w:kern w:val="0"/>
          <w:sz w:val="28"/>
          <w:szCs w:val="28"/>
          <w:lang w:val="en-US"/>
        </w:rPr>
      </w:pPr>
      <w:r w:rsidRPr="00FC4EA6">
        <w:rPr>
          <w:rFonts w:ascii="Times New Roman" w:hAnsi="Times New Roman" w:cs="Times New Roman"/>
          <w:noProof/>
          <w:color w:val="000000"/>
          <w:kern w:val="0"/>
          <w:sz w:val="28"/>
          <w:szCs w:val="28"/>
          <w:lang w:val="fr-FR"/>
        </w:rPr>
        <mc:AlternateContent>
          <mc:Choice Requires="wps">
            <w:drawing>
              <wp:anchor distT="0" distB="0" distL="114300" distR="114300" simplePos="0" relativeHeight="251714048" behindDoc="0" locked="0" layoutInCell="1" allowOverlap="1" wp14:anchorId="77F60C44" wp14:editId="1923E0F3">
                <wp:simplePos x="0" y="0"/>
                <wp:positionH relativeFrom="column">
                  <wp:posOffset>4841786</wp:posOffset>
                </wp:positionH>
                <wp:positionV relativeFrom="paragraph">
                  <wp:posOffset>200055</wp:posOffset>
                </wp:positionV>
                <wp:extent cx="1552354" cy="1010093"/>
                <wp:effectExtent l="0" t="0" r="0" b="0"/>
                <wp:wrapNone/>
                <wp:docPr id="34" name="Rectangle : coins arrondis 34"/>
                <wp:cNvGraphicFramePr/>
                <a:graphic xmlns:a="http://schemas.openxmlformats.org/drawingml/2006/main">
                  <a:graphicData uri="http://schemas.microsoft.com/office/word/2010/wordprocessingShape">
                    <wps:wsp>
                      <wps:cNvSpPr/>
                      <wps:spPr>
                        <a:xfrm>
                          <a:off x="0" y="0"/>
                          <a:ext cx="1552354" cy="1010093"/>
                        </a:xfrm>
                        <a:prstGeom prst="round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4F1C75" id="Rectangle : coins arrondis 34" o:spid="_x0000_s1026" style="position:absolute;margin-left:381.25pt;margin-top:15.75pt;width:122.25pt;height:79.55pt;z-index:251714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" fillcolor="white [3201]" stroked="f" strokeweight="2pt"/>
            </w:pict>
          </mc:Fallback>
        </mc:AlternateContent>
      </w:r>
      <w:bookmarkEnd w:id="73"/>
      <w:bookmarkEnd w:id="74"/>
      <w:bookmarkEnd w:id="75"/>
      <w:bookmarkEnd w:id="76"/>
      <w:bookmarkEnd w:id="77"/>
    </w:p>
    <w:p w14:paraId="08D7C91D" w14:textId="03B77286" w:rsidR="00ED62FF" w:rsidRPr="00FC4EA6" w:rsidRDefault="00ED62FF" w:rsidP="00C73D34">
      <w:pPr>
        <w:spacing w:after="0"/>
        <w:ind w:firstLine="709"/>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lastRenderedPageBreak/>
        <w:t xml:space="preserve">L’infertilité constitue aujourd’hui un problème majeur de santé publique à l’échelle mondiale. </w:t>
      </w:r>
      <w:r w:rsidR="001F23AA" w:rsidRPr="00FC4EA6">
        <w:rPr>
          <w:rFonts w:ascii="Times New Roman" w:hAnsi="Times New Roman" w:cs="Times New Roman"/>
          <w:sz w:val="24"/>
          <w:szCs w:val="24"/>
          <w:lang w:val="fr-FR"/>
        </w:rPr>
        <w:t>Selon l’Organisation</w:t>
      </w:r>
      <w:r w:rsidRPr="00FC4EA6">
        <w:rPr>
          <w:rFonts w:ascii="Times New Roman" w:hAnsi="Times New Roman" w:cs="Times New Roman"/>
          <w:sz w:val="24"/>
          <w:szCs w:val="24"/>
          <w:lang w:val="fr-FR"/>
        </w:rPr>
        <w:t xml:space="preserve"> Mondiale de la Santé (OMS), près de 48 millions de couples dans le monde et 186 millions d’individus souffrent d’infertilité, ce qui en fait une préoccupation sanitaire de premier ordre (WHO, 2023).</w:t>
      </w:r>
      <w:r w:rsidR="00934E60" w:rsidRPr="00FC4EA6">
        <w:rPr>
          <w:rFonts w:ascii="Times New Roman" w:hAnsi="Times New Roman" w:cs="Times New Roman"/>
          <w:sz w:val="24"/>
          <w:szCs w:val="24"/>
          <w:lang w:val="fr-FR"/>
        </w:rPr>
        <w:t xml:space="preserve"> L’infertilité est une maladie de l’appareil reproducteur d</w:t>
      </w:r>
      <w:r w:rsidRPr="00FC4EA6">
        <w:rPr>
          <w:rFonts w:ascii="Times New Roman" w:hAnsi="Times New Roman" w:cs="Times New Roman"/>
          <w:sz w:val="24"/>
          <w:szCs w:val="24"/>
          <w:lang w:val="fr-FR"/>
        </w:rPr>
        <w:t xml:space="preserve">éfinie </w:t>
      </w:r>
      <w:r w:rsidR="001F23AA" w:rsidRPr="00FC4EA6">
        <w:rPr>
          <w:rFonts w:ascii="Times New Roman" w:hAnsi="Times New Roman" w:cs="Times New Roman"/>
          <w:sz w:val="24"/>
          <w:szCs w:val="24"/>
          <w:lang w:val="fr-FR"/>
        </w:rPr>
        <w:t>comme l’absence</w:t>
      </w:r>
      <w:r w:rsidRPr="00FC4EA6">
        <w:rPr>
          <w:rFonts w:ascii="Times New Roman" w:hAnsi="Times New Roman" w:cs="Times New Roman"/>
          <w:sz w:val="24"/>
          <w:szCs w:val="24"/>
          <w:lang w:val="fr-FR"/>
        </w:rPr>
        <w:t xml:space="preserve"> d’obtention d’une grossesse après 12 </w:t>
      </w:r>
      <w:r w:rsidR="001F23AA" w:rsidRPr="00FC4EA6">
        <w:rPr>
          <w:rFonts w:ascii="Times New Roman" w:hAnsi="Times New Roman" w:cs="Times New Roman"/>
          <w:sz w:val="24"/>
          <w:szCs w:val="24"/>
          <w:lang w:val="fr-FR"/>
        </w:rPr>
        <w:t>mois ou</w:t>
      </w:r>
      <w:r w:rsidRPr="00FC4EA6">
        <w:rPr>
          <w:rFonts w:ascii="Times New Roman" w:hAnsi="Times New Roman" w:cs="Times New Roman"/>
          <w:sz w:val="24"/>
          <w:szCs w:val="24"/>
          <w:lang w:val="fr-FR"/>
        </w:rPr>
        <w:t xml:space="preserve"> plus de rapports sexuels réguliers non protégés</w:t>
      </w:r>
      <w:r w:rsidR="00934E60" w:rsidRPr="00FC4EA6">
        <w:rPr>
          <w:rFonts w:ascii="Times New Roman" w:hAnsi="Times New Roman" w:cs="Times New Roman"/>
          <w:sz w:val="24"/>
          <w:szCs w:val="24"/>
          <w:lang w:val="fr-FR"/>
        </w:rPr>
        <w:t xml:space="preserve"> WHO. (2023). </w:t>
      </w:r>
      <w:r w:rsidR="001F23AA" w:rsidRPr="00FC4EA6">
        <w:rPr>
          <w:rFonts w:ascii="Times New Roman" w:hAnsi="Times New Roman" w:cs="Times New Roman"/>
          <w:sz w:val="24"/>
          <w:szCs w:val="24"/>
          <w:lang w:val="fr-FR"/>
        </w:rPr>
        <w:t>L’infertilité</w:t>
      </w:r>
      <w:r w:rsidRPr="00FC4EA6">
        <w:rPr>
          <w:rFonts w:ascii="Times New Roman" w:hAnsi="Times New Roman" w:cs="Times New Roman"/>
          <w:sz w:val="24"/>
          <w:szCs w:val="24"/>
          <w:lang w:val="fr-FR"/>
        </w:rPr>
        <w:t xml:space="preserve"> se décline en deux formes </w:t>
      </w:r>
      <w:r w:rsidR="001F23AA" w:rsidRPr="00FC4EA6">
        <w:rPr>
          <w:rFonts w:ascii="Times New Roman" w:hAnsi="Times New Roman" w:cs="Times New Roman"/>
          <w:sz w:val="24"/>
          <w:szCs w:val="24"/>
          <w:lang w:val="fr-FR"/>
        </w:rPr>
        <w:t>distinctes :</w:t>
      </w:r>
      <w:r w:rsidRPr="00FC4EA6">
        <w:rPr>
          <w:rFonts w:ascii="Times New Roman" w:hAnsi="Times New Roman" w:cs="Times New Roman"/>
          <w:sz w:val="24"/>
          <w:szCs w:val="24"/>
          <w:lang w:val="fr-FR"/>
        </w:rPr>
        <w:t xml:space="preserve"> l’infertilité primaire, caractérisée par l’absence de toute grossesse antérieure, et l’infertilité secondaire, qui survient après une ou plusieurs grossesses. Cette distinction est fondamentale car les étiologies, les facteurs de risque et les implications psychosociales différent significativement entre </w:t>
      </w:r>
      <w:r w:rsidR="001F23AA" w:rsidRPr="00FC4EA6">
        <w:rPr>
          <w:rFonts w:ascii="Times New Roman" w:hAnsi="Times New Roman" w:cs="Times New Roman"/>
          <w:sz w:val="24"/>
          <w:szCs w:val="24"/>
          <w:lang w:val="fr-FR"/>
        </w:rPr>
        <w:t>deux entités</w:t>
      </w:r>
      <w:r w:rsidRPr="00FC4EA6">
        <w:rPr>
          <w:rFonts w:ascii="Times New Roman" w:hAnsi="Times New Roman" w:cs="Times New Roman"/>
          <w:sz w:val="24"/>
          <w:szCs w:val="24"/>
          <w:lang w:val="fr-FR"/>
        </w:rPr>
        <w:t>.</w:t>
      </w:r>
    </w:p>
    <w:p w14:paraId="30654B6D" w14:textId="49975A66" w:rsidR="00ED62FF" w:rsidRPr="00FC4EA6" w:rsidRDefault="00ED62FF" w:rsidP="00C73D34">
      <w:pPr>
        <w:spacing w:after="0"/>
        <w:ind w:firstLine="709"/>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L’infertilité primaire revêt une dimension particulière dans les pays en développement, et plus spécifiquement en Afrique subsaharienne. Dans un contexte où la procréation est socialement valorisée et où la maternité constitue souvent un accomplissement social incontournable, l’incapacité à procréer peut entrainer des conséquences psychosociales dévastatrices. </w:t>
      </w:r>
      <w:r w:rsidR="000E40F1" w:rsidRPr="00FC4EA6">
        <w:rPr>
          <w:rFonts w:ascii="Times New Roman" w:hAnsi="Times New Roman" w:cs="Times New Roman"/>
          <w:sz w:val="24"/>
          <w:szCs w:val="24"/>
          <w:lang w:val="fr-FR"/>
        </w:rPr>
        <w:t>Les femmes infertiles</w:t>
      </w:r>
      <w:r w:rsidRPr="00FC4EA6">
        <w:rPr>
          <w:rFonts w:ascii="Times New Roman" w:hAnsi="Times New Roman" w:cs="Times New Roman"/>
          <w:sz w:val="24"/>
          <w:szCs w:val="24"/>
          <w:lang w:val="fr-FR"/>
        </w:rPr>
        <w:t xml:space="preserve"> en particulier, subissent fréquemment la stigmatisation sociale, le rejet familial, les violences conjugales, voire la répudiation (</w:t>
      </w:r>
      <w:r w:rsidR="000E40F1" w:rsidRPr="00FC4EA6">
        <w:rPr>
          <w:rFonts w:ascii="Times New Roman" w:hAnsi="Times New Roman" w:cs="Times New Roman"/>
          <w:sz w:val="24"/>
          <w:szCs w:val="24"/>
          <w:lang w:val="fr-FR"/>
        </w:rPr>
        <w:t>Feldman </w:t>
      </w:r>
      <w:proofErr w:type="spellStart"/>
      <w:r w:rsidR="000E40F1" w:rsidRPr="00FC4EA6">
        <w:rPr>
          <w:rFonts w:ascii="Times New Roman" w:hAnsi="Times New Roman" w:cs="Times New Roman"/>
          <w:sz w:val="24"/>
          <w:szCs w:val="24"/>
          <w:lang w:val="fr-FR"/>
        </w:rPr>
        <w:t>Savelsberg</w:t>
      </w:r>
      <w:proofErr w:type="spellEnd"/>
      <w:r w:rsidRPr="00FC4EA6">
        <w:rPr>
          <w:rFonts w:ascii="Times New Roman" w:hAnsi="Times New Roman" w:cs="Times New Roman"/>
          <w:sz w:val="24"/>
          <w:szCs w:val="24"/>
          <w:lang w:val="fr-FR"/>
        </w:rPr>
        <w:t xml:space="preserve">, 2016 ; Dhont, 2011). L’infertilité primaire, en l’absence de toute expérience parentale, expose les couples à une détresse psychologique souvent plus sévère que l’infertilité secondaire. </w:t>
      </w:r>
    </w:p>
    <w:p w14:paraId="05034299" w14:textId="35B620D6" w:rsidR="00ED62FF" w:rsidRPr="00FC4EA6" w:rsidRDefault="00ED62FF" w:rsidP="00C73D34">
      <w:pPr>
        <w:spacing w:after="0"/>
        <w:ind w:firstLine="709"/>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La prévalence de l’infertilité varie considérablement selon les régions du monde. En Afrique subsaharienne, les estimations oscillent entre 9% et 30% selon les études et les pays (</w:t>
      </w:r>
      <w:proofErr w:type="spellStart"/>
      <w:r w:rsidRPr="00FC4EA6">
        <w:rPr>
          <w:rFonts w:ascii="Times New Roman" w:hAnsi="Times New Roman" w:cs="Times New Roman"/>
          <w:sz w:val="24"/>
          <w:szCs w:val="24"/>
          <w:lang w:val="fr-FR"/>
        </w:rPr>
        <w:t>Ombelet</w:t>
      </w:r>
      <w:proofErr w:type="spellEnd"/>
      <w:r w:rsidRPr="00FC4EA6">
        <w:rPr>
          <w:rFonts w:ascii="Times New Roman" w:hAnsi="Times New Roman" w:cs="Times New Roman"/>
          <w:sz w:val="24"/>
          <w:szCs w:val="24"/>
          <w:lang w:val="fr-FR"/>
        </w:rPr>
        <w:t xml:space="preserve"> et al., 2021</w:t>
      </w:r>
      <w:r w:rsidR="001F23AA" w:rsidRPr="00FC4EA6">
        <w:rPr>
          <w:rFonts w:ascii="Times New Roman" w:hAnsi="Times New Roman" w:cs="Times New Roman"/>
          <w:sz w:val="24"/>
          <w:szCs w:val="24"/>
          <w:lang w:val="fr-FR"/>
        </w:rPr>
        <w:t>). Une</w:t>
      </w:r>
      <w:r w:rsidRPr="00FC4EA6">
        <w:rPr>
          <w:rFonts w:ascii="Times New Roman" w:hAnsi="Times New Roman" w:cs="Times New Roman"/>
          <w:sz w:val="24"/>
          <w:szCs w:val="24"/>
          <w:lang w:val="fr-FR"/>
        </w:rPr>
        <w:t xml:space="preserve"> méta-analyse récente incluant 16 études de la région a rapporté une </w:t>
      </w:r>
      <w:r w:rsidR="001F23AA" w:rsidRPr="00FC4EA6">
        <w:rPr>
          <w:rFonts w:ascii="Times New Roman" w:hAnsi="Times New Roman" w:cs="Times New Roman"/>
          <w:sz w:val="24"/>
          <w:szCs w:val="24"/>
          <w:lang w:val="fr-FR"/>
        </w:rPr>
        <w:t>prévalence globale</w:t>
      </w:r>
      <w:r w:rsidRPr="00FC4EA6">
        <w:rPr>
          <w:rFonts w:ascii="Times New Roman" w:hAnsi="Times New Roman" w:cs="Times New Roman"/>
          <w:sz w:val="24"/>
          <w:szCs w:val="24"/>
          <w:lang w:val="fr-FR"/>
        </w:rPr>
        <w:t xml:space="preserve"> de l’infertilité de 22 ,7%, avec une proportion d’infertilité primaire variant de 31% à 58% selon les séries (</w:t>
      </w:r>
      <w:proofErr w:type="spellStart"/>
      <w:r w:rsidRPr="00FC4EA6">
        <w:rPr>
          <w:rFonts w:ascii="Times New Roman" w:hAnsi="Times New Roman" w:cs="Times New Roman"/>
          <w:sz w:val="24"/>
          <w:szCs w:val="24"/>
          <w:lang w:val="fr-FR"/>
        </w:rPr>
        <w:t>Gedef</w:t>
      </w:r>
      <w:proofErr w:type="spellEnd"/>
      <w:r w:rsidRPr="00FC4EA6">
        <w:rPr>
          <w:rFonts w:ascii="Times New Roman" w:hAnsi="Times New Roman" w:cs="Times New Roman"/>
          <w:sz w:val="24"/>
          <w:szCs w:val="24"/>
          <w:lang w:val="fr-FR"/>
        </w:rPr>
        <w:t xml:space="preserve"> et al.</w:t>
      </w:r>
      <w:r w:rsidR="00831DC9" w:rsidRPr="00FC4EA6">
        <w:rPr>
          <w:rFonts w:ascii="Times New Roman" w:hAnsi="Times New Roman" w:cs="Times New Roman"/>
          <w:sz w:val="24"/>
          <w:szCs w:val="24"/>
          <w:lang w:val="fr-FR"/>
        </w:rPr>
        <w:t>, 2025</w:t>
      </w:r>
      <w:r w:rsidR="001F23AA" w:rsidRPr="00FC4EA6">
        <w:rPr>
          <w:rFonts w:ascii="Times New Roman" w:hAnsi="Times New Roman" w:cs="Times New Roman"/>
          <w:sz w:val="24"/>
          <w:szCs w:val="24"/>
          <w:lang w:val="fr-FR"/>
        </w:rPr>
        <w:t>). Cette</w:t>
      </w:r>
      <w:r w:rsidRPr="00FC4EA6">
        <w:rPr>
          <w:rFonts w:ascii="Times New Roman" w:hAnsi="Times New Roman" w:cs="Times New Roman"/>
          <w:sz w:val="24"/>
          <w:szCs w:val="24"/>
          <w:lang w:val="fr-FR"/>
        </w:rPr>
        <w:t xml:space="preserve"> variabilité s’explique par les différences méthodologiques, les populations et les contextes locaux. Contrairement aux pays occidentaux où l’infertilité est souvent liée à l’âge maternel avancé (au-delà de 35 ans) ou à des </w:t>
      </w:r>
      <w:r w:rsidR="001F23AA" w:rsidRPr="00FC4EA6">
        <w:rPr>
          <w:rFonts w:ascii="Times New Roman" w:hAnsi="Times New Roman" w:cs="Times New Roman"/>
          <w:sz w:val="24"/>
          <w:szCs w:val="24"/>
          <w:lang w:val="fr-FR"/>
        </w:rPr>
        <w:t>causes endocriniennes</w:t>
      </w:r>
      <w:r w:rsidRPr="00FC4EA6">
        <w:rPr>
          <w:rFonts w:ascii="Times New Roman" w:hAnsi="Times New Roman" w:cs="Times New Roman"/>
          <w:sz w:val="24"/>
          <w:szCs w:val="24"/>
          <w:lang w:val="fr-FR"/>
        </w:rPr>
        <w:t xml:space="preserve"> (SOPK, troubles thyroïdiens), le paysage étiologique de l’infertilité primaire en Afrique subsaharienne est dominé par les séquelles infectieuses. Les IST, notamment à Chlamydia trachomatis et à Neisseria gonorrhoeae, constituent les principaux facteurs de risque. Outre les infections, d’autres facteurs spécifiques au contexte africain contribuent à l’infertilité primaire : les avortements septiques ; les complications obstétricales </w:t>
      </w:r>
      <w:r w:rsidRPr="00FC4EA6">
        <w:rPr>
          <w:rFonts w:ascii="Times New Roman" w:hAnsi="Times New Roman" w:cs="Times New Roman"/>
          <w:sz w:val="24"/>
          <w:szCs w:val="24"/>
          <w:lang w:val="fr-FR"/>
        </w:rPr>
        <w:lastRenderedPageBreak/>
        <w:t>(hémorragies, infection puerpérales) qui peuvent entraîner des séquelles tubaires et utérines ; les facteurs masculins.</w:t>
      </w:r>
    </w:p>
    <w:p w14:paraId="5F528E6F" w14:textId="3464D660" w:rsidR="00ED62FF" w:rsidRPr="00FC4EA6" w:rsidRDefault="00ED62FF" w:rsidP="009F20D5">
      <w:pPr>
        <w:spacing w:after="0"/>
        <w:ind w:firstLine="709"/>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Le Cameroun n’est pas en reste face à ce problème de santé publique, plusieurs études ont été menées dans différentes régions du pays, documentant l’ampleur et les déterminants de l’infertilité. Ces régions sont le Sud-Ouest par </w:t>
      </w:r>
      <w:proofErr w:type="spellStart"/>
      <w:r w:rsidRPr="00FC4EA6">
        <w:rPr>
          <w:rFonts w:ascii="Times New Roman" w:hAnsi="Times New Roman" w:cs="Times New Roman"/>
          <w:sz w:val="24"/>
          <w:szCs w:val="24"/>
          <w:lang w:val="fr-FR"/>
        </w:rPr>
        <w:t>Tiagha</w:t>
      </w:r>
      <w:proofErr w:type="spellEnd"/>
      <w:r w:rsidRPr="00FC4EA6">
        <w:rPr>
          <w:rFonts w:ascii="Times New Roman" w:hAnsi="Times New Roman" w:cs="Times New Roman"/>
          <w:sz w:val="24"/>
          <w:szCs w:val="24"/>
          <w:lang w:val="fr-FR"/>
        </w:rPr>
        <w:t xml:space="preserve"> et al. (2020) sur les infections et les facteurs tubaires, au Centre (Yaoundé) par </w:t>
      </w:r>
      <w:proofErr w:type="spellStart"/>
      <w:r w:rsidRPr="00FC4EA6">
        <w:rPr>
          <w:rFonts w:ascii="Times New Roman" w:hAnsi="Times New Roman" w:cs="Times New Roman"/>
          <w:sz w:val="24"/>
          <w:szCs w:val="24"/>
          <w:lang w:val="fr-FR"/>
        </w:rPr>
        <w:t>Voundi-Voundi</w:t>
      </w:r>
      <w:proofErr w:type="spellEnd"/>
      <w:r w:rsidRPr="00FC4EA6">
        <w:rPr>
          <w:rFonts w:ascii="Times New Roman" w:hAnsi="Times New Roman" w:cs="Times New Roman"/>
          <w:sz w:val="24"/>
          <w:szCs w:val="24"/>
          <w:lang w:val="fr-FR"/>
        </w:rPr>
        <w:t xml:space="preserve"> et al. (2024) sur les antécédents d’IST, la chirurgie pelvienne et l’âge maternel &gt; à 35 </w:t>
      </w:r>
      <w:r w:rsidR="00957D8A" w:rsidRPr="00FC4EA6">
        <w:rPr>
          <w:rFonts w:ascii="Times New Roman" w:hAnsi="Times New Roman" w:cs="Times New Roman"/>
          <w:sz w:val="24"/>
          <w:szCs w:val="24"/>
          <w:lang w:val="fr-FR"/>
        </w:rPr>
        <w:t>ans,</w:t>
      </w:r>
      <w:r w:rsidRPr="00FC4EA6">
        <w:rPr>
          <w:rFonts w:ascii="Times New Roman" w:hAnsi="Times New Roman" w:cs="Times New Roman"/>
          <w:sz w:val="24"/>
          <w:szCs w:val="24"/>
          <w:lang w:val="fr-FR"/>
        </w:rPr>
        <w:t xml:space="preserve"> Au Littoral </w:t>
      </w:r>
      <w:r w:rsidR="00957D8A" w:rsidRPr="00FC4EA6">
        <w:rPr>
          <w:rFonts w:ascii="Times New Roman" w:hAnsi="Times New Roman" w:cs="Times New Roman"/>
          <w:sz w:val="24"/>
          <w:szCs w:val="24"/>
          <w:lang w:val="fr-FR"/>
        </w:rPr>
        <w:t>(Douala</w:t>
      </w:r>
      <w:r w:rsidRPr="00FC4EA6">
        <w:rPr>
          <w:rFonts w:ascii="Times New Roman" w:hAnsi="Times New Roman" w:cs="Times New Roman"/>
          <w:sz w:val="24"/>
          <w:szCs w:val="24"/>
          <w:lang w:val="fr-FR"/>
        </w:rPr>
        <w:t xml:space="preserve">) par </w:t>
      </w:r>
      <w:proofErr w:type="spellStart"/>
      <w:r w:rsidRPr="00FC4EA6">
        <w:rPr>
          <w:rFonts w:ascii="Times New Roman" w:hAnsi="Times New Roman" w:cs="Times New Roman"/>
          <w:sz w:val="24"/>
          <w:szCs w:val="24"/>
          <w:lang w:val="fr-FR"/>
        </w:rPr>
        <w:t>Njamen</w:t>
      </w:r>
      <w:proofErr w:type="spellEnd"/>
      <w:r w:rsidRPr="00FC4EA6">
        <w:rPr>
          <w:rFonts w:ascii="Times New Roman" w:hAnsi="Times New Roman" w:cs="Times New Roman"/>
          <w:sz w:val="24"/>
          <w:szCs w:val="24"/>
          <w:lang w:val="fr-FR"/>
        </w:rPr>
        <w:t xml:space="preserve"> et al. (2019) souligne l’importance des facteurs masculins dans l’infertilité de couple (varicocèle, les anomalies du spermogramme) et au Nord (Garoua) par </w:t>
      </w:r>
      <w:proofErr w:type="spellStart"/>
      <w:r w:rsidRPr="00FC4EA6">
        <w:rPr>
          <w:rFonts w:ascii="Times New Roman" w:hAnsi="Times New Roman" w:cs="Times New Roman"/>
          <w:sz w:val="24"/>
          <w:szCs w:val="24"/>
          <w:lang w:val="fr-FR"/>
        </w:rPr>
        <w:t>Yemele</w:t>
      </w:r>
      <w:proofErr w:type="spellEnd"/>
      <w:r w:rsidRPr="00FC4EA6">
        <w:rPr>
          <w:rFonts w:ascii="Times New Roman" w:hAnsi="Times New Roman" w:cs="Times New Roman"/>
          <w:sz w:val="24"/>
          <w:szCs w:val="24"/>
          <w:lang w:val="fr-FR"/>
        </w:rPr>
        <w:t xml:space="preserve"> et al. (2025) sur le profil hormonal et infectieux de l’infertilité féminine. Ces études, bien qu’importantes, présentent des limites. Elles sont principalement localisées dans les grandes villes (Yaoundé, Douala, Garoua) et n’ont pas inclus la région de l’Adamaoua. Or, cette région présente des spécificités géographiques, culturelles et épidémiologiques qui peuvent influencer les profils d’infertilité. La ville de Ngaoundéré, </w:t>
      </w:r>
      <w:r w:rsidR="00725BF3" w:rsidRPr="00FC4EA6">
        <w:rPr>
          <w:rFonts w:ascii="Times New Roman" w:hAnsi="Times New Roman" w:cs="Times New Roman"/>
          <w:sz w:val="24"/>
          <w:szCs w:val="24"/>
          <w:lang w:val="fr-FR"/>
        </w:rPr>
        <w:t>constitue</w:t>
      </w:r>
      <w:r w:rsidRPr="00FC4EA6">
        <w:rPr>
          <w:rFonts w:ascii="Times New Roman" w:hAnsi="Times New Roman" w:cs="Times New Roman"/>
          <w:sz w:val="24"/>
          <w:szCs w:val="24"/>
          <w:lang w:val="fr-FR"/>
        </w:rPr>
        <w:t xml:space="preserve"> un carrefour entre les zones sahéliennes et forestières, avec une population multiculturelle. Les habitudes de vie, l’accès aux soins et </w:t>
      </w:r>
      <w:r w:rsidR="00725BF3" w:rsidRPr="00FC4EA6">
        <w:rPr>
          <w:rFonts w:ascii="Times New Roman" w:hAnsi="Times New Roman" w:cs="Times New Roman"/>
          <w:sz w:val="24"/>
          <w:szCs w:val="24"/>
          <w:lang w:val="fr-FR"/>
        </w:rPr>
        <w:t>la prévalence</w:t>
      </w:r>
      <w:r w:rsidRPr="00FC4EA6">
        <w:rPr>
          <w:rFonts w:ascii="Times New Roman" w:hAnsi="Times New Roman" w:cs="Times New Roman"/>
          <w:sz w:val="24"/>
          <w:szCs w:val="24"/>
          <w:lang w:val="fr-FR"/>
        </w:rPr>
        <w:t xml:space="preserve"> des IST peuvent différer de celles observées dans d’autres régions du pays. Par ailleurs, peu d’études camerounaises ont inclus systématiquement les deux conjoints dans leur analyse, alors que l’infertilité est une problématique de couple. Les données sur les facteurs masculins restent parcellaires, alors qu’ils sont impliqués dans 20 à 30% des cas d’infertilité en Afrique (</w:t>
      </w:r>
      <w:proofErr w:type="spellStart"/>
      <w:r w:rsidRPr="00FC4EA6">
        <w:rPr>
          <w:rFonts w:ascii="Times New Roman" w:hAnsi="Times New Roman" w:cs="Times New Roman"/>
          <w:sz w:val="24"/>
          <w:szCs w:val="24"/>
          <w:lang w:val="fr-FR"/>
        </w:rPr>
        <w:t>Agarwal</w:t>
      </w:r>
      <w:proofErr w:type="spellEnd"/>
      <w:r w:rsidRPr="00FC4EA6">
        <w:rPr>
          <w:rFonts w:ascii="Times New Roman" w:hAnsi="Times New Roman" w:cs="Times New Roman"/>
          <w:sz w:val="24"/>
          <w:szCs w:val="24"/>
          <w:lang w:val="fr-FR"/>
        </w:rPr>
        <w:t xml:space="preserve"> et </w:t>
      </w:r>
      <w:r w:rsidR="00957D8A" w:rsidRPr="00FC4EA6">
        <w:rPr>
          <w:rFonts w:ascii="Times New Roman" w:hAnsi="Times New Roman" w:cs="Times New Roman"/>
          <w:sz w:val="24"/>
          <w:szCs w:val="24"/>
          <w:lang w:val="fr-FR"/>
        </w:rPr>
        <w:t>al.</w:t>
      </w:r>
      <w:r w:rsidRPr="00FC4EA6">
        <w:rPr>
          <w:rFonts w:ascii="Times New Roman" w:hAnsi="Times New Roman" w:cs="Times New Roman"/>
          <w:sz w:val="24"/>
          <w:szCs w:val="24"/>
          <w:lang w:val="fr-FR"/>
        </w:rPr>
        <w:t xml:space="preserve">  </w:t>
      </w:r>
      <w:proofErr w:type="gramStart"/>
      <w:r w:rsidRPr="00FC4EA6">
        <w:rPr>
          <w:rFonts w:ascii="Times New Roman" w:hAnsi="Times New Roman" w:cs="Times New Roman"/>
          <w:sz w:val="24"/>
          <w:szCs w:val="24"/>
          <w:lang w:val="fr-FR"/>
        </w:rPr>
        <w:t>2021).Notre</w:t>
      </w:r>
      <w:proofErr w:type="gramEnd"/>
      <w:r w:rsidRPr="00FC4EA6">
        <w:rPr>
          <w:rFonts w:ascii="Times New Roman" w:hAnsi="Times New Roman" w:cs="Times New Roman"/>
          <w:sz w:val="24"/>
          <w:szCs w:val="24"/>
          <w:lang w:val="fr-FR"/>
        </w:rPr>
        <w:t xml:space="preserve"> étude s’inscrit dans un modèle multifactoriel de l’i</w:t>
      </w:r>
      <w:r w:rsidR="00157BD7" w:rsidRPr="00FC4EA6">
        <w:rPr>
          <w:rFonts w:ascii="Times New Roman" w:hAnsi="Times New Roman" w:cs="Times New Roman"/>
          <w:sz w:val="24"/>
          <w:szCs w:val="24"/>
          <w:lang w:val="fr-FR"/>
        </w:rPr>
        <w:t xml:space="preserve">nfertilité, inspiré du </w:t>
      </w:r>
      <w:r w:rsidR="00725BF3" w:rsidRPr="00FC4EA6">
        <w:rPr>
          <w:rFonts w:ascii="Times New Roman" w:hAnsi="Times New Roman" w:cs="Times New Roman"/>
          <w:sz w:val="24"/>
          <w:szCs w:val="24"/>
          <w:lang w:val="fr-FR"/>
        </w:rPr>
        <w:t>modèle écologique</w:t>
      </w:r>
      <w:r w:rsidR="00157BD7" w:rsidRPr="00FC4EA6">
        <w:rPr>
          <w:rFonts w:ascii="Times New Roman" w:hAnsi="Times New Roman" w:cs="Times New Roman"/>
          <w:sz w:val="24"/>
          <w:szCs w:val="24"/>
          <w:lang w:val="fr-FR"/>
        </w:rPr>
        <w:t xml:space="preserve"> de </w:t>
      </w:r>
      <w:r w:rsidR="00725BF3" w:rsidRPr="00FC4EA6">
        <w:rPr>
          <w:rFonts w:ascii="Times New Roman" w:hAnsi="Times New Roman" w:cs="Times New Roman"/>
          <w:sz w:val="24"/>
          <w:szCs w:val="24"/>
          <w:lang w:val="fr-FR"/>
        </w:rPr>
        <w:t>Bronfenbrenner (</w:t>
      </w:r>
      <w:r w:rsidR="00157BD7" w:rsidRPr="00FC4EA6">
        <w:rPr>
          <w:rFonts w:ascii="Times New Roman" w:hAnsi="Times New Roman" w:cs="Times New Roman"/>
          <w:sz w:val="24"/>
          <w:szCs w:val="24"/>
          <w:lang w:val="fr-FR"/>
        </w:rPr>
        <w:t>1979</w:t>
      </w:r>
      <w:r w:rsidRPr="00FC4EA6">
        <w:rPr>
          <w:rFonts w:ascii="Times New Roman" w:hAnsi="Times New Roman" w:cs="Times New Roman"/>
          <w:sz w:val="24"/>
          <w:szCs w:val="24"/>
          <w:lang w:val="fr-FR"/>
        </w:rPr>
        <w:t>)</w:t>
      </w:r>
      <w:r w:rsidR="00A22831" w:rsidRPr="00FC4EA6">
        <w:rPr>
          <w:rFonts w:ascii="Times New Roman" w:hAnsi="Times New Roman" w:cs="Times New Roman"/>
          <w:sz w:val="24"/>
          <w:szCs w:val="24"/>
          <w:lang w:val="fr-FR"/>
        </w:rPr>
        <w:t xml:space="preserve"> et enrichie par le modèle de </w:t>
      </w:r>
      <w:proofErr w:type="spellStart"/>
      <w:r w:rsidR="00A22831" w:rsidRPr="00FC4EA6">
        <w:rPr>
          <w:rFonts w:ascii="Times New Roman" w:hAnsi="Times New Roman" w:cs="Times New Roman"/>
          <w:sz w:val="24"/>
          <w:szCs w:val="24"/>
          <w:lang w:val="fr-FR"/>
        </w:rPr>
        <w:t>Dahlgren</w:t>
      </w:r>
      <w:proofErr w:type="spellEnd"/>
      <w:r w:rsidR="00A22831" w:rsidRPr="00FC4EA6">
        <w:rPr>
          <w:rFonts w:ascii="Times New Roman" w:hAnsi="Times New Roman" w:cs="Times New Roman"/>
          <w:sz w:val="24"/>
          <w:szCs w:val="24"/>
          <w:lang w:val="fr-FR"/>
        </w:rPr>
        <w:t xml:space="preserve"> et Whitehead (1991)</w:t>
      </w:r>
      <w:r w:rsidRPr="00FC4EA6">
        <w:rPr>
          <w:rFonts w:ascii="Times New Roman" w:hAnsi="Times New Roman" w:cs="Times New Roman"/>
          <w:sz w:val="24"/>
          <w:szCs w:val="24"/>
          <w:lang w:val="fr-FR"/>
        </w:rPr>
        <w:t xml:space="preserve"> adapté à la santé</w:t>
      </w:r>
      <w:r w:rsidR="00157BD7" w:rsidRPr="00FC4EA6">
        <w:rPr>
          <w:rFonts w:ascii="Times New Roman" w:hAnsi="Times New Roman" w:cs="Times New Roman"/>
          <w:sz w:val="24"/>
          <w:szCs w:val="24"/>
          <w:lang w:val="fr-FR"/>
        </w:rPr>
        <w:t xml:space="preserve"> reproductive. Ce modèle intègre</w:t>
      </w:r>
      <w:r w:rsidR="00A22831" w:rsidRPr="00FC4EA6">
        <w:rPr>
          <w:rFonts w:ascii="Times New Roman" w:hAnsi="Times New Roman" w:cs="Times New Roman"/>
          <w:sz w:val="24"/>
          <w:szCs w:val="24"/>
          <w:lang w:val="fr-FR"/>
        </w:rPr>
        <w:t xml:space="preserve"> cinq</w:t>
      </w:r>
      <w:r w:rsidRPr="00FC4EA6">
        <w:rPr>
          <w:rFonts w:ascii="Times New Roman" w:hAnsi="Times New Roman" w:cs="Times New Roman"/>
          <w:sz w:val="24"/>
          <w:szCs w:val="24"/>
          <w:lang w:val="fr-FR"/>
        </w:rPr>
        <w:t xml:space="preserve"> catégories de facteurs qui interagissent pour influencer la fertilité :</w:t>
      </w:r>
      <w:r w:rsidR="00171D84" w:rsidRPr="00FC4EA6">
        <w:rPr>
          <w:rFonts w:ascii="Times New Roman" w:hAnsi="Times New Roman" w:cs="Times New Roman"/>
          <w:sz w:val="24"/>
          <w:szCs w:val="24"/>
          <w:lang w:val="fr-FR"/>
        </w:rPr>
        <w:t xml:space="preserve"> </w:t>
      </w:r>
      <w:r w:rsidR="00A22831" w:rsidRPr="00FC4EA6">
        <w:rPr>
          <w:rFonts w:ascii="Times New Roman" w:hAnsi="Times New Roman" w:cs="Times New Roman"/>
          <w:sz w:val="24"/>
          <w:szCs w:val="24"/>
          <w:lang w:val="fr-FR"/>
        </w:rPr>
        <w:t xml:space="preserve">les facteurs individuels, </w:t>
      </w:r>
      <w:r w:rsidRPr="00FC4EA6">
        <w:rPr>
          <w:rFonts w:ascii="Times New Roman" w:hAnsi="Times New Roman" w:cs="Times New Roman"/>
          <w:sz w:val="24"/>
          <w:szCs w:val="24"/>
          <w:lang w:val="fr-FR"/>
        </w:rPr>
        <w:t>les facteurs biologiques et cliniques, facteurs comportementaux, les facteurs environnementaux et les facteurs sociaux.</w:t>
      </w:r>
    </w:p>
    <w:p w14:paraId="15062255" w14:textId="77777777" w:rsidR="00ED62FF" w:rsidRPr="00FC4EA6" w:rsidRDefault="00ED62FF"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Ce mémoire s’articule sur cinq chapitres distincts :</w:t>
      </w:r>
    </w:p>
    <w:p w14:paraId="275FE0FC" w14:textId="77777777" w:rsidR="00ED62FF" w:rsidRPr="00FC4EA6" w:rsidRDefault="00ED62FF" w:rsidP="00C73D34">
      <w:pPr>
        <w:pStyle w:val="Paragraphedeliste"/>
        <w:numPr>
          <w:ilvl w:val="0"/>
          <w:numId w:val="5"/>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Chapitre I : PROBLEMATIQUE</w:t>
      </w:r>
    </w:p>
    <w:p w14:paraId="2446EFAD" w14:textId="77777777" w:rsidR="00ED62FF" w:rsidRPr="00FC4EA6" w:rsidRDefault="00ED62FF" w:rsidP="00C73D34">
      <w:pPr>
        <w:pStyle w:val="Paragraphedeliste"/>
        <w:numPr>
          <w:ilvl w:val="0"/>
          <w:numId w:val="5"/>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Chapitre II : REVUE DE LA LITTERATURE</w:t>
      </w:r>
    </w:p>
    <w:p w14:paraId="5065884D" w14:textId="77777777" w:rsidR="00ED62FF" w:rsidRPr="00FC4EA6" w:rsidRDefault="00ED62FF" w:rsidP="00C73D34">
      <w:pPr>
        <w:pStyle w:val="Paragraphedeliste"/>
        <w:numPr>
          <w:ilvl w:val="0"/>
          <w:numId w:val="5"/>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Chapitre III : METHODOLOGIE</w:t>
      </w:r>
    </w:p>
    <w:p w14:paraId="622AE49C" w14:textId="77777777" w:rsidR="00ED62FF" w:rsidRPr="00FC4EA6" w:rsidRDefault="00ED62FF" w:rsidP="00C73D34">
      <w:pPr>
        <w:pStyle w:val="Paragraphedeliste"/>
        <w:numPr>
          <w:ilvl w:val="0"/>
          <w:numId w:val="5"/>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Chapitre IV : PRESENTATION DES RESULTATS</w:t>
      </w:r>
    </w:p>
    <w:p w14:paraId="2291316E" w14:textId="77777777" w:rsidR="00ED62FF" w:rsidRPr="00FC4EA6" w:rsidRDefault="00ED62FF" w:rsidP="00C73D34">
      <w:pPr>
        <w:pStyle w:val="Paragraphedeliste"/>
        <w:numPr>
          <w:ilvl w:val="0"/>
          <w:numId w:val="5"/>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Chapitre V : DISCUSSION ET CONCLUSION</w:t>
      </w:r>
    </w:p>
    <w:p w14:paraId="37220CFF" w14:textId="2F6AA1C6" w:rsidR="00ED62FF" w:rsidRPr="00FC4EA6" w:rsidRDefault="00ED62FF" w:rsidP="00C73D34">
      <w:pPr>
        <w:jc w:val="both"/>
        <w:rPr>
          <w:rFonts w:ascii="Times New Roman" w:hAnsi="Times New Roman" w:cs="Times New Roman"/>
          <w:sz w:val="24"/>
          <w:szCs w:val="24"/>
          <w:lang w:val="fr-FR"/>
        </w:rPr>
        <w:sectPr w:rsidR="00ED62FF" w:rsidRPr="00FC4EA6" w:rsidSect="00C406CD">
          <w:footerReference w:type="default" r:id="rId23"/>
          <w:pgSz w:w="11906" w:h="16838"/>
          <w:pgMar w:top="1417" w:right="1417" w:bottom="1417" w:left="1417" w:header="708" w:footer="708" w:gutter="0"/>
          <w:pgNumType w:start="1"/>
          <w:cols w:space="709"/>
          <w:docGrid w:linePitch="360"/>
        </w:sectPr>
      </w:pPr>
    </w:p>
    <w:p w14:paraId="5886E082" w14:textId="77777777" w:rsidR="0024364B" w:rsidRPr="00FC4EA6" w:rsidRDefault="00BD7905" w:rsidP="00C73D34">
      <w:pPr>
        <w:tabs>
          <w:tab w:val="left" w:pos="1736"/>
        </w:tabs>
        <w:jc w:val="both"/>
        <w:rPr>
          <w:rFonts w:ascii="Times New Roman" w:eastAsia="Times New Roman" w:hAnsi="Times New Roman" w:cs="Times New Roman"/>
          <w:color w:val="FF0000"/>
          <w:kern w:val="0"/>
          <w:sz w:val="28"/>
          <w:szCs w:val="28"/>
          <w:lang w:val="fr-FR"/>
        </w:rPr>
      </w:pPr>
      <w:bookmarkStart w:id="78" w:name="_Toc173225269"/>
      <w:bookmarkStart w:id="79" w:name="_Toc176323472"/>
      <w:r w:rsidRPr="00FC4EA6">
        <w:rPr>
          <w:rFonts w:ascii="Times New Roman" w:hAnsi="Times New Roman" w:cs="Times New Roman"/>
          <w:b/>
          <w:bCs/>
          <w:sz w:val="24"/>
          <w:szCs w:val="24"/>
          <w:lang w:val="fr-FR"/>
        </w:rPr>
        <w:lastRenderedPageBreak/>
        <w:t xml:space="preserve">     </w:t>
      </w:r>
      <w:bookmarkStart w:id="80" w:name="_Toc173225268"/>
    </w:p>
    <w:p w14:paraId="495FB49E" w14:textId="77777777" w:rsidR="0024364B" w:rsidRPr="00FC4EA6" w:rsidRDefault="0024364B" w:rsidP="00C73D34">
      <w:pPr>
        <w:jc w:val="both"/>
        <w:rPr>
          <w:rFonts w:ascii="Times New Roman" w:eastAsia="Times New Roman" w:hAnsi="Times New Roman" w:cs="Times New Roman"/>
          <w:color w:val="000000"/>
          <w:kern w:val="0"/>
          <w:sz w:val="28"/>
          <w:szCs w:val="28"/>
          <w:lang w:val="fr-FR"/>
        </w:rPr>
      </w:pPr>
    </w:p>
    <w:p w14:paraId="77A0DF9F" w14:textId="77777777" w:rsidR="0024364B" w:rsidRPr="00FC4EA6" w:rsidRDefault="0024364B" w:rsidP="00C73D34">
      <w:pPr>
        <w:jc w:val="both"/>
        <w:rPr>
          <w:rFonts w:ascii="Times New Roman" w:eastAsia="Times New Roman" w:hAnsi="Times New Roman" w:cs="Times New Roman"/>
          <w:color w:val="000000"/>
          <w:kern w:val="0"/>
          <w:sz w:val="28"/>
          <w:szCs w:val="28"/>
          <w:lang w:val="fr-FR"/>
        </w:rPr>
      </w:pPr>
    </w:p>
    <w:p w14:paraId="71AFC8E0" w14:textId="77777777" w:rsidR="0024364B" w:rsidRPr="00FC4EA6" w:rsidRDefault="0024364B" w:rsidP="00C73D34">
      <w:pPr>
        <w:jc w:val="both"/>
        <w:rPr>
          <w:rFonts w:ascii="Times New Roman" w:eastAsia="Times New Roman" w:hAnsi="Times New Roman" w:cs="Times New Roman"/>
          <w:color w:val="000000"/>
          <w:kern w:val="0"/>
          <w:sz w:val="28"/>
          <w:szCs w:val="28"/>
          <w:lang w:val="fr-FR"/>
        </w:rPr>
      </w:pPr>
    </w:p>
    <w:p w14:paraId="0C06E872" w14:textId="77777777" w:rsidR="00D233C5" w:rsidRPr="00FC4EA6" w:rsidRDefault="00D233C5" w:rsidP="00C73D34">
      <w:pPr>
        <w:jc w:val="both"/>
        <w:rPr>
          <w:rFonts w:ascii="Times New Roman" w:eastAsia="Times New Roman" w:hAnsi="Times New Roman" w:cs="Times New Roman"/>
          <w:color w:val="000000"/>
          <w:kern w:val="0"/>
          <w:sz w:val="28"/>
          <w:szCs w:val="28"/>
          <w:lang w:val="fr-FR"/>
        </w:rPr>
      </w:pPr>
    </w:p>
    <w:p w14:paraId="061FCB75" w14:textId="77777777" w:rsidR="00D233C5" w:rsidRPr="00FC4EA6" w:rsidRDefault="00D233C5" w:rsidP="00C73D34">
      <w:pPr>
        <w:jc w:val="both"/>
        <w:rPr>
          <w:rFonts w:ascii="Times New Roman" w:eastAsia="Times New Roman" w:hAnsi="Times New Roman" w:cs="Times New Roman"/>
          <w:color w:val="000000"/>
          <w:kern w:val="0"/>
          <w:sz w:val="28"/>
          <w:szCs w:val="28"/>
          <w:lang w:val="fr-FR"/>
        </w:rPr>
      </w:pPr>
    </w:p>
    <w:p w14:paraId="7FBA2BC9" w14:textId="77777777" w:rsidR="0024364B" w:rsidRPr="00FC4EA6" w:rsidRDefault="0024364B" w:rsidP="00C73D34">
      <w:pPr>
        <w:jc w:val="both"/>
        <w:rPr>
          <w:rFonts w:ascii="Times New Roman" w:eastAsia="Times New Roman" w:hAnsi="Times New Roman" w:cs="Times New Roman"/>
          <w:color w:val="000000"/>
          <w:kern w:val="0"/>
          <w:sz w:val="28"/>
          <w:szCs w:val="28"/>
          <w:lang w:val="fr-FR"/>
        </w:rPr>
      </w:pPr>
    </w:p>
    <w:p w14:paraId="242ECC4F" w14:textId="77777777" w:rsidR="0024364B" w:rsidRPr="00FC4EA6" w:rsidRDefault="0024364B" w:rsidP="00C73D34">
      <w:pPr>
        <w:jc w:val="both"/>
        <w:rPr>
          <w:rFonts w:ascii="Times New Roman" w:eastAsia="Times New Roman" w:hAnsi="Times New Roman" w:cs="Times New Roman"/>
          <w:color w:val="000000"/>
          <w:kern w:val="0"/>
          <w:sz w:val="28"/>
          <w:szCs w:val="28"/>
          <w:lang w:val="fr-FR"/>
        </w:rPr>
      </w:pPr>
    </w:p>
    <w:p w14:paraId="3260CA24" w14:textId="77777777" w:rsidR="0024364B" w:rsidRPr="00FC4EA6" w:rsidRDefault="0024364B" w:rsidP="00C73D34">
      <w:pPr>
        <w:jc w:val="both"/>
        <w:rPr>
          <w:rFonts w:ascii="Times New Roman" w:eastAsia="Times New Roman" w:hAnsi="Times New Roman" w:cs="Times New Roman"/>
          <w:color w:val="000000"/>
          <w:kern w:val="0"/>
          <w:sz w:val="28"/>
          <w:szCs w:val="28"/>
          <w:lang w:val="fr-FR"/>
        </w:rPr>
      </w:pPr>
    </w:p>
    <w:p w14:paraId="46379FF1" w14:textId="6805475A" w:rsidR="0024364B" w:rsidRPr="00FC4EA6" w:rsidRDefault="0024364B" w:rsidP="00C73D34">
      <w:pPr>
        <w:jc w:val="both"/>
        <w:rPr>
          <w:rFonts w:ascii="Times New Roman" w:eastAsia="Times New Roman" w:hAnsi="Times New Roman" w:cs="Times New Roman"/>
          <w:color w:val="000000"/>
          <w:kern w:val="0"/>
          <w:sz w:val="28"/>
          <w:szCs w:val="28"/>
          <w:lang w:val="fr-FR"/>
        </w:rPr>
      </w:pPr>
      <w:r w:rsidRPr="00FC4EA6">
        <w:rPr>
          <w:rFonts w:eastAsia="Times New Roman"/>
          <w:noProof/>
          <w:lang w:val="fr-FR"/>
        </w:rPr>
        <mc:AlternateContent>
          <mc:Choice Requires="wps">
            <w:drawing>
              <wp:anchor distT="0" distB="0" distL="114300" distR="114300" simplePos="0" relativeHeight="251656704" behindDoc="0" locked="0" layoutInCell="1" allowOverlap="1" wp14:anchorId="6D32AE27" wp14:editId="5B9899B0">
                <wp:simplePos x="0" y="0"/>
                <wp:positionH relativeFrom="column">
                  <wp:posOffset>709823</wp:posOffset>
                </wp:positionH>
                <wp:positionV relativeFrom="paragraph">
                  <wp:posOffset>24188</wp:posOffset>
                </wp:positionV>
                <wp:extent cx="4326255" cy="553720"/>
                <wp:effectExtent l="5715" t="12065" r="11430" b="5715"/>
                <wp:wrapNone/>
                <wp:docPr id="4" name="Organigramme : Alternativ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6255" cy="553720"/>
                        </a:xfrm>
                        <a:prstGeom prst="flowChartAlternateProcess">
                          <a:avLst/>
                        </a:prstGeom>
                        <a:solidFill>
                          <a:srgbClr val="F4D6CC"/>
                        </a:solidFill>
                        <a:ln w="9525">
                          <a:solidFill>
                            <a:srgbClr val="000000"/>
                          </a:solidFill>
                          <a:miter lim="800000"/>
                          <a:headEnd/>
                          <a:tailEnd/>
                        </a:ln>
                      </wps:spPr>
                      <wps:txbx>
                        <w:txbxContent>
                          <w:p w14:paraId="4C4FEDDA" w14:textId="77777777" w:rsidR="00C15A28" w:rsidRPr="000575C6" w:rsidRDefault="00C15A28" w:rsidP="0024364B">
                            <w:pPr>
                              <w:pStyle w:val="Titre1"/>
                              <w:spacing w:before="120" w:after="100" w:afterAutospacing="1"/>
                              <w:jc w:val="center"/>
                              <w:rPr>
                                <w:rFonts w:ascii="Times New Roman" w:eastAsia="Times New Roman" w:hAnsi="Times New Roman" w:cs="Times New Roman"/>
                                <w:color w:val="auto"/>
                                <w:sz w:val="32"/>
                              </w:rPr>
                            </w:pPr>
                            <w:bookmarkStart w:id="81" w:name="_Toc176277352"/>
                            <w:bookmarkStart w:id="82" w:name="_Toc176323269"/>
                            <w:bookmarkStart w:id="83" w:name="_Toc176323471"/>
                            <w:bookmarkStart w:id="84" w:name="_Toc239694595"/>
                            <w:bookmarkStart w:id="85" w:name="_Toc239694617"/>
                            <w:r w:rsidRPr="000575C6">
                              <w:rPr>
                                <w:rFonts w:ascii="Times New Roman" w:eastAsia="Times New Roman" w:hAnsi="Times New Roman" w:cs="Times New Roman"/>
                                <w:color w:val="auto"/>
                                <w:sz w:val="32"/>
                              </w:rPr>
                              <w:t>CHAPITRE I : PROBLÉMATIQUE</w:t>
                            </w:r>
                            <w:bookmarkEnd w:id="81"/>
                            <w:bookmarkEnd w:id="82"/>
                            <w:bookmarkEnd w:id="83"/>
                            <w:bookmarkEnd w:id="84"/>
                            <w:bookmarkEnd w:id="85"/>
                          </w:p>
                          <w:p w14:paraId="3164A7ED" w14:textId="77777777" w:rsidR="00C15A28" w:rsidRDefault="00C15A28" w:rsidP="0024364B">
                            <w:pPr>
                              <w:spacing w:before="12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32AE27" id="Organigramme : Alternative 4" o:spid="_x0000_s1034" type="#_x0000_t176" style="position:absolute;left:0;text-align:left;margin-left:55.9pt;margin-top:1.9pt;width:340.65pt;height:4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" fillcolor="#f4d6cc">
                <v:textbox>
                  <w:txbxContent>
                    <w:p w14:paraId="4C4FEDDA" w14:textId="77777777" w:rsidR="00C15A28" w:rsidRPr="000575C6" w:rsidRDefault="00C15A28" w:rsidP="0024364B">
                      <w:pPr>
                        <w:pStyle w:val="Titre1"/>
                        <w:spacing w:before="120" w:after="100" w:afterAutospacing="1"/>
                        <w:jc w:val="center"/>
                        <w:rPr>
                          <w:rFonts w:ascii="Times New Roman" w:eastAsia="Times New Roman" w:hAnsi="Times New Roman" w:cs="Times New Roman"/>
                          <w:color w:val="auto"/>
                          <w:sz w:val="32"/>
                        </w:rPr>
                      </w:pPr>
                      <w:bookmarkStart w:id="86" w:name="_Toc176277352"/>
                      <w:bookmarkStart w:id="87" w:name="_Toc176323269"/>
                      <w:bookmarkStart w:id="88" w:name="_Toc176323471"/>
                      <w:bookmarkStart w:id="89" w:name="_Toc239694595"/>
                      <w:bookmarkStart w:id="90" w:name="_Toc239694617"/>
                      <w:r w:rsidRPr="000575C6">
                        <w:rPr>
                          <w:rFonts w:ascii="Times New Roman" w:eastAsia="Times New Roman" w:hAnsi="Times New Roman" w:cs="Times New Roman"/>
                          <w:color w:val="auto"/>
                          <w:sz w:val="32"/>
                        </w:rPr>
                        <w:t>CHAPITRE I : PROBLÉMATIQUE</w:t>
                      </w:r>
                      <w:bookmarkEnd w:id="86"/>
                      <w:bookmarkEnd w:id="87"/>
                      <w:bookmarkEnd w:id="88"/>
                      <w:bookmarkEnd w:id="89"/>
                      <w:bookmarkEnd w:id="90"/>
                    </w:p>
                    <w:p w14:paraId="3164A7ED" w14:textId="77777777" w:rsidR="00C15A28" w:rsidRDefault="00C15A28" w:rsidP="0024364B">
                      <w:pPr>
                        <w:spacing w:before="120"/>
                        <w:jc w:val="center"/>
                      </w:pPr>
                    </w:p>
                  </w:txbxContent>
                </v:textbox>
              </v:shape>
            </w:pict>
          </mc:Fallback>
        </mc:AlternateContent>
      </w:r>
    </w:p>
    <w:bookmarkEnd w:id="80"/>
    <w:p w14:paraId="5EFFCAB9" w14:textId="77777777" w:rsidR="0024364B" w:rsidRPr="00FC4EA6" w:rsidRDefault="0024364B" w:rsidP="00C73D34">
      <w:pPr>
        <w:keepNext/>
        <w:keepLines/>
        <w:spacing w:before="480" w:after="240"/>
        <w:jc w:val="both"/>
        <w:outlineLvl w:val="0"/>
        <w:rPr>
          <w:rFonts w:asciiTheme="majorHAnsi" w:eastAsia="Times New Roman" w:hAnsiTheme="majorHAnsi" w:cstheme="majorBidi"/>
          <w:b/>
          <w:bCs/>
          <w:sz w:val="28"/>
          <w:szCs w:val="28"/>
          <w:lang w:val="fr-FR"/>
        </w:rPr>
      </w:pPr>
    </w:p>
    <w:p w14:paraId="161103CF" w14:textId="1659ECD6" w:rsidR="0024364B" w:rsidRPr="00FC4EA6" w:rsidRDefault="004B4223" w:rsidP="00C73D34">
      <w:pPr>
        <w:spacing w:line="276" w:lineRule="auto"/>
        <w:jc w:val="both"/>
        <w:rPr>
          <w:rFonts w:eastAsia="Times New Roman"/>
          <w:lang w:val="fr-FR"/>
        </w:rPr>
        <w:sectPr w:rsidR="0024364B" w:rsidRPr="00FC4EA6" w:rsidSect="004B4223">
          <w:headerReference w:type="default" r:id="rId24"/>
          <w:footerReference w:type="default" r:id="rId25"/>
          <w:pgSz w:w="11906" w:h="16838"/>
          <w:pgMar w:top="1417" w:right="1417" w:bottom="1417" w:left="1417" w:header="708" w:footer="708" w:gutter="0"/>
          <w:cols w:space="709"/>
          <w:docGrid w:linePitch="360"/>
        </w:sectPr>
      </w:pPr>
      <w:r>
        <w:rPr>
          <w:rFonts w:eastAsia="Times New Roman"/>
          <w:noProof/>
          <w:lang w:val="fr-FR"/>
        </w:rPr>
        <mc:AlternateContent>
          <mc:Choice Requires="wps">
            <w:drawing>
              <wp:anchor distT="0" distB="0" distL="114300" distR="114300" simplePos="0" relativeHeight="251723264" behindDoc="0" locked="0" layoutInCell="1" allowOverlap="1" wp14:anchorId="12DF84AB" wp14:editId="357208C7">
                <wp:simplePos x="0" y="0"/>
                <wp:positionH relativeFrom="column">
                  <wp:posOffset>5394679</wp:posOffset>
                </wp:positionH>
                <wp:positionV relativeFrom="paragraph">
                  <wp:posOffset>3632761</wp:posOffset>
                </wp:positionV>
                <wp:extent cx="637954" cy="457200"/>
                <wp:effectExtent l="0" t="0" r="0" b="0"/>
                <wp:wrapNone/>
                <wp:docPr id="45" name="Rectangle 45"/>
                <wp:cNvGraphicFramePr/>
                <a:graphic xmlns:a="http://schemas.openxmlformats.org/drawingml/2006/main">
                  <a:graphicData uri="http://schemas.microsoft.com/office/word/2010/wordprocessingShape">
                    <wps:wsp>
                      <wps:cNvSpPr/>
                      <wps:spPr>
                        <a:xfrm>
                          <a:off x="0" y="0"/>
                          <a:ext cx="637954" cy="4572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F4D904" id="Rectangle 45" o:spid="_x0000_s1026" style="position:absolute;margin-left:424.8pt;margin-top:286.05pt;width:50.25pt;height:36pt;z-index:25172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" fillcolor="white [3201]" stroked="f" strokeweight="2pt"/>
            </w:pict>
          </mc:Fallback>
        </mc:AlternateContent>
      </w:r>
      <w:r w:rsidR="0024364B" w:rsidRPr="00FC4EA6">
        <w:rPr>
          <w:rFonts w:eastAsia="Times New Roman"/>
          <w:lang w:val="fr-FR"/>
        </w:rPr>
        <w:br w:type="page"/>
      </w:r>
    </w:p>
    <w:p w14:paraId="0DAC408A" w14:textId="5D5AC9D3" w:rsidR="00047436" w:rsidRPr="00FC4EA6" w:rsidRDefault="0024364B" w:rsidP="00C73D34">
      <w:pPr>
        <w:pStyle w:val="Paragraphedeliste"/>
        <w:ind w:left="0"/>
        <w:jc w:val="both"/>
        <w:outlineLvl w:val="1"/>
        <w:rPr>
          <w:rFonts w:ascii="Times New Roman" w:hAnsi="Times New Roman" w:cs="Times New Roman"/>
          <w:b/>
          <w:bCs/>
          <w:sz w:val="24"/>
          <w:szCs w:val="24"/>
          <w:lang w:val="fr-FR"/>
        </w:rPr>
      </w:pPr>
      <w:r w:rsidRPr="00FC4EA6">
        <w:rPr>
          <w:rFonts w:ascii="Times New Roman" w:hAnsi="Times New Roman" w:cs="Times New Roman"/>
          <w:b/>
          <w:bCs/>
          <w:sz w:val="24"/>
          <w:szCs w:val="24"/>
          <w:lang w:val="fr-FR"/>
        </w:rPr>
        <w:lastRenderedPageBreak/>
        <w:t xml:space="preserve">                           </w:t>
      </w:r>
      <w:bookmarkStart w:id="91" w:name="_Toc239694618"/>
      <w:r w:rsidR="003C4F4E" w:rsidRPr="00FC4EA6">
        <w:rPr>
          <w:rFonts w:ascii="Times New Roman" w:hAnsi="Times New Roman" w:cs="Times New Roman"/>
          <w:b/>
          <w:bCs/>
          <w:sz w:val="24"/>
          <w:szCs w:val="24"/>
          <w:lang w:val="fr-FR"/>
        </w:rPr>
        <w:t xml:space="preserve">I.1. </w:t>
      </w:r>
      <w:bookmarkEnd w:id="78"/>
      <w:bookmarkEnd w:id="79"/>
      <w:r w:rsidR="003C1E41" w:rsidRPr="00FC4EA6">
        <w:rPr>
          <w:rFonts w:ascii="Times New Roman" w:hAnsi="Times New Roman" w:cs="Times New Roman"/>
          <w:b/>
          <w:bCs/>
          <w:sz w:val="24"/>
          <w:szCs w:val="24"/>
          <w:lang w:val="fr-FR"/>
        </w:rPr>
        <w:t>CONTEXTE ET JUSTIFICATION</w:t>
      </w:r>
      <w:bookmarkEnd w:id="91"/>
    </w:p>
    <w:p w14:paraId="1BAC40AD" w14:textId="2C3EB97B" w:rsidR="007064D5" w:rsidRPr="00FC4EA6" w:rsidRDefault="00047436" w:rsidP="00C73D34">
      <w:pPr>
        <w:tabs>
          <w:tab w:val="left" w:pos="708"/>
          <w:tab w:val="left" w:pos="6521"/>
        </w:tabs>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L’infertilité primaire constitue un problème majeur de santé</w:t>
      </w:r>
      <w:r w:rsidR="003C1E41" w:rsidRPr="00FC4EA6">
        <w:rPr>
          <w:rFonts w:ascii="Times New Roman" w:hAnsi="Times New Roman" w:cs="Times New Roman"/>
          <w:sz w:val="24"/>
          <w:szCs w:val="24"/>
          <w:lang w:val="fr-FR"/>
        </w:rPr>
        <w:t xml:space="preserve"> publique</w:t>
      </w:r>
      <w:r w:rsidRPr="00FC4EA6">
        <w:rPr>
          <w:rFonts w:ascii="Times New Roman" w:hAnsi="Times New Roman" w:cs="Times New Roman"/>
          <w:sz w:val="24"/>
          <w:szCs w:val="24"/>
          <w:lang w:val="fr-FR"/>
        </w:rPr>
        <w:t>.</w:t>
      </w:r>
      <w:r w:rsidR="007064D5" w:rsidRPr="00FC4EA6">
        <w:rPr>
          <w:rFonts w:ascii="Times New Roman" w:hAnsi="Times New Roman" w:cs="Times New Roman"/>
          <w:sz w:val="24"/>
          <w:szCs w:val="24"/>
          <w:lang w:val="fr-FR"/>
        </w:rPr>
        <w:t xml:space="preserve"> </w:t>
      </w:r>
      <w:r w:rsidR="007064D5" w:rsidRPr="00FC4EA6">
        <w:rPr>
          <w:rFonts w:ascii="Times New Roman" w:hAnsi="Times New Roman" w:cs="Times New Roman"/>
          <w:color w:val="1A1A1A"/>
          <w:sz w:val="24"/>
          <w:szCs w:val="24"/>
          <w:lang w:val="fr-FR"/>
        </w:rPr>
        <w:t>La santé reproductive constitue un droit humain fondamental reconnu par les conventions internationales et un indicateur essentiel du développement humain. Parmi les multiples problèmes qui l'affectent, l'infertilité se distingue par son ampleur mondiale, sa complexité étiologique.</w:t>
      </w:r>
      <w:r w:rsidR="00CD45ED" w:rsidRPr="00FC4EA6">
        <w:rPr>
          <w:rFonts w:ascii="Times New Roman" w:hAnsi="Times New Roman" w:cs="Times New Roman"/>
          <w:color w:val="1A1A1A"/>
          <w:sz w:val="24"/>
          <w:szCs w:val="24"/>
          <w:lang w:val="fr-FR"/>
        </w:rPr>
        <w:t xml:space="preserve"> </w:t>
      </w:r>
      <w:r w:rsidR="007064D5" w:rsidRPr="00FC4EA6">
        <w:rPr>
          <w:rFonts w:ascii="Times New Roman" w:hAnsi="Times New Roman" w:cs="Times New Roman"/>
          <w:color w:val="1A1A1A"/>
          <w:sz w:val="24"/>
          <w:szCs w:val="24"/>
          <w:lang w:val="fr-FR"/>
        </w:rPr>
        <w:t>Le contexte et la justification de cette étude sont présentés selon quatre niveaux progressifs et complémentaires, allant du global au local : le niveau mondial, le niveau africain, le niveau national camerounais et le niveau local, couvrant spécifiquement la ville de Ngaoundéré et la région de l'Adamaoua. Cette approche en entonnoir permet de situer progressivement le problème de l'infertilité primaire dans son contexte épidémiologique, socioculturel et sanitaire le plus pertinent pour justifier la conduite de cette L'infertilité constitue l'un des problèmes de santé publique les plus répandus et les plus complexes à l'échelle mondiale. Selon le rapport de l'Organisation Mondiale de la Santé (OMS) publie en 2023 sur les estimations de la prévalence de l'infertilité de 1990 à 2021, environ 17,5% des adultes en âge de procréer dans le monde sont touches par l'infertilité au cours de leur vie, représentant approximativement une personne sur six. Cette estimation cumulative est corroborée par une prévalence ponctuelle globale estimée à 12,6%, faisant de l'infertilité un phénomène de masse qui affecte des dizaines de millions de couples sur tous les continents (OMS, 2023).</w:t>
      </w:r>
    </w:p>
    <w:p w14:paraId="3A39E26C" w14:textId="2504D7EB" w:rsidR="007064D5" w:rsidRPr="00FC4EA6" w:rsidRDefault="007064D5" w:rsidP="00C73D34">
      <w:pPr>
        <w:spacing w:after="0"/>
        <w:ind w:firstLine="567"/>
        <w:jc w:val="both"/>
        <w:rPr>
          <w:rFonts w:ascii="Times New Roman" w:hAnsi="Times New Roman" w:cs="Times New Roman"/>
          <w:sz w:val="24"/>
          <w:szCs w:val="24"/>
          <w:lang w:val="fr-FR"/>
        </w:rPr>
      </w:pPr>
      <w:r w:rsidRPr="00FC4EA6">
        <w:rPr>
          <w:rFonts w:ascii="Times New Roman" w:hAnsi="Times New Roman" w:cs="Times New Roman"/>
          <w:color w:val="1A1A1A"/>
          <w:sz w:val="24"/>
          <w:szCs w:val="24"/>
          <w:lang w:val="fr-FR"/>
        </w:rPr>
        <w:t>L'infertilité primaire, définie comme l'absence de toute grossesse après au moins 12 mois de rapports sexuels réguliers non protège sans antécédent de conception antérieure, en constitue la forme la plus c</w:t>
      </w:r>
      <w:r w:rsidR="00A22831" w:rsidRPr="00FC4EA6">
        <w:rPr>
          <w:rFonts w:ascii="Times New Roman" w:hAnsi="Times New Roman" w:cs="Times New Roman"/>
          <w:color w:val="1A1A1A"/>
          <w:sz w:val="24"/>
          <w:szCs w:val="24"/>
          <w:lang w:val="fr-FR"/>
        </w:rPr>
        <w:t xml:space="preserve">omplexe sur le plan </w:t>
      </w:r>
      <w:r w:rsidR="003739A7" w:rsidRPr="00FC4EA6">
        <w:rPr>
          <w:rFonts w:ascii="Times New Roman" w:hAnsi="Times New Roman" w:cs="Times New Roman"/>
          <w:color w:val="1A1A1A"/>
          <w:sz w:val="24"/>
          <w:szCs w:val="24"/>
          <w:lang w:val="fr-FR"/>
        </w:rPr>
        <w:t>diagnostique</w:t>
      </w:r>
      <w:r w:rsidRPr="00FC4EA6">
        <w:rPr>
          <w:rFonts w:ascii="Times New Roman" w:hAnsi="Times New Roman" w:cs="Times New Roman"/>
          <w:color w:val="1A1A1A"/>
          <w:sz w:val="24"/>
          <w:szCs w:val="24"/>
          <w:lang w:val="fr-FR"/>
        </w:rPr>
        <w:t xml:space="preserve"> et thérapeutique. Elle affecte les couples de manière indistincte selon les régions du monde, bien que sa prévalence varie significativement en fonction du contexte socioéconomique, épidémiologique et sanitaire de chaque région.</w:t>
      </w:r>
    </w:p>
    <w:p w14:paraId="59B01E34" w14:textId="77777777" w:rsidR="007064D5" w:rsidRPr="00FC4EA6" w:rsidRDefault="007064D5" w:rsidP="00C73D34">
      <w:pPr>
        <w:spacing w:after="0"/>
        <w:ind w:firstLine="567"/>
        <w:jc w:val="both"/>
        <w:rPr>
          <w:rFonts w:ascii="Times New Roman" w:hAnsi="Times New Roman" w:cs="Times New Roman"/>
          <w:sz w:val="24"/>
          <w:szCs w:val="24"/>
          <w:lang w:val="fr-FR"/>
        </w:rPr>
      </w:pPr>
      <w:r w:rsidRPr="00FC4EA6">
        <w:rPr>
          <w:rFonts w:ascii="Times New Roman" w:hAnsi="Times New Roman" w:cs="Times New Roman"/>
          <w:color w:val="1A1A1A"/>
          <w:sz w:val="24"/>
          <w:szCs w:val="24"/>
          <w:lang w:val="fr-FR"/>
        </w:rPr>
        <w:t>La revue systématique et méta-analyse d'</w:t>
      </w:r>
      <w:proofErr w:type="spellStart"/>
      <w:r w:rsidRPr="00FC4EA6">
        <w:rPr>
          <w:rFonts w:ascii="Times New Roman" w:hAnsi="Times New Roman" w:cs="Times New Roman"/>
          <w:color w:val="1A1A1A"/>
          <w:sz w:val="24"/>
          <w:szCs w:val="24"/>
          <w:lang w:val="fr-FR"/>
        </w:rPr>
        <w:t>Ajayi</w:t>
      </w:r>
      <w:proofErr w:type="spellEnd"/>
      <w:r w:rsidRPr="00FC4EA6">
        <w:rPr>
          <w:rFonts w:ascii="Times New Roman" w:hAnsi="Times New Roman" w:cs="Times New Roman"/>
          <w:color w:val="1A1A1A"/>
          <w:sz w:val="24"/>
          <w:szCs w:val="24"/>
          <w:lang w:val="fr-FR"/>
        </w:rPr>
        <w:t xml:space="preserve"> et al. (2020), portant sur seize études primaires issues de dix pays, établit que la responsabilité de l'infertilité est partagée entre les deux partenaires du couple : les causes féminines sont identifiées dans 54,01% des cas, les causes masculines dans 22,26%, les deux partenaires sont impliqués simultanément dans 21,36% des situations, et 10,4% des cas demeurent inexpliqués après bilan complet. Ces </w:t>
      </w:r>
      <w:r w:rsidRPr="00FC4EA6">
        <w:rPr>
          <w:rFonts w:ascii="Times New Roman" w:hAnsi="Times New Roman" w:cs="Times New Roman"/>
          <w:color w:val="1A1A1A"/>
          <w:sz w:val="24"/>
          <w:szCs w:val="24"/>
          <w:lang w:val="fr-FR"/>
        </w:rPr>
        <w:lastRenderedPageBreak/>
        <w:t>données confirment la nécessite absolue d'une approche couple dans l'évaluation et la prise en charge de l'infertilité primaire.</w:t>
      </w:r>
    </w:p>
    <w:p w14:paraId="548389FB" w14:textId="5EE90FA3" w:rsidR="007064D5" w:rsidRPr="00FC4EA6" w:rsidRDefault="007064D5" w:rsidP="00C73D34">
      <w:pPr>
        <w:spacing w:after="0"/>
        <w:jc w:val="both"/>
        <w:rPr>
          <w:rFonts w:ascii="Times New Roman" w:hAnsi="Times New Roman" w:cs="Times New Roman"/>
          <w:sz w:val="24"/>
          <w:szCs w:val="24"/>
          <w:lang w:val="fr-FR"/>
        </w:rPr>
      </w:pPr>
      <w:r w:rsidRPr="00FC4EA6">
        <w:rPr>
          <w:rFonts w:ascii="Times New Roman" w:hAnsi="Times New Roman" w:cs="Times New Roman"/>
          <w:color w:val="1A1A1A"/>
          <w:sz w:val="24"/>
          <w:szCs w:val="24"/>
          <w:lang w:val="fr-FR"/>
        </w:rPr>
        <w:t xml:space="preserve">Au-delà de sa dimension médicale, l'infertilité engendre des conséquences psychosociales et économiques considérables pour les couples, les familles et les systèmes de </w:t>
      </w:r>
      <w:r w:rsidR="00957D8A" w:rsidRPr="00FC4EA6">
        <w:rPr>
          <w:rFonts w:ascii="Times New Roman" w:hAnsi="Times New Roman" w:cs="Times New Roman"/>
          <w:color w:val="1A1A1A"/>
          <w:sz w:val="24"/>
          <w:szCs w:val="24"/>
          <w:lang w:val="fr-FR"/>
        </w:rPr>
        <w:t>santé</w:t>
      </w:r>
      <w:r w:rsidRPr="00FC4EA6">
        <w:rPr>
          <w:rFonts w:ascii="Times New Roman" w:hAnsi="Times New Roman" w:cs="Times New Roman"/>
          <w:color w:val="1A1A1A"/>
          <w:sz w:val="24"/>
          <w:szCs w:val="24"/>
          <w:lang w:val="fr-FR"/>
        </w:rPr>
        <w:t xml:space="preserve">. Une revue de portée de </w:t>
      </w:r>
      <w:proofErr w:type="spellStart"/>
      <w:r w:rsidRPr="00FC4EA6">
        <w:rPr>
          <w:rFonts w:ascii="Times New Roman" w:hAnsi="Times New Roman" w:cs="Times New Roman"/>
          <w:color w:val="1A1A1A"/>
          <w:sz w:val="24"/>
          <w:szCs w:val="24"/>
          <w:lang w:val="fr-FR"/>
        </w:rPr>
        <w:t>Skeen</w:t>
      </w:r>
      <w:proofErr w:type="spellEnd"/>
      <w:r w:rsidRPr="00FC4EA6">
        <w:rPr>
          <w:rFonts w:ascii="Times New Roman" w:hAnsi="Times New Roman" w:cs="Times New Roman"/>
          <w:color w:val="1A1A1A"/>
          <w:sz w:val="24"/>
          <w:szCs w:val="24"/>
          <w:lang w:val="fr-FR"/>
        </w:rPr>
        <w:t xml:space="preserve"> et al. (2024) portant sur 116 articles africains mais dont les conclusions rejoignent les données mondiales montre que les couples infertiles présentent des taux significativement plus élevés de dépression (40 à 60%), d'anxiété chronique et de détérioration de la qualité de vie par rapport aux couples fertiles de même profil démographique. Sur le plan économique, le cout annuel mondial de la prise en charge de l'infertilité, incluant les diagnostics et les traitements d'assistance médicale </w:t>
      </w:r>
      <w:r w:rsidR="00957D8A" w:rsidRPr="00FC4EA6">
        <w:rPr>
          <w:rFonts w:ascii="Times New Roman" w:hAnsi="Times New Roman" w:cs="Times New Roman"/>
          <w:color w:val="1A1A1A"/>
          <w:sz w:val="24"/>
          <w:szCs w:val="24"/>
          <w:lang w:val="fr-FR"/>
        </w:rPr>
        <w:t>à</w:t>
      </w:r>
      <w:r w:rsidRPr="00FC4EA6">
        <w:rPr>
          <w:rFonts w:ascii="Times New Roman" w:hAnsi="Times New Roman" w:cs="Times New Roman"/>
          <w:color w:val="1A1A1A"/>
          <w:sz w:val="24"/>
          <w:szCs w:val="24"/>
          <w:lang w:val="fr-FR"/>
        </w:rPr>
        <w:t xml:space="preserve"> la procréation, est estime </w:t>
      </w:r>
      <w:proofErr w:type="gramStart"/>
      <w:r w:rsidRPr="00FC4EA6">
        <w:rPr>
          <w:rFonts w:ascii="Times New Roman" w:hAnsi="Times New Roman" w:cs="Times New Roman"/>
          <w:color w:val="1A1A1A"/>
          <w:sz w:val="24"/>
          <w:szCs w:val="24"/>
          <w:lang w:val="fr-FR"/>
        </w:rPr>
        <w:t>a</w:t>
      </w:r>
      <w:proofErr w:type="gramEnd"/>
      <w:r w:rsidRPr="00FC4EA6">
        <w:rPr>
          <w:rFonts w:ascii="Times New Roman" w:hAnsi="Times New Roman" w:cs="Times New Roman"/>
          <w:color w:val="1A1A1A"/>
          <w:sz w:val="24"/>
          <w:szCs w:val="24"/>
          <w:lang w:val="fr-FR"/>
        </w:rPr>
        <w:t xml:space="preserve"> plusieurs dizaines de milliards de dollars, pesant lourdement sur les systèmes de santé publique et les ménages concernes (OMS, 2023).</w:t>
      </w:r>
    </w:p>
    <w:p w14:paraId="072164AE" w14:textId="1FF790C9" w:rsidR="007064D5" w:rsidRPr="00FC4EA6" w:rsidRDefault="007064D5"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L'Afrique subsaharienne est la région du monde la plus durement touchée par l'infertilité, avec des taux de prévalence nettement supérieurs aux estimations mondiales. La revue systématique et méta-analyse de </w:t>
      </w:r>
      <w:proofErr w:type="spellStart"/>
      <w:r w:rsidRPr="00FC4EA6">
        <w:rPr>
          <w:rFonts w:ascii="Times New Roman" w:hAnsi="Times New Roman" w:cs="Times New Roman"/>
          <w:sz w:val="24"/>
          <w:szCs w:val="24"/>
          <w:lang w:val="fr-FR"/>
        </w:rPr>
        <w:t>Mekonnen</w:t>
      </w:r>
      <w:proofErr w:type="spellEnd"/>
      <w:r w:rsidRPr="00FC4EA6">
        <w:rPr>
          <w:rFonts w:ascii="Times New Roman" w:hAnsi="Times New Roman" w:cs="Times New Roman"/>
          <w:sz w:val="24"/>
          <w:szCs w:val="24"/>
          <w:lang w:val="fr-FR"/>
        </w:rPr>
        <w:t xml:space="preserve"> et al. (2025), enregistrée dans PROSPERO (CRD42023428778) et rédigée selon les lignes directrices PRISMA, a établi à partir de seize études primaires issues de dix pays d'Afrique subsaharienne une </w:t>
      </w:r>
      <w:r w:rsidR="00725BF3" w:rsidRPr="00FC4EA6">
        <w:rPr>
          <w:rFonts w:ascii="Times New Roman" w:hAnsi="Times New Roman" w:cs="Times New Roman"/>
          <w:sz w:val="24"/>
          <w:szCs w:val="24"/>
          <w:lang w:val="fr-FR"/>
        </w:rPr>
        <w:t>prévalence de</w:t>
      </w:r>
      <w:r w:rsidRPr="00FC4EA6">
        <w:rPr>
          <w:rFonts w:ascii="Times New Roman" w:hAnsi="Times New Roman" w:cs="Times New Roman"/>
          <w:sz w:val="24"/>
          <w:szCs w:val="24"/>
          <w:lang w:val="fr-FR"/>
        </w:rPr>
        <w:t xml:space="preserve"> 16,98% (Intervalle de Confiance a 95% : 11,62 - 22,33%). Cette prévalence est corroborée par les estimations antérieures qui situent le taux d'infertilité entre 20 et 46% dans certaines régions subsahariennes, contre 10 à 15% dans les pays développés (</w:t>
      </w:r>
      <w:proofErr w:type="spellStart"/>
      <w:r w:rsidRPr="00FC4EA6">
        <w:rPr>
          <w:rFonts w:ascii="Times New Roman" w:hAnsi="Times New Roman" w:cs="Times New Roman"/>
          <w:sz w:val="24"/>
          <w:szCs w:val="24"/>
          <w:lang w:val="fr-FR"/>
        </w:rPr>
        <w:t>Ajayi</w:t>
      </w:r>
      <w:proofErr w:type="spellEnd"/>
      <w:r w:rsidRPr="00FC4EA6">
        <w:rPr>
          <w:rFonts w:ascii="Times New Roman" w:hAnsi="Times New Roman" w:cs="Times New Roman"/>
          <w:sz w:val="24"/>
          <w:szCs w:val="24"/>
          <w:lang w:val="fr-FR"/>
        </w:rPr>
        <w:t xml:space="preserve"> et al., 2020).</w:t>
      </w:r>
    </w:p>
    <w:p w14:paraId="27201B10" w14:textId="77777777" w:rsidR="007064D5" w:rsidRPr="00FC4EA6" w:rsidRDefault="007064D5" w:rsidP="00C73D34">
      <w:pPr>
        <w:spacing w:after="0"/>
        <w:jc w:val="both"/>
        <w:rPr>
          <w:rFonts w:ascii="Times New Roman" w:hAnsi="Times New Roman" w:cs="Times New Roman"/>
          <w:sz w:val="24"/>
          <w:szCs w:val="24"/>
          <w:lang w:val="fr-FR"/>
        </w:rPr>
      </w:pPr>
      <w:r w:rsidRPr="00FC4EA6">
        <w:rPr>
          <w:rFonts w:ascii="Times New Roman" w:hAnsi="Times New Roman" w:cs="Times New Roman"/>
          <w:color w:val="1A1A1A"/>
          <w:sz w:val="24"/>
          <w:szCs w:val="24"/>
          <w:lang w:val="fr-FR"/>
        </w:rPr>
        <w:t xml:space="preserve">La sur prévalence de l'infertilité en Afrique subsaharienne s'explique par une combinaison de facteurs épidémiologiques, sanitaires, comportementaux et socioculturels spécifiques </w:t>
      </w:r>
      <w:proofErr w:type="gramStart"/>
      <w:r w:rsidRPr="00FC4EA6">
        <w:rPr>
          <w:rFonts w:ascii="Times New Roman" w:hAnsi="Times New Roman" w:cs="Times New Roman"/>
          <w:color w:val="1A1A1A"/>
          <w:sz w:val="24"/>
          <w:szCs w:val="24"/>
          <w:lang w:val="fr-FR"/>
        </w:rPr>
        <w:t>a</w:t>
      </w:r>
      <w:proofErr w:type="gramEnd"/>
      <w:r w:rsidRPr="00FC4EA6">
        <w:rPr>
          <w:rFonts w:ascii="Times New Roman" w:hAnsi="Times New Roman" w:cs="Times New Roman"/>
          <w:color w:val="1A1A1A"/>
          <w:sz w:val="24"/>
          <w:szCs w:val="24"/>
          <w:lang w:val="fr-FR"/>
        </w:rPr>
        <w:t xml:space="preserve"> ce contexte. Les infections sexuellement transmissibles (IST), notamment les infections </w:t>
      </w:r>
      <w:proofErr w:type="gramStart"/>
      <w:r w:rsidRPr="00FC4EA6">
        <w:rPr>
          <w:rFonts w:ascii="Times New Roman" w:hAnsi="Times New Roman" w:cs="Times New Roman"/>
          <w:color w:val="1A1A1A"/>
          <w:sz w:val="24"/>
          <w:szCs w:val="24"/>
          <w:lang w:val="fr-FR"/>
        </w:rPr>
        <w:t>a</w:t>
      </w:r>
      <w:proofErr w:type="gramEnd"/>
      <w:r w:rsidRPr="00FC4EA6">
        <w:rPr>
          <w:rFonts w:ascii="Times New Roman" w:hAnsi="Times New Roman" w:cs="Times New Roman"/>
          <w:color w:val="1A1A1A"/>
          <w:sz w:val="24"/>
          <w:szCs w:val="24"/>
          <w:lang w:val="fr-FR"/>
        </w:rPr>
        <w:t xml:space="preserve"> Chlamydia trachomatis et Neisseria gonorrhoeae, constituent la principale cause évitables d'infertilité tubaire dans cette région. Selon la méta-analyse de </w:t>
      </w:r>
      <w:proofErr w:type="spellStart"/>
      <w:r w:rsidRPr="00FC4EA6">
        <w:rPr>
          <w:rFonts w:ascii="Times New Roman" w:hAnsi="Times New Roman" w:cs="Times New Roman"/>
          <w:color w:val="1A1A1A"/>
          <w:sz w:val="24"/>
          <w:szCs w:val="24"/>
          <w:lang w:val="fr-FR"/>
        </w:rPr>
        <w:t>Mekonnen</w:t>
      </w:r>
      <w:proofErr w:type="spellEnd"/>
      <w:r w:rsidRPr="00FC4EA6">
        <w:rPr>
          <w:rFonts w:ascii="Times New Roman" w:hAnsi="Times New Roman" w:cs="Times New Roman"/>
          <w:color w:val="1A1A1A"/>
          <w:sz w:val="24"/>
          <w:szCs w:val="24"/>
          <w:lang w:val="fr-FR"/>
        </w:rPr>
        <w:t xml:space="preserve"> et al. (2025), les IST et les maladies inflammatoires pelviennes augmentent le risque d'infertilité de plus de trois fois en Afrique subsaharienne.</w:t>
      </w:r>
    </w:p>
    <w:p w14:paraId="15BB02F7" w14:textId="3FCF4A3D" w:rsidR="007064D5" w:rsidRPr="00FC4EA6" w:rsidRDefault="007064D5" w:rsidP="00C73D34">
      <w:pPr>
        <w:spacing w:after="0"/>
        <w:jc w:val="both"/>
        <w:rPr>
          <w:rFonts w:ascii="Times New Roman" w:hAnsi="Times New Roman" w:cs="Times New Roman"/>
          <w:sz w:val="24"/>
          <w:szCs w:val="24"/>
          <w:lang w:val="fr-FR"/>
        </w:rPr>
      </w:pPr>
      <w:r w:rsidRPr="00FC4EA6">
        <w:rPr>
          <w:rFonts w:ascii="Times New Roman" w:hAnsi="Times New Roman" w:cs="Times New Roman"/>
          <w:color w:val="1A1A1A"/>
          <w:sz w:val="24"/>
          <w:szCs w:val="24"/>
          <w:lang w:val="fr-FR"/>
        </w:rPr>
        <w:t xml:space="preserve">En Afrique subsaharienne, l'infertilité revêt une dimension socioculturelle particulièrement dramatique. Dans ces sociétés ou la fertilité est érigée en valeur sociale fondamentale et ou la </w:t>
      </w:r>
      <w:r w:rsidRPr="00FC4EA6">
        <w:rPr>
          <w:rFonts w:ascii="Times New Roman" w:hAnsi="Times New Roman" w:cs="Times New Roman"/>
          <w:color w:val="1A1A1A"/>
          <w:sz w:val="24"/>
          <w:szCs w:val="24"/>
          <w:lang w:val="fr-FR"/>
        </w:rPr>
        <w:lastRenderedPageBreak/>
        <w:t xml:space="preserve">descendance constitue le principal vecteur de reconnaissance sociale et de </w:t>
      </w:r>
      <w:r w:rsidR="003739A7" w:rsidRPr="00FC4EA6">
        <w:rPr>
          <w:rFonts w:ascii="Times New Roman" w:hAnsi="Times New Roman" w:cs="Times New Roman"/>
          <w:color w:val="1A1A1A"/>
          <w:sz w:val="24"/>
          <w:szCs w:val="24"/>
          <w:lang w:val="fr-FR"/>
        </w:rPr>
        <w:t>perpétuation</w:t>
      </w:r>
      <w:r w:rsidRPr="00FC4EA6">
        <w:rPr>
          <w:rFonts w:ascii="Times New Roman" w:hAnsi="Times New Roman" w:cs="Times New Roman"/>
          <w:color w:val="1A1A1A"/>
          <w:sz w:val="24"/>
          <w:szCs w:val="24"/>
          <w:lang w:val="fr-FR"/>
        </w:rPr>
        <w:t xml:space="preserve"> des lignes familiales, l'incapacité </w:t>
      </w:r>
      <w:r w:rsidR="003739A7" w:rsidRPr="00FC4EA6">
        <w:rPr>
          <w:rFonts w:ascii="Times New Roman" w:hAnsi="Times New Roman" w:cs="Times New Roman"/>
          <w:color w:val="1A1A1A"/>
          <w:sz w:val="24"/>
          <w:szCs w:val="24"/>
          <w:lang w:val="fr-FR"/>
        </w:rPr>
        <w:t>à</w:t>
      </w:r>
      <w:r w:rsidRPr="00FC4EA6">
        <w:rPr>
          <w:rFonts w:ascii="Times New Roman" w:hAnsi="Times New Roman" w:cs="Times New Roman"/>
          <w:color w:val="1A1A1A"/>
          <w:sz w:val="24"/>
          <w:szCs w:val="24"/>
          <w:lang w:val="fr-FR"/>
        </w:rPr>
        <w:t xml:space="preserve"> concevoir expose les couples, notamment les femmes, a des conséquences dévastatrices. </w:t>
      </w:r>
      <w:proofErr w:type="spellStart"/>
      <w:r w:rsidRPr="00FC4EA6">
        <w:rPr>
          <w:rFonts w:ascii="Times New Roman" w:hAnsi="Times New Roman" w:cs="Times New Roman"/>
          <w:color w:val="1A1A1A"/>
          <w:sz w:val="24"/>
          <w:szCs w:val="24"/>
          <w:lang w:val="fr-FR"/>
        </w:rPr>
        <w:t>Skeen</w:t>
      </w:r>
      <w:proofErr w:type="spellEnd"/>
      <w:r w:rsidRPr="00FC4EA6">
        <w:rPr>
          <w:rFonts w:ascii="Times New Roman" w:hAnsi="Times New Roman" w:cs="Times New Roman"/>
          <w:color w:val="1A1A1A"/>
          <w:sz w:val="24"/>
          <w:szCs w:val="24"/>
          <w:lang w:val="fr-FR"/>
        </w:rPr>
        <w:t xml:space="preserve"> et al. (2024), dans leur revue de porte portant sur 116 articles africains sur la période 2000 - 2022, documentent une stigmatisation sociale importante, des menaces de divorce ou de répudiation, la prise d'une coépouse, la marginalisation lors des cérémonies familiales et des niveaux élevés de détresse psychologique chez les femmes infertiles africaines.</w:t>
      </w:r>
    </w:p>
    <w:p w14:paraId="426D8284" w14:textId="63AF8BC3" w:rsidR="007064D5" w:rsidRPr="00FC4EA6" w:rsidRDefault="007064D5" w:rsidP="00C73D34">
      <w:pPr>
        <w:spacing w:after="0"/>
        <w:jc w:val="both"/>
        <w:rPr>
          <w:rFonts w:ascii="Times New Roman" w:hAnsi="Times New Roman" w:cs="Times New Roman"/>
          <w:sz w:val="24"/>
          <w:szCs w:val="24"/>
          <w:lang w:val="fr-FR"/>
        </w:rPr>
      </w:pPr>
      <w:r w:rsidRPr="00FC4EA6">
        <w:rPr>
          <w:rFonts w:ascii="Times New Roman" w:hAnsi="Times New Roman" w:cs="Times New Roman"/>
          <w:color w:val="1A1A1A"/>
          <w:sz w:val="24"/>
          <w:szCs w:val="24"/>
          <w:lang w:val="fr-FR"/>
        </w:rPr>
        <w:t xml:space="preserve">Cette charge symbolique confère </w:t>
      </w:r>
      <w:r w:rsidR="00957D8A" w:rsidRPr="00FC4EA6">
        <w:rPr>
          <w:rFonts w:ascii="Times New Roman" w:hAnsi="Times New Roman" w:cs="Times New Roman"/>
          <w:color w:val="1A1A1A"/>
          <w:sz w:val="24"/>
          <w:szCs w:val="24"/>
          <w:lang w:val="fr-FR"/>
        </w:rPr>
        <w:t>à</w:t>
      </w:r>
      <w:r w:rsidRPr="00FC4EA6">
        <w:rPr>
          <w:rFonts w:ascii="Times New Roman" w:hAnsi="Times New Roman" w:cs="Times New Roman"/>
          <w:color w:val="1A1A1A"/>
          <w:sz w:val="24"/>
          <w:szCs w:val="24"/>
          <w:lang w:val="fr-FR"/>
        </w:rPr>
        <w:t xml:space="preserve"> l'infertilité une dimension identitaire et sociale qui dépasse largement la dimension médicale. Les études qualitatives menées au Ghana (</w:t>
      </w:r>
      <w:proofErr w:type="spellStart"/>
      <w:r w:rsidRPr="00FC4EA6">
        <w:rPr>
          <w:rFonts w:ascii="Times New Roman" w:hAnsi="Times New Roman" w:cs="Times New Roman"/>
          <w:color w:val="1A1A1A"/>
          <w:sz w:val="24"/>
          <w:szCs w:val="24"/>
          <w:lang w:val="fr-FR"/>
        </w:rPr>
        <w:t>Appiah</w:t>
      </w:r>
      <w:proofErr w:type="spellEnd"/>
      <w:r w:rsidRPr="00FC4EA6">
        <w:rPr>
          <w:rFonts w:ascii="Times New Roman" w:hAnsi="Times New Roman" w:cs="Times New Roman"/>
          <w:color w:val="1A1A1A"/>
          <w:sz w:val="24"/>
          <w:szCs w:val="24"/>
          <w:lang w:val="fr-FR"/>
        </w:rPr>
        <w:t xml:space="preserve"> et </w:t>
      </w:r>
      <w:r w:rsidR="00957D8A" w:rsidRPr="00FC4EA6">
        <w:rPr>
          <w:rFonts w:ascii="Times New Roman" w:hAnsi="Times New Roman" w:cs="Times New Roman"/>
          <w:color w:val="1A1A1A"/>
          <w:sz w:val="24"/>
          <w:szCs w:val="24"/>
          <w:lang w:val="fr-FR"/>
        </w:rPr>
        <w:t>al.</w:t>
      </w:r>
      <w:r w:rsidRPr="00FC4EA6">
        <w:rPr>
          <w:rFonts w:ascii="Times New Roman" w:hAnsi="Times New Roman" w:cs="Times New Roman"/>
          <w:color w:val="1A1A1A"/>
          <w:sz w:val="24"/>
          <w:szCs w:val="24"/>
          <w:lang w:val="fr-FR"/>
        </w:rPr>
        <w:t xml:space="preserve"> </w:t>
      </w:r>
      <w:r w:rsidR="00725BF3" w:rsidRPr="00FC4EA6">
        <w:rPr>
          <w:rFonts w:ascii="Times New Roman" w:hAnsi="Times New Roman" w:cs="Times New Roman"/>
          <w:color w:val="1A1A1A"/>
          <w:sz w:val="24"/>
          <w:szCs w:val="24"/>
          <w:lang w:val="fr-FR"/>
        </w:rPr>
        <w:t>2023), confirment</w:t>
      </w:r>
      <w:r w:rsidRPr="00FC4EA6">
        <w:rPr>
          <w:rFonts w:ascii="Times New Roman" w:hAnsi="Times New Roman" w:cs="Times New Roman"/>
          <w:color w:val="1A1A1A"/>
          <w:sz w:val="24"/>
          <w:szCs w:val="24"/>
          <w:lang w:val="fr-FR"/>
        </w:rPr>
        <w:t xml:space="preserve"> que les causes spirituelles, les envoutements et les malédictions sont fréquemment évoquées comme explication principale de l'infertilité dans les communautés africaines, conduisant à des trajectoires de soins qui privilégient les guérisseurs traditionnels et les leaders religieux avant le recours aux structures médicales modernes.</w:t>
      </w:r>
    </w:p>
    <w:p w14:paraId="4B6B1D3B" w14:textId="0BDF5DD4" w:rsidR="007064D5" w:rsidRPr="00FC4EA6" w:rsidRDefault="007064D5"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 </w:t>
      </w:r>
      <w:r w:rsidRPr="00FC4EA6">
        <w:rPr>
          <w:rFonts w:ascii="Times New Roman" w:hAnsi="Times New Roman" w:cs="Times New Roman"/>
          <w:color w:val="1A1A1A"/>
          <w:sz w:val="24"/>
          <w:szCs w:val="24"/>
          <w:lang w:val="fr-FR"/>
        </w:rPr>
        <w:t>Le Cameroun, pays d'Afrique centrale souvent qualifie d'Afrique en miniature en raison de sa diversité géographique, ethnique et culturelle, comptait environ 28 millions d'habitants selon les estimations de 2022. Avec un taux de fécondité de 4,8 enfants par femme (INS, 2018) et une forte valorisation sociale de la procréation dans l'ensemble de ses 288 groupes ethniques, le contexte camerounais est particulièrement propice à une stigmatisation sévère de l'infertilité, rendant d'autant plus urgente une documentation rigoureuse de ce phénomène.</w:t>
      </w:r>
    </w:p>
    <w:p w14:paraId="674D3879" w14:textId="54D085A7" w:rsidR="007064D5" w:rsidRPr="00FC4EA6" w:rsidRDefault="007064D5" w:rsidP="00C73D34">
      <w:pPr>
        <w:spacing w:after="0"/>
        <w:jc w:val="both"/>
        <w:rPr>
          <w:rFonts w:ascii="Times New Roman" w:hAnsi="Times New Roman" w:cs="Times New Roman"/>
          <w:sz w:val="24"/>
          <w:szCs w:val="24"/>
          <w:lang w:val="fr-FR"/>
        </w:rPr>
      </w:pPr>
      <w:r w:rsidRPr="00FC4EA6">
        <w:rPr>
          <w:rFonts w:ascii="Times New Roman" w:hAnsi="Times New Roman" w:cs="Times New Roman"/>
          <w:color w:val="1A1A1A"/>
          <w:sz w:val="24"/>
          <w:szCs w:val="24"/>
          <w:lang w:val="fr-FR"/>
        </w:rPr>
        <w:t xml:space="preserve">Selon l'Enquête Démographique et de Sante du Cameroun (EDS-V) réalisée par l'Institut National de la Statistique en 2018, la prévalence de l'infertilité féminine au Cameroun est estimée </w:t>
      </w:r>
      <w:r w:rsidR="00395913" w:rsidRPr="00FC4EA6">
        <w:rPr>
          <w:rFonts w:ascii="Times New Roman" w:hAnsi="Times New Roman" w:cs="Times New Roman"/>
          <w:color w:val="1A1A1A"/>
          <w:sz w:val="24"/>
          <w:szCs w:val="24"/>
          <w:lang w:val="fr-FR"/>
        </w:rPr>
        <w:t>à</w:t>
      </w:r>
      <w:r w:rsidRPr="00FC4EA6">
        <w:rPr>
          <w:rFonts w:ascii="Times New Roman" w:hAnsi="Times New Roman" w:cs="Times New Roman"/>
          <w:color w:val="1A1A1A"/>
          <w:sz w:val="24"/>
          <w:szCs w:val="24"/>
          <w:lang w:val="fr-FR"/>
        </w:rPr>
        <w:t xml:space="preserve"> 18,2%, soit un taux supérieur </w:t>
      </w:r>
      <w:r w:rsidR="00395913" w:rsidRPr="00FC4EA6">
        <w:rPr>
          <w:rFonts w:ascii="Times New Roman" w:hAnsi="Times New Roman" w:cs="Times New Roman"/>
          <w:color w:val="1A1A1A"/>
          <w:sz w:val="24"/>
          <w:szCs w:val="24"/>
          <w:lang w:val="fr-FR"/>
        </w:rPr>
        <w:t>à</w:t>
      </w:r>
      <w:r w:rsidRPr="00FC4EA6">
        <w:rPr>
          <w:rFonts w:ascii="Times New Roman" w:hAnsi="Times New Roman" w:cs="Times New Roman"/>
          <w:color w:val="1A1A1A"/>
          <w:sz w:val="24"/>
          <w:szCs w:val="24"/>
          <w:lang w:val="fr-FR"/>
        </w:rPr>
        <w:t xml:space="preserve"> la moyenne mondiale et cohérent avec les estimations africaines. Cette donnée nationale constitue une alerte épidémiologique majeure qui justifie une mobilisation des acteurs de la sante publique camerounaise autour de ce problème.</w:t>
      </w:r>
    </w:p>
    <w:p w14:paraId="72654B88" w14:textId="4AAA3EA9" w:rsidR="00FE75F0" w:rsidRPr="00FC4EA6" w:rsidRDefault="007064D5" w:rsidP="00C73D34">
      <w:pPr>
        <w:spacing w:after="0"/>
        <w:jc w:val="both"/>
        <w:rPr>
          <w:rFonts w:ascii="Times New Roman" w:hAnsi="Times New Roman" w:cs="Times New Roman"/>
          <w:sz w:val="24"/>
          <w:szCs w:val="24"/>
          <w:lang w:val="fr-FR"/>
        </w:rPr>
      </w:pPr>
      <w:r w:rsidRPr="00FC4EA6">
        <w:rPr>
          <w:rFonts w:ascii="Times New Roman" w:hAnsi="Times New Roman" w:cs="Times New Roman"/>
          <w:color w:val="1A1A1A"/>
          <w:sz w:val="24"/>
          <w:szCs w:val="24"/>
          <w:lang w:val="fr-FR"/>
        </w:rPr>
        <w:t xml:space="preserve">Plusieurs facteurs spécifiques au contexte camerounais sont identifiés dans la littérature comme contributeurs significatifs à la prévalence élevée de l'infertilité primaire. En premier lieu, la forte prévalence des infections sexuellement transmissibles, en particulier Chlamydia trachomatis et Neisseria gonorrhoeae, insuffisamment dépistées et traitées dans les structures de santé primaires, constitue </w:t>
      </w:r>
      <w:r w:rsidR="000E40F1" w:rsidRPr="00FC4EA6">
        <w:rPr>
          <w:rFonts w:ascii="Times New Roman" w:hAnsi="Times New Roman" w:cs="Times New Roman"/>
          <w:color w:val="1A1A1A"/>
          <w:sz w:val="24"/>
          <w:szCs w:val="24"/>
          <w:lang w:val="fr-FR"/>
        </w:rPr>
        <w:t>la principale cause évitable</w:t>
      </w:r>
      <w:r w:rsidRPr="00FC4EA6">
        <w:rPr>
          <w:rFonts w:ascii="Times New Roman" w:hAnsi="Times New Roman" w:cs="Times New Roman"/>
          <w:color w:val="1A1A1A"/>
          <w:sz w:val="24"/>
          <w:szCs w:val="24"/>
          <w:lang w:val="fr-FR"/>
        </w:rPr>
        <w:t xml:space="preserve"> d'infertilité tubaire au Cameroun. </w:t>
      </w:r>
      <w:r w:rsidRPr="00FC4EA6">
        <w:rPr>
          <w:rFonts w:ascii="Times New Roman" w:hAnsi="Times New Roman" w:cs="Times New Roman"/>
          <w:color w:val="1A1A1A"/>
          <w:sz w:val="24"/>
          <w:szCs w:val="24"/>
          <w:lang w:val="fr-FR"/>
        </w:rPr>
        <w:lastRenderedPageBreak/>
        <w:t>L'</w:t>
      </w:r>
      <w:r w:rsidR="003739A7" w:rsidRPr="00FC4EA6">
        <w:rPr>
          <w:rFonts w:ascii="Times New Roman" w:hAnsi="Times New Roman" w:cs="Times New Roman"/>
          <w:color w:val="1A1A1A"/>
          <w:sz w:val="24"/>
          <w:szCs w:val="24"/>
          <w:lang w:val="fr-FR"/>
        </w:rPr>
        <w:t>étude</w:t>
      </w:r>
      <w:r w:rsidRPr="00FC4EA6">
        <w:rPr>
          <w:rFonts w:ascii="Times New Roman" w:hAnsi="Times New Roman" w:cs="Times New Roman"/>
          <w:color w:val="1A1A1A"/>
          <w:sz w:val="24"/>
          <w:szCs w:val="24"/>
          <w:lang w:val="fr-FR"/>
        </w:rPr>
        <w:t xml:space="preserve"> de </w:t>
      </w:r>
      <w:proofErr w:type="spellStart"/>
      <w:r w:rsidRPr="00FC4EA6">
        <w:rPr>
          <w:rFonts w:ascii="Times New Roman" w:hAnsi="Times New Roman" w:cs="Times New Roman"/>
          <w:color w:val="1A1A1A"/>
          <w:sz w:val="24"/>
          <w:szCs w:val="24"/>
          <w:lang w:val="fr-FR"/>
        </w:rPr>
        <w:t>Ndeffo-Mbah</w:t>
      </w:r>
      <w:proofErr w:type="spellEnd"/>
      <w:r w:rsidRPr="00FC4EA6">
        <w:rPr>
          <w:rFonts w:ascii="Times New Roman" w:hAnsi="Times New Roman" w:cs="Times New Roman"/>
          <w:color w:val="1A1A1A"/>
          <w:sz w:val="24"/>
          <w:szCs w:val="24"/>
          <w:lang w:val="fr-FR"/>
        </w:rPr>
        <w:t xml:space="preserve"> et al. (2022), a confirmé l'association significative entre ces IST bactériennes et l'infertilité féminine, soulignant l'urgence d'intégrer le dépistage et le traitement systématique des IST dans la prise en charge de l'infertilité.</w:t>
      </w:r>
      <w:r w:rsidR="00FE75F0" w:rsidRPr="00FC4EA6">
        <w:rPr>
          <w:rFonts w:ascii="Times New Roman" w:hAnsi="Times New Roman" w:cs="Times New Roman"/>
          <w:sz w:val="24"/>
          <w:szCs w:val="24"/>
          <w:lang w:val="fr-FR"/>
        </w:rPr>
        <w:t xml:space="preserve"> </w:t>
      </w:r>
    </w:p>
    <w:p w14:paraId="30C08A1A" w14:textId="32A8A6C4" w:rsidR="007064D5" w:rsidRPr="00FC4EA6" w:rsidRDefault="007064D5" w:rsidP="00C73D34">
      <w:pPr>
        <w:spacing w:after="0"/>
        <w:jc w:val="both"/>
        <w:rPr>
          <w:rFonts w:ascii="Times New Roman" w:hAnsi="Times New Roman" w:cs="Times New Roman"/>
          <w:sz w:val="24"/>
          <w:szCs w:val="24"/>
          <w:lang w:val="fr-FR"/>
        </w:rPr>
      </w:pPr>
      <w:r w:rsidRPr="00FC4EA6">
        <w:rPr>
          <w:rFonts w:ascii="Times New Roman" w:hAnsi="Times New Roman" w:cs="Times New Roman"/>
          <w:color w:val="1A1A1A"/>
          <w:sz w:val="24"/>
          <w:szCs w:val="24"/>
          <w:lang w:val="fr-FR"/>
        </w:rPr>
        <w:t xml:space="preserve">Le Cameroun dispose d'un cadre politique national en faveur de la santé reproductive, notamment à travers la Politique Nationale de Santé Reproductive (PNSR) et le Programme National de Sante de la Mère et de l'Enfant (PNSME). Ces politiques reconnaissent l'infertilité comme un problème de santé publique nécessitant une prise en charge intégrée. Cependant, la mise en œuvre effective de ces politiques se heurte </w:t>
      </w:r>
      <w:r w:rsidR="000E40F1" w:rsidRPr="00FC4EA6">
        <w:rPr>
          <w:rFonts w:ascii="Times New Roman" w:hAnsi="Times New Roman" w:cs="Times New Roman"/>
          <w:color w:val="1A1A1A"/>
          <w:sz w:val="24"/>
          <w:szCs w:val="24"/>
          <w:lang w:val="fr-FR"/>
        </w:rPr>
        <w:t>à</w:t>
      </w:r>
      <w:r w:rsidRPr="00FC4EA6">
        <w:rPr>
          <w:rFonts w:ascii="Times New Roman" w:hAnsi="Times New Roman" w:cs="Times New Roman"/>
          <w:color w:val="1A1A1A"/>
          <w:sz w:val="24"/>
          <w:szCs w:val="24"/>
          <w:lang w:val="fr-FR"/>
        </w:rPr>
        <w:t xml:space="preserve"> plusieurs obstacles : insuffisance du plateau technique dans les structures régionales, insuffisance de ressources humaines spécialisées en santé reproductive, absence de protocoles standardises de prise en charge de l'infertilité au niveau district et régional, et barrières financières </w:t>
      </w:r>
      <w:r w:rsidR="00395913" w:rsidRPr="00FC4EA6">
        <w:rPr>
          <w:rFonts w:ascii="Times New Roman" w:hAnsi="Times New Roman" w:cs="Times New Roman"/>
          <w:color w:val="1A1A1A"/>
          <w:sz w:val="24"/>
          <w:szCs w:val="24"/>
          <w:lang w:val="fr-FR"/>
        </w:rPr>
        <w:t>à</w:t>
      </w:r>
      <w:r w:rsidRPr="00FC4EA6">
        <w:rPr>
          <w:rFonts w:ascii="Times New Roman" w:hAnsi="Times New Roman" w:cs="Times New Roman"/>
          <w:color w:val="1A1A1A"/>
          <w:sz w:val="24"/>
          <w:szCs w:val="24"/>
          <w:lang w:val="fr-FR"/>
        </w:rPr>
        <w:t xml:space="preserve"> l'accès aux services spécialises.</w:t>
      </w:r>
    </w:p>
    <w:p w14:paraId="657EDAFD" w14:textId="48EB636E" w:rsidR="007064D5" w:rsidRPr="00FC4EA6" w:rsidRDefault="007064D5" w:rsidP="00C73D34">
      <w:pPr>
        <w:spacing w:after="0"/>
        <w:jc w:val="both"/>
        <w:rPr>
          <w:rFonts w:ascii="Times New Roman" w:hAnsi="Times New Roman" w:cs="Times New Roman"/>
          <w:sz w:val="24"/>
          <w:szCs w:val="24"/>
          <w:lang w:val="fr-FR"/>
        </w:rPr>
      </w:pPr>
      <w:r w:rsidRPr="00FC4EA6">
        <w:rPr>
          <w:rFonts w:ascii="Times New Roman" w:hAnsi="Times New Roman" w:cs="Times New Roman"/>
          <w:color w:val="1A1A1A"/>
          <w:sz w:val="24"/>
          <w:szCs w:val="24"/>
          <w:lang w:val="fr-FR"/>
        </w:rPr>
        <w:t xml:space="preserve">Par un profil socioculturel particulier qui influence directement les comportements de santé reproductive de ses habitants. La population est caractérisée par une diversité ethnique marquée, avec des groupes tels que les Foulbé (groupe majoritaire et historiquement dominant), les </w:t>
      </w:r>
      <w:proofErr w:type="spellStart"/>
      <w:r w:rsidRPr="00FC4EA6">
        <w:rPr>
          <w:rFonts w:ascii="Times New Roman" w:hAnsi="Times New Roman" w:cs="Times New Roman"/>
          <w:color w:val="1A1A1A"/>
          <w:sz w:val="24"/>
          <w:szCs w:val="24"/>
          <w:lang w:val="fr-FR"/>
        </w:rPr>
        <w:t>Mboum</w:t>
      </w:r>
      <w:proofErr w:type="spellEnd"/>
      <w:r w:rsidRPr="00FC4EA6">
        <w:rPr>
          <w:rFonts w:ascii="Times New Roman" w:hAnsi="Times New Roman" w:cs="Times New Roman"/>
          <w:color w:val="1A1A1A"/>
          <w:sz w:val="24"/>
          <w:szCs w:val="24"/>
          <w:lang w:val="fr-FR"/>
        </w:rPr>
        <w:t>, les Gbaya, les Haoussa et de nombreuses autres communautés. Cette diversité ethnique coexiste avec une prédominance de l'Islam comme religion principale, pratique par environ 60 à 70% de la population, suivi du Christianisme et des religions traditionnelles africaines.</w:t>
      </w:r>
    </w:p>
    <w:p w14:paraId="06229561" w14:textId="3682A86E" w:rsidR="007064D5" w:rsidRPr="00FC4EA6" w:rsidRDefault="007064D5" w:rsidP="00C73D34">
      <w:pPr>
        <w:spacing w:after="0"/>
        <w:jc w:val="both"/>
        <w:rPr>
          <w:rFonts w:ascii="Times New Roman" w:hAnsi="Times New Roman" w:cs="Times New Roman"/>
          <w:sz w:val="24"/>
          <w:szCs w:val="24"/>
          <w:lang w:val="fr-FR"/>
        </w:rPr>
      </w:pPr>
      <w:r w:rsidRPr="00FC4EA6">
        <w:rPr>
          <w:rFonts w:ascii="Times New Roman" w:hAnsi="Times New Roman" w:cs="Times New Roman"/>
          <w:color w:val="1A1A1A"/>
          <w:sz w:val="24"/>
          <w:szCs w:val="24"/>
          <w:lang w:val="fr-FR"/>
        </w:rPr>
        <w:t xml:space="preserve">La pratique de la polygamie est légalement et socialement admise dans la région, particulièrement au sein des communautés musulmanes. Ce contexte crée des dynamiques spécifiques en matière de santé reproductive et d'infertilité : la pression sociale </w:t>
      </w:r>
      <w:r w:rsidR="00395913" w:rsidRPr="00FC4EA6">
        <w:rPr>
          <w:rFonts w:ascii="Times New Roman" w:hAnsi="Times New Roman" w:cs="Times New Roman"/>
          <w:color w:val="1A1A1A"/>
          <w:sz w:val="24"/>
          <w:szCs w:val="24"/>
          <w:lang w:val="fr-FR"/>
        </w:rPr>
        <w:t>à</w:t>
      </w:r>
      <w:r w:rsidRPr="00FC4EA6">
        <w:rPr>
          <w:rFonts w:ascii="Times New Roman" w:hAnsi="Times New Roman" w:cs="Times New Roman"/>
          <w:color w:val="1A1A1A"/>
          <w:sz w:val="24"/>
          <w:szCs w:val="24"/>
          <w:lang w:val="fr-FR"/>
        </w:rPr>
        <w:t xml:space="preserve"> la procréation est particulièrement intense pour les femmes, l'infertilité étant souvent sanctionnée par la prise d'une deuxième épouse sans que la cause masculine ne soit envisagée ou évaluée. La stigmatisation sociale de la femme infertile est documentée comme particulièrement sévère dans les communautés Foulbé de l'Adamaoua, ou la descendance conditionne le statut social et la sécurité matrimoniale de la femme.</w:t>
      </w:r>
    </w:p>
    <w:p w14:paraId="0267EF4E" w14:textId="5E16309C" w:rsidR="007064D5" w:rsidRPr="00FC4EA6" w:rsidRDefault="007064D5" w:rsidP="00C73D34">
      <w:pPr>
        <w:spacing w:after="0"/>
        <w:jc w:val="both"/>
        <w:rPr>
          <w:rFonts w:ascii="Times New Roman" w:hAnsi="Times New Roman" w:cs="Times New Roman"/>
          <w:sz w:val="24"/>
          <w:szCs w:val="24"/>
          <w:lang w:val="fr-FR"/>
        </w:rPr>
      </w:pPr>
      <w:r w:rsidRPr="00FC4EA6">
        <w:rPr>
          <w:rFonts w:ascii="Times New Roman" w:hAnsi="Times New Roman" w:cs="Times New Roman"/>
          <w:color w:val="1A1A1A"/>
          <w:sz w:val="24"/>
          <w:szCs w:val="24"/>
          <w:lang w:val="fr-FR"/>
        </w:rPr>
        <w:t xml:space="preserve">A </w:t>
      </w:r>
      <w:r w:rsidR="00C73D34" w:rsidRPr="00FC4EA6">
        <w:rPr>
          <w:rFonts w:ascii="Times New Roman" w:hAnsi="Times New Roman" w:cs="Times New Roman"/>
          <w:color w:val="1A1A1A"/>
          <w:sz w:val="24"/>
          <w:szCs w:val="24"/>
          <w:lang w:val="fr-FR"/>
        </w:rPr>
        <w:t>Ngaoundéré</w:t>
      </w:r>
      <w:r w:rsidRPr="00FC4EA6">
        <w:rPr>
          <w:rFonts w:ascii="Times New Roman" w:hAnsi="Times New Roman" w:cs="Times New Roman"/>
          <w:color w:val="1A1A1A"/>
          <w:sz w:val="24"/>
          <w:szCs w:val="24"/>
          <w:lang w:val="fr-FR"/>
        </w:rPr>
        <w:t xml:space="preserve">, comme dans l'ensemble de la région de l'Adamaoua, le recours à la médecine traditionnelle et aux pratiques spirituelles constitue généralement le premier réflexe des couples confrontes </w:t>
      </w:r>
      <w:r w:rsidR="000E40F1" w:rsidRPr="00FC4EA6">
        <w:rPr>
          <w:rFonts w:ascii="Times New Roman" w:hAnsi="Times New Roman" w:cs="Times New Roman"/>
          <w:color w:val="1A1A1A"/>
          <w:sz w:val="24"/>
          <w:szCs w:val="24"/>
          <w:lang w:val="fr-FR"/>
        </w:rPr>
        <w:t>à</w:t>
      </w:r>
      <w:r w:rsidRPr="00FC4EA6">
        <w:rPr>
          <w:rFonts w:ascii="Times New Roman" w:hAnsi="Times New Roman" w:cs="Times New Roman"/>
          <w:color w:val="1A1A1A"/>
          <w:sz w:val="24"/>
          <w:szCs w:val="24"/>
          <w:lang w:val="fr-FR"/>
        </w:rPr>
        <w:t xml:space="preserve"> l'infertilité primaire, avant de consulter les structures de santé modernes. Cette </w:t>
      </w:r>
      <w:r w:rsidRPr="00FC4EA6">
        <w:rPr>
          <w:rFonts w:ascii="Times New Roman" w:hAnsi="Times New Roman" w:cs="Times New Roman"/>
          <w:color w:val="1A1A1A"/>
          <w:sz w:val="24"/>
          <w:szCs w:val="24"/>
          <w:lang w:val="fr-FR"/>
        </w:rPr>
        <w:lastRenderedPageBreak/>
        <w:t xml:space="preserve">tendance, documentée par </w:t>
      </w:r>
      <w:proofErr w:type="spellStart"/>
      <w:r w:rsidRPr="00FC4EA6">
        <w:rPr>
          <w:rFonts w:ascii="Times New Roman" w:hAnsi="Times New Roman" w:cs="Times New Roman"/>
          <w:color w:val="1A1A1A"/>
          <w:sz w:val="24"/>
          <w:szCs w:val="24"/>
          <w:lang w:val="fr-FR"/>
        </w:rPr>
        <w:t>Mudonhi</w:t>
      </w:r>
      <w:proofErr w:type="spellEnd"/>
      <w:r w:rsidRPr="00FC4EA6">
        <w:rPr>
          <w:rFonts w:ascii="Times New Roman" w:hAnsi="Times New Roman" w:cs="Times New Roman"/>
          <w:color w:val="1A1A1A"/>
          <w:sz w:val="24"/>
          <w:szCs w:val="24"/>
          <w:lang w:val="fr-FR"/>
        </w:rPr>
        <w:t xml:space="preserve"> &amp; Nunu (2022) et </w:t>
      </w:r>
      <w:proofErr w:type="spellStart"/>
      <w:r w:rsidRPr="00FC4EA6">
        <w:rPr>
          <w:rFonts w:ascii="Times New Roman" w:hAnsi="Times New Roman" w:cs="Times New Roman"/>
          <w:color w:val="1A1A1A"/>
          <w:sz w:val="24"/>
          <w:szCs w:val="24"/>
          <w:lang w:val="fr-FR"/>
        </w:rPr>
        <w:t>Appiah</w:t>
      </w:r>
      <w:proofErr w:type="spellEnd"/>
      <w:r w:rsidRPr="00FC4EA6">
        <w:rPr>
          <w:rFonts w:ascii="Times New Roman" w:hAnsi="Times New Roman" w:cs="Times New Roman"/>
          <w:color w:val="1A1A1A"/>
          <w:sz w:val="24"/>
          <w:szCs w:val="24"/>
          <w:lang w:val="fr-FR"/>
        </w:rPr>
        <w:t xml:space="preserve"> et al. (2023) dans des contextes africains comparables, est amplifiée par la forte influence des leaders religieux islamiques (imams et marabouts) qui jouent un rôle considérable dans les décisions de santé des ménages de la région.</w:t>
      </w:r>
    </w:p>
    <w:p w14:paraId="68542D85" w14:textId="6A06B388" w:rsidR="007064D5" w:rsidRPr="00FC4EA6" w:rsidRDefault="007064D5" w:rsidP="00C73D34">
      <w:pPr>
        <w:spacing w:after="0"/>
        <w:jc w:val="both"/>
        <w:rPr>
          <w:rFonts w:ascii="Times New Roman" w:hAnsi="Times New Roman" w:cs="Times New Roman"/>
          <w:sz w:val="24"/>
          <w:szCs w:val="24"/>
          <w:lang w:val="fr-FR"/>
        </w:rPr>
      </w:pPr>
      <w:r w:rsidRPr="00FC4EA6">
        <w:rPr>
          <w:rFonts w:ascii="Times New Roman" w:hAnsi="Times New Roman" w:cs="Times New Roman"/>
          <w:color w:val="1A1A1A"/>
          <w:sz w:val="24"/>
          <w:szCs w:val="24"/>
          <w:lang w:val="fr-FR"/>
        </w:rPr>
        <w:t xml:space="preserve">Les tradipraticiens locaux proposent divers remèdes </w:t>
      </w:r>
      <w:r w:rsidR="00395913" w:rsidRPr="00FC4EA6">
        <w:rPr>
          <w:rFonts w:ascii="Times New Roman" w:hAnsi="Times New Roman" w:cs="Times New Roman"/>
          <w:color w:val="1A1A1A"/>
          <w:sz w:val="24"/>
          <w:szCs w:val="24"/>
          <w:lang w:val="fr-FR"/>
        </w:rPr>
        <w:t>à</w:t>
      </w:r>
      <w:r w:rsidRPr="00FC4EA6">
        <w:rPr>
          <w:rFonts w:ascii="Times New Roman" w:hAnsi="Times New Roman" w:cs="Times New Roman"/>
          <w:color w:val="1A1A1A"/>
          <w:sz w:val="24"/>
          <w:szCs w:val="24"/>
          <w:lang w:val="fr-FR"/>
        </w:rPr>
        <w:t xml:space="preserve"> base de plantes, de prières et de pratiques rituelles pour traiter l'infertilité, dont certains peuvent être potentiellement délétères pour la santé reproductive (risques d'infections iatrogènes, de toxicité hépatique ou rénale). Le recours à ces pratiques retarde significativement la consultation médicale, aggravant les lésions génitales existantes et réduisant les chances de succès des traitements ultérieurs. Cette réalité locale justifie l'étude des facteurs socioculturels comme déterminants de l'infertilité primaire dans le contexte spécifique de l'Adamaoua.</w:t>
      </w:r>
    </w:p>
    <w:p w14:paraId="33E6E39B" w14:textId="0ABD1490" w:rsidR="0024364B" w:rsidRPr="00FC4EA6" w:rsidRDefault="007064D5" w:rsidP="00C73D34">
      <w:pPr>
        <w:spacing w:after="0"/>
        <w:jc w:val="both"/>
        <w:rPr>
          <w:rFonts w:ascii="Times New Roman" w:hAnsi="Times New Roman" w:cs="Times New Roman"/>
          <w:color w:val="1A1A1A"/>
          <w:sz w:val="24"/>
          <w:szCs w:val="24"/>
          <w:lang w:val="fr-FR"/>
        </w:rPr>
      </w:pPr>
      <w:r w:rsidRPr="00FC4EA6">
        <w:rPr>
          <w:rFonts w:ascii="Times New Roman" w:hAnsi="Times New Roman" w:cs="Times New Roman"/>
          <w:color w:val="1A1A1A"/>
          <w:sz w:val="24"/>
          <w:szCs w:val="24"/>
          <w:lang w:val="fr-FR"/>
        </w:rPr>
        <w:t xml:space="preserve">Les trois hôpitaux de référence retenus pour cette </w:t>
      </w:r>
      <w:r w:rsidR="00725BF3" w:rsidRPr="00FC4EA6">
        <w:rPr>
          <w:rFonts w:ascii="Times New Roman" w:hAnsi="Times New Roman" w:cs="Times New Roman"/>
          <w:color w:val="1A1A1A"/>
          <w:sz w:val="24"/>
          <w:szCs w:val="24"/>
          <w:lang w:val="fr-FR"/>
        </w:rPr>
        <w:t>étude constituent</w:t>
      </w:r>
      <w:r w:rsidRPr="00FC4EA6">
        <w:rPr>
          <w:rFonts w:ascii="Times New Roman" w:hAnsi="Times New Roman" w:cs="Times New Roman"/>
          <w:color w:val="1A1A1A"/>
          <w:sz w:val="24"/>
          <w:szCs w:val="24"/>
          <w:lang w:val="fr-FR"/>
        </w:rPr>
        <w:t xml:space="preserve"> les principales structures sanitaires de référence de la ville. Ils di</w:t>
      </w:r>
      <w:r w:rsidR="003739A7" w:rsidRPr="00FC4EA6">
        <w:rPr>
          <w:rFonts w:ascii="Times New Roman" w:hAnsi="Times New Roman" w:cs="Times New Roman"/>
          <w:color w:val="1A1A1A"/>
          <w:sz w:val="24"/>
          <w:szCs w:val="24"/>
          <w:lang w:val="fr-FR"/>
        </w:rPr>
        <w:t>sposent tous de services de gynéco</w:t>
      </w:r>
      <w:r w:rsidRPr="00FC4EA6">
        <w:rPr>
          <w:rFonts w:ascii="Times New Roman" w:hAnsi="Times New Roman" w:cs="Times New Roman"/>
          <w:color w:val="1A1A1A"/>
          <w:sz w:val="24"/>
          <w:szCs w:val="24"/>
          <w:lang w:val="fr-FR"/>
        </w:rPr>
        <w:t>-</w:t>
      </w:r>
      <w:r w:rsidR="003739A7" w:rsidRPr="00FC4EA6">
        <w:rPr>
          <w:rFonts w:ascii="Times New Roman" w:hAnsi="Times New Roman" w:cs="Times New Roman"/>
          <w:color w:val="1A1A1A"/>
          <w:sz w:val="24"/>
          <w:szCs w:val="24"/>
          <w:lang w:val="fr-FR"/>
        </w:rPr>
        <w:t>obsté</w:t>
      </w:r>
      <w:r w:rsidRPr="00FC4EA6">
        <w:rPr>
          <w:rFonts w:ascii="Times New Roman" w:hAnsi="Times New Roman" w:cs="Times New Roman"/>
          <w:color w:val="1A1A1A"/>
          <w:sz w:val="24"/>
          <w:szCs w:val="24"/>
          <w:lang w:val="fr-FR"/>
        </w:rPr>
        <w:t>trique fonctionnels recevant régulièrement des consultations pour infertilité primaire, bien que leurs plateaux techniques varient en termes de disponibilité des examens biologiques et d'imagerie spécifiques au bilan d'infertilité.</w:t>
      </w:r>
    </w:p>
    <w:p w14:paraId="1328CB60" w14:textId="06102CD3" w:rsidR="0024364B" w:rsidRPr="00FC4EA6" w:rsidRDefault="0024364B" w:rsidP="00C73D34">
      <w:pPr>
        <w:ind w:left="360"/>
        <w:contextualSpacing/>
        <w:jc w:val="both"/>
        <w:outlineLvl w:val="1"/>
        <w:rPr>
          <w:rFonts w:ascii="Times New Roman" w:hAnsi="Times New Roman" w:cs="Times New Roman"/>
          <w:b/>
          <w:bCs/>
          <w:sz w:val="24"/>
          <w:szCs w:val="24"/>
          <w:lang w:val="fr-FR"/>
        </w:rPr>
      </w:pPr>
      <w:r w:rsidRPr="00FC4EA6">
        <w:rPr>
          <w:rFonts w:ascii="Times New Roman" w:hAnsi="Times New Roman" w:cs="Times New Roman"/>
          <w:b/>
          <w:bCs/>
          <w:sz w:val="24"/>
          <w:szCs w:val="24"/>
          <w:lang w:val="fr-FR"/>
        </w:rPr>
        <w:t xml:space="preserve">       </w:t>
      </w:r>
      <w:bookmarkStart w:id="92" w:name="_Toc239694619"/>
      <w:r w:rsidRPr="00FC4EA6">
        <w:rPr>
          <w:rFonts w:ascii="Times New Roman" w:hAnsi="Times New Roman" w:cs="Times New Roman"/>
          <w:b/>
          <w:bCs/>
          <w:sz w:val="24"/>
          <w:szCs w:val="24"/>
          <w:lang w:val="fr-FR"/>
        </w:rPr>
        <w:t>I.2 ÉNONCÉ DU PROBLÈME</w:t>
      </w:r>
      <w:bookmarkEnd w:id="92"/>
    </w:p>
    <w:p w14:paraId="23386052" w14:textId="250D677C" w:rsidR="00A2694B" w:rsidRPr="00FC4EA6" w:rsidRDefault="0024364B" w:rsidP="00C73D34">
      <w:pPr>
        <w:tabs>
          <w:tab w:val="left" w:pos="708"/>
          <w:tab w:val="left" w:pos="6521"/>
        </w:tabs>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L’infertilité primaire constitue un problème majeur de santé publique au Cameroun, avec des prévalences estimées entre 24% et 30% dans les régions étudiées (Sud-Ouest, Centre, Littoral, Nord). Les facteurs de risques identifiés dans ces régions incluent principalement les antécédents d’IST, l’âge maternel avancé, les antécédents de chirurgie pelvienne et les facteurs comportementaux (</w:t>
      </w:r>
      <w:r w:rsidR="00B2276F" w:rsidRPr="00FC4EA6">
        <w:rPr>
          <w:rFonts w:ascii="Times New Roman" w:hAnsi="Times New Roman" w:cs="Times New Roman"/>
          <w:sz w:val="24"/>
          <w:szCs w:val="24"/>
          <w:lang w:val="fr-FR"/>
        </w:rPr>
        <w:t>tabac, alcool). Cependant, pres</w:t>
      </w:r>
      <w:r w:rsidRPr="00FC4EA6">
        <w:rPr>
          <w:rFonts w:ascii="Times New Roman" w:hAnsi="Times New Roman" w:cs="Times New Roman"/>
          <w:sz w:val="24"/>
          <w:szCs w:val="24"/>
          <w:lang w:val="fr-FR"/>
        </w:rPr>
        <w:t>que pas d’étude n’a encore été menée dans la région de l’Adamaoua, et plus spécifiquement à Ngaoundéré, pour documenter l’ampleur et les déterminants de l’infertilité primaire dans ce contexte. Cette absence de données locales constitue un obstacle majeur à l’optimisation de la prise en charge clinique, à l’élaboration de stratégies de prévention adaptées et à</w:t>
      </w:r>
      <w:r w:rsidR="00725BF3" w:rsidRPr="00FC4EA6">
        <w:rPr>
          <w:rFonts w:ascii="Times New Roman" w:hAnsi="Times New Roman" w:cs="Times New Roman"/>
          <w:sz w:val="24"/>
          <w:szCs w:val="24"/>
          <w:lang w:val="fr-FR"/>
        </w:rPr>
        <w:t xml:space="preserve"> la réduction des conséquences </w:t>
      </w:r>
      <w:r w:rsidRPr="00FC4EA6">
        <w:rPr>
          <w:rFonts w:ascii="Times New Roman" w:hAnsi="Times New Roman" w:cs="Times New Roman"/>
          <w:sz w:val="24"/>
          <w:szCs w:val="24"/>
          <w:lang w:val="fr-FR"/>
        </w:rPr>
        <w:t>psychosociales de l’infertilité pour les couples de cette région. Face à ce constat, il apparaît nécessaire de conduire une étude visant à identifier les facteurs associés à l’infertilité primaire chez les couples consultant dans les trois hôpitaux de r</w:t>
      </w:r>
      <w:r w:rsidR="003F4F3D" w:rsidRPr="00FC4EA6">
        <w:rPr>
          <w:rFonts w:ascii="Times New Roman" w:hAnsi="Times New Roman" w:cs="Times New Roman"/>
          <w:sz w:val="24"/>
          <w:szCs w:val="24"/>
          <w:lang w:val="fr-FR"/>
        </w:rPr>
        <w:t>éférence de Ngaoundéré en 2026.</w:t>
      </w:r>
    </w:p>
    <w:p w14:paraId="130EA500" w14:textId="36F3DEDD" w:rsidR="00047436" w:rsidRPr="00FC4EA6" w:rsidRDefault="0024364B" w:rsidP="00C73D34">
      <w:pPr>
        <w:spacing w:after="0"/>
        <w:jc w:val="both"/>
        <w:outlineLvl w:val="1"/>
        <w:rPr>
          <w:rFonts w:ascii="Times New Roman" w:eastAsia="Times New Roman" w:hAnsi="Times New Roman" w:cs="Times New Roman"/>
          <w:b/>
          <w:bCs/>
          <w:color w:val="000000"/>
          <w:kern w:val="0"/>
          <w:sz w:val="24"/>
          <w:szCs w:val="24"/>
          <w:lang w:val="fr-FR"/>
        </w:rPr>
      </w:pPr>
      <w:bookmarkStart w:id="93" w:name="_Toc239694620"/>
      <w:r w:rsidRPr="00FC4EA6">
        <w:rPr>
          <w:rFonts w:ascii="Times New Roman" w:hAnsi="Times New Roman" w:cs="Times New Roman"/>
          <w:b/>
          <w:sz w:val="24"/>
          <w:szCs w:val="24"/>
          <w:lang w:val="fr-FR"/>
        </w:rPr>
        <w:lastRenderedPageBreak/>
        <w:t>I.3</w:t>
      </w:r>
      <w:r w:rsidR="003C4F4E" w:rsidRPr="00FC4EA6">
        <w:rPr>
          <w:rFonts w:ascii="Times New Roman" w:hAnsi="Times New Roman" w:cs="Times New Roman"/>
          <w:b/>
          <w:sz w:val="24"/>
          <w:szCs w:val="24"/>
          <w:lang w:val="fr-FR"/>
        </w:rPr>
        <w:t xml:space="preserve">. </w:t>
      </w:r>
      <w:r w:rsidR="00047436" w:rsidRPr="00FC4EA6">
        <w:rPr>
          <w:rFonts w:ascii="Times New Roman" w:eastAsia="Times New Roman" w:hAnsi="Times New Roman" w:cs="Times New Roman"/>
          <w:b/>
          <w:bCs/>
          <w:color w:val="000000"/>
          <w:kern w:val="0"/>
          <w:sz w:val="24"/>
          <w:szCs w:val="24"/>
          <w:lang w:val="fr-FR"/>
        </w:rPr>
        <w:t>DÉLIMITATION DU PROBLÈME</w:t>
      </w:r>
      <w:bookmarkEnd w:id="93"/>
    </w:p>
    <w:p w14:paraId="33DCB39D" w14:textId="692E7058" w:rsidR="00047436" w:rsidRPr="00FC4EA6" w:rsidRDefault="003739A7" w:rsidP="00C73D34">
      <w:pPr>
        <w:spacing w:after="0"/>
        <w:ind w:firstLine="567"/>
        <w:jc w:val="both"/>
        <w:outlineLvl w:val="1"/>
        <w:rPr>
          <w:rFonts w:ascii="Times New Roman" w:eastAsia="Times New Roman" w:hAnsi="Times New Roman" w:cs="Times New Roman"/>
          <w:bCs/>
          <w:color w:val="000000"/>
          <w:kern w:val="0"/>
          <w:sz w:val="24"/>
          <w:szCs w:val="24"/>
          <w:lang w:val="fr-FR"/>
        </w:rPr>
      </w:pPr>
      <w:bookmarkStart w:id="94" w:name="_Toc232763664"/>
      <w:bookmarkStart w:id="95" w:name="_Toc239682297"/>
      <w:bookmarkStart w:id="96" w:name="_Toc239694621"/>
      <w:r w:rsidRPr="00FC4EA6">
        <w:rPr>
          <w:rFonts w:ascii="Times New Roman" w:eastAsia="Times New Roman" w:hAnsi="Times New Roman" w:cs="Times New Roman"/>
          <w:bCs/>
          <w:color w:val="000000"/>
          <w:kern w:val="0"/>
          <w:sz w:val="24"/>
          <w:szCs w:val="24"/>
          <w:lang w:val="fr-FR"/>
        </w:rPr>
        <w:t>Notre étude était</w:t>
      </w:r>
      <w:r w:rsidR="00E5265A" w:rsidRPr="00FC4EA6">
        <w:rPr>
          <w:rFonts w:ascii="Times New Roman" w:eastAsia="Times New Roman" w:hAnsi="Times New Roman" w:cs="Times New Roman"/>
          <w:bCs/>
          <w:color w:val="000000"/>
          <w:kern w:val="0"/>
          <w:sz w:val="24"/>
          <w:szCs w:val="24"/>
          <w:lang w:val="fr-FR"/>
        </w:rPr>
        <w:t xml:space="preserve"> </w:t>
      </w:r>
      <w:r w:rsidR="00725BF3" w:rsidRPr="00FC4EA6">
        <w:rPr>
          <w:rFonts w:ascii="Times New Roman" w:eastAsia="Times New Roman" w:hAnsi="Times New Roman" w:cs="Times New Roman"/>
          <w:bCs/>
          <w:color w:val="000000"/>
          <w:kern w:val="0"/>
          <w:sz w:val="24"/>
          <w:szCs w:val="24"/>
          <w:lang w:val="fr-FR"/>
        </w:rPr>
        <w:t>délimitée</w:t>
      </w:r>
      <w:r w:rsidR="00E5265A" w:rsidRPr="00FC4EA6">
        <w:rPr>
          <w:rFonts w:ascii="Times New Roman" w:eastAsia="Times New Roman" w:hAnsi="Times New Roman" w:cs="Times New Roman"/>
          <w:bCs/>
          <w:color w:val="000000"/>
          <w:kern w:val="0"/>
          <w:sz w:val="24"/>
          <w:szCs w:val="24"/>
          <w:lang w:val="fr-FR"/>
        </w:rPr>
        <w:t xml:space="preserve"> géographiquement aux trois hôpitaux de référence de la ville de </w:t>
      </w:r>
      <w:r w:rsidR="00047436" w:rsidRPr="00FC4EA6">
        <w:rPr>
          <w:rFonts w:ascii="Times New Roman" w:eastAsia="Times New Roman" w:hAnsi="Times New Roman" w:cs="Times New Roman"/>
          <w:bCs/>
          <w:color w:val="000000"/>
          <w:kern w:val="0"/>
          <w:sz w:val="24"/>
          <w:szCs w:val="24"/>
          <w:lang w:val="fr-FR"/>
        </w:rPr>
        <w:t>Ngaoundéré, (HRN, HPN, CHR), temporellement à l’année 2026, et conceptuellement à l’infertilité primair</w:t>
      </w:r>
      <w:r w:rsidR="008A5658" w:rsidRPr="00FC4EA6">
        <w:rPr>
          <w:rFonts w:ascii="Times New Roman" w:eastAsia="Times New Roman" w:hAnsi="Times New Roman" w:cs="Times New Roman"/>
          <w:bCs/>
          <w:color w:val="000000"/>
          <w:kern w:val="0"/>
          <w:sz w:val="24"/>
          <w:szCs w:val="24"/>
          <w:lang w:val="fr-FR"/>
        </w:rPr>
        <w:t xml:space="preserve">e telle que définie par </w:t>
      </w:r>
      <w:bookmarkEnd w:id="94"/>
      <w:bookmarkEnd w:id="95"/>
      <w:r w:rsidR="000E40F1" w:rsidRPr="00FC4EA6">
        <w:rPr>
          <w:rFonts w:ascii="Times New Roman" w:eastAsia="Times New Roman" w:hAnsi="Times New Roman" w:cs="Times New Roman"/>
          <w:bCs/>
          <w:color w:val="000000"/>
          <w:kern w:val="0"/>
          <w:sz w:val="24"/>
          <w:szCs w:val="24"/>
          <w:lang w:val="fr-FR"/>
        </w:rPr>
        <w:t>l’OMS.</w:t>
      </w:r>
      <w:bookmarkEnd w:id="96"/>
    </w:p>
    <w:p w14:paraId="0D01C82F" w14:textId="3007D8E3" w:rsidR="00EC7F4D" w:rsidRPr="00FC4EA6" w:rsidRDefault="00047436" w:rsidP="00C73D34">
      <w:pPr>
        <w:spacing w:after="0"/>
        <w:ind w:firstLine="567"/>
        <w:jc w:val="both"/>
        <w:outlineLvl w:val="1"/>
        <w:rPr>
          <w:rFonts w:ascii="Times New Roman" w:eastAsia="Times New Roman" w:hAnsi="Times New Roman" w:cs="Times New Roman"/>
          <w:bCs/>
          <w:color w:val="000000"/>
          <w:kern w:val="0"/>
          <w:sz w:val="24"/>
          <w:szCs w:val="24"/>
          <w:lang w:val="fr-FR"/>
        </w:rPr>
      </w:pPr>
      <w:bookmarkStart w:id="97" w:name="_Toc232763665"/>
      <w:bookmarkStart w:id="98" w:name="_Toc239682298"/>
      <w:bookmarkStart w:id="99" w:name="_Toc239694622"/>
      <w:r w:rsidRPr="00FC4EA6">
        <w:rPr>
          <w:rFonts w:ascii="Times New Roman" w:eastAsia="Times New Roman" w:hAnsi="Times New Roman" w:cs="Times New Roman"/>
          <w:bCs/>
          <w:color w:val="000000"/>
          <w:kern w:val="0"/>
          <w:sz w:val="24"/>
          <w:szCs w:val="24"/>
          <w:lang w:val="fr-FR"/>
        </w:rPr>
        <w:t>Sur l</w:t>
      </w:r>
      <w:r w:rsidR="003739A7" w:rsidRPr="00FC4EA6">
        <w:rPr>
          <w:rFonts w:ascii="Times New Roman" w:eastAsia="Times New Roman" w:hAnsi="Times New Roman" w:cs="Times New Roman"/>
          <w:bCs/>
          <w:color w:val="000000"/>
          <w:kern w:val="0"/>
          <w:sz w:val="24"/>
          <w:szCs w:val="24"/>
          <w:lang w:val="fr-FR"/>
        </w:rPr>
        <w:t>e plan méthodologique, il s’agissait</w:t>
      </w:r>
      <w:r w:rsidRPr="00FC4EA6">
        <w:rPr>
          <w:rFonts w:ascii="Times New Roman" w:eastAsia="Times New Roman" w:hAnsi="Times New Roman" w:cs="Times New Roman"/>
          <w:bCs/>
          <w:color w:val="000000"/>
          <w:kern w:val="0"/>
          <w:sz w:val="24"/>
          <w:szCs w:val="24"/>
          <w:lang w:val="fr-FR"/>
        </w:rPr>
        <w:t xml:space="preserve"> d’une </w:t>
      </w:r>
      <w:r w:rsidR="00725BF3" w:rsidRPr="00FC4EA6">
        <w:rPr>
          <w:rFonts w:ascii="Times New Roman" w:eastAsia="Times New Roman" w:hAnsi="Times New Roman" w:cs="Times New Roman"/>
          <w:bCs/>
          <w:color w:val="000000"/>
          <w:kern w:val="0"/>
          <w:sz w:val="24"/>
          <w:szCs w:val="24"/>
          <w:lang w:val="fr-FR"/>
        </w:rPr>
        <w:t>étude quantitative</w:t>
      </w:r>
      <w:r w:rsidR="00B53747" w:rsidRPr="00FC4EA6">
        <w:rPr>
          <w:rFonts w:ascii="Times New Roman" w:eastAsia="Times New Roman" w:hAnsi="Times New Roman" w:cs="Times New Roman"/>
          <w:bCs/>
          <w:color w:val="000000"/>
          <w:kern w:val="0"/>
          <w:sz w:val="24"/>
          <w:szCs w:val="24"/>
          <w:lang w:val="fr-FR"/>
        </w:rPr>
        <w:t xml:space="preserve"> prospective u</w:t>
      </w:r>
      <w:r w:rsidRPr="00FC4EA6">
        <w:rPr>
          <w:rFonts w:ascii="Times New Roman" w:eastAsia="Times New Roman" w:hAnsi="Times New Roman" w:cs="Times New Roman"/>
          <w:bCs/>
          <w:color w:val="000000"/>
          <w:kern w:val="0"/>
          <w:sz w:val="24"/>
          <w:szCs w:val="24"/>
          <w:lang w:val="fr-FR"/>
        </w:rPr>
        <w:t>tilis</w:t>
      </w:r>
      <w:r w:rsidR="003739A7" w:rsidRPr="00FC4EA6">
        <w:rPr>
          <w:rFonts w:ascii="Times New Roman" w:eastAsia="Times New Roman" w:hAnsi="Times New Roman" w:cs="Times New Roman"/>
          <w:bCs/>
          <w:color w:val="000000"/>
          <w:kern w:val="0"/>
          <w:sz w:val="24"/>
          <w:szCs w:val="24"/>
          <w:lang w:val="fr-FR"/>
        </w:rPr>
        <w:t>ant un échantillonnage non probabiliste de convenance</w:t>
      </w:r>
      <w:r w:rsidR="007B4C95" w:rsidRPr="00FC4EA6">
        <w:rPr>
          <w:rFonts w:ascii="Times New Roman" w:eastAsia="Times New Roman" w:hAnsi="Times New Roman" w:cs="Times New Roman"/>
          <w:bCs/>
          <w:color w:val="000000"/>
          <w:kern w:val="0"/>
          <w:sz w:val="24"/>
          <w:szCs w:val="24"/>
          <w:lang w:val="fr-FR"/>
        </w:rPr>
        <w:t xml:space="preserve"> avec</w:t>
      </w:r>
      <w:r w:rsidRPr="00FC4EA6">
        <w:rPr>
          <w:rFonts w:ascii="Times New Roman" w:eastAsia="Times New Roman" w:hAnsi="Times New Roman" w:cs="Times New Roman"/>
          <w:bCs/>
          <w:color w:val="000000"/>
          <w:kern w:val="0"/>
          <w:sz w:val="24"/>
          <w:szCs w:val="24"/>
          <w:lang w:val="fr-FR"/>
        </w:rPr>
        <w:t xml:space="preserve"> des couples répondant aux critères d’incl</w:t>
      </w:r>
      <w:r w:rsidR="007B4C95" w:rsidRPr="00FC4EA6">
        <w:rPr>
          <w:rFonts w:ascii="Times New Roman" w:eastAsia="Times New Roman" w:hAnsi="Times New Roman" w:cs="Times New Roman"/>
          <w:bCs/>
          <w:color w:val="000000"/>
          <w:kern w:val="0"/>
          <w:sz w:val="24"/>
          <w:szCs w:val="24"/>
          <w:lang w:val="fr-FR"/>
        </w:rPr>
        <w:t>usion. La population d’étude était</w:t>
      </w:r>
      <w:r w:rsidRPr="00FC4EA6">
        <w:rPr>
          <w:rFonts w:ascii="Times New Roman" w:eastAsia="Times New Roman" w:hAnsi="Times New Roman" w:cs="Times New Roman"/>
          <w:bCs/>
          <w:color w:val="000000"/>
          <w:kern w:val="0"/>
          <w:sz w:val="24"/>
          <w:szCs w:val="24"/>
          <w:lang w:val="fr-FR"/>
        </w:rPr>
        <w:t xml:space="preserve"> constituée des couples consultant dans ces établissements pour in</w:t>
      </w:r>
      <w:r w:rsidR="00831DC9" w:rsidRPr="00FC4EA6">
        <w:rPr>
          <w:rFonts w:ascii="Times New Roman" w:eastAsia="Times New Roman" w:hAnsi="Times New Roman" w:cs="Times New Roman"/>
          <w:bCs/>
          <w:color w:val="000000"/>
          <w:kern w:val="0"/>
          <w:sz w:val="24"/>
          <w:szCs w:val="24"/>
          <w:lang w:val="fr-FR"/>
        </w:rPr>
        <w:t>fertilité prima</w:t>
      </w:r>
      <w:bookmarkEnd w:id="97"/>
      <w:r w:rsidR="007B4C95" w:rsidRPr="00FC4EA6">
        <w:rPr>
          <w:rFonts w:ascii="Times New Roman" w:eastAsia="Times New Roman" w:hAnsi="Times New Roman" w:cs="Times New Roman"/>
          <w:bCs/>
          <w:color w:val="000000"/>
          <w:kern w:val="0"/>
          <w:sz w:val="24"/>
          <w:szCs w:val="24"/>
          <w:lang w:val="fr-FR"/>
        </w:rPr>
        <w:t>ire.</w:t>
      </w:r>
      <w:bookmarkEnd w:id="98"/>
      <w:bookmarkEnd w:id="99"/>
    </w:p>
    <w:p w14:paraId="18695BD7" w14:textId="16704859" w:rsidR="00EC7F4D" w:rsidRPr="00FC4EA6" w:rsidRDefault="0024364B" w:rsidP="00C73D34">
      <w:pPr>
        <w:jc w:val="both"/>
        <w:outlineLvl w:val="1"/>
        <w:rPr>
          <w:rFonts w:ascii="Times New Roman" w:eastAsia="Times New Roman" w:hAnsi="Times New Roman" w:cs="Times New Roman"/>
          <w:b/>
          <w:color w:val="000000"/>
          <w:kern w:val="0"/>
          <w:sz w:val="24"/>
          <w:szCs w:val="24"/>
          <w:lang w:val="fr-FR"/>
        </w:rPr>
      </w:pPr>
      <w:bookmarkStart w:id="100" w:name="_Toc173225271"/>
      <w:bookmarkStart w:id="101" w:name="_Toc176323474"/>
      <w:bookmarkStart w:id="102" w:name="_Toc239694623"/>
      <w:r w:rsidRPr="00FC4EA6">
        <w:rPr>
          <w:rFonts w:ascii="Times New Roman" w:eastAsia="Times New Roman" w:hAnsi="Times New Roman" w:cs="Times New Roman"/>
          <w:b/>
          <w:bCs/>
          <w:color w:val="000000"/>
          <w:kern w:val="0"/>
          <w:sz w:val="24"/>
          <w:szCs w:val="24"/>
          <w:lang w:val="fr-FR"/>
        </w:rPr>
        <w:t>I.4</w:t>
      </w:r>
      <w:r w:rsidR="003C4F4E" w:rsidRPr="00FC4EA6">
        <w:rPr>
          <w:rFonts w:ascii="Times New Roman" w:eastAsia="Times New Roman" w:hAnsi="Times New Roman" w:cs="Times New Roman"/>
          <w:b/>
          <w:bCs/>
          <w:color w:val="000000"/>
          <w:kern w:val="0"/>
          <w:sz w:val="24"/>
          <w:szCs w:val="24"/>
          <w:lang w:val="fr-FR"/>
        </w:rPr>
        <w:t xml:space="preserve">. </w:t>
      </w:r>
      <w:r w:rsidR="00F345B8" w:rsidRPr="00FC4EA6">
        <w:rPr>
          <w:rFonts w:ascii="Times New Roman" w:eastAsia="Times New Roman" w:hAnsi="Times New Roman" w:cs="Times New Roman"/>
          <w:b/>
          <w:bCs/>
          <w:color w:val="000000"/>
          <w:kern w:val="0"/>
          <w:sz w:val="24"/>
          <w:szCs w:val="24"/>
          <w:lang w:val="fr-FR"/>
        </w:rPr>
        <w:t>QUESTION DE RECHERCHE</w:t>
      </w:r>
      <w:bookmarkEnd w:id="100"/>
      <w:bookmarkEnd w:id="101"/>
      <w:bookmarkEnd w:id="102"/>
    </w:p>
    <w:p w14:paraId="1CF4F364" w14:textId="245E3DCB" w:rsidR="00A2694F" w:rsidRPr="00FC4EA6" w:rsidRDefault="00674E5B" w:rsidP="00C73D34">
      <w:pPr>
        <w:ind w:firstLine="567"/>
        <w:jc w:val="both"/>
        <w:rPr>
          <w:rFonts w:ascii="Times New Roman" w:eastAsia="Times New Roman" w:hAnsi="Times New Roman" w:cs="Times New Roman"/>
          <w:color w:val="000000"/>
          <w:kern w:val="0"/>
          <w:sz w:val="24"/>
          <w:szCs w:val="24"/>
          <w:lang w:val="fr-FR"/>
        </w:rPr>
      </w:pPr>
      <w:r w:rsidRPr="00FC4EA6">
        <w:rPr>
          <w:rFonts w:ascii="Times New Roman" w:eastAsia="Times New Roman" w:hAnsi="Times New Roman" w:cs="Times New Roman"/>
          <w:bCs/>
          <w:color w:val="000000"/>
          <w:kern w:val="0"/>
          <w:sz w:val="24"/>
          <w:szCs w:val="24"/>
          <w:lang w:val="fr-FR"/>
        </w:rPr>
        <w:t xml:space="preserve">La question de recherche pour ce </w:t>
      </w:r>
      <w:r w:rsidR="003C7D49" w:rsidRPr="00FC4EA6">
        <w:rPr>
          <w:rFonts w:ascii="Times New Roman" w:eastAsia="Times New Roman" w:hAnsi="Times New Roman" w:cs="Times New Roman"/>
          <w:bCs/>
          <w:color w:val="000000"/>
          <w:kern w:val="0"/>
          <w:sz w:val="24"/>
          <w:szCs w:val="24"/>
          <w:lang w:val="fr-FR"/>
        </w:rPr>
        <w:t>thème</w:t>
      </w:r>
      <w:r w:rsidR="007B4C95" w:rsidRPr="00FC4EA6">
        <w:rPr>
          <w:rFonts w:ascii="Times New Roman" w:eastAsia="Times New Roman" w:hAnsi="Times New Roman" w:cs="Times New Roman"/>
          <w:bCs/>
          <w:color w:val="000000"/>
          <w:kern w:val="0"/>
          <w:sz w:val="24"/>
          <w:szCs w:val="24"/>
          <w:lang w:val="fr-FR"/>
        </w:rPr>
        <w:t xml:space="preserve"> était</w:t>
      </w:r>
      <w:r w:rsidRPr="00FC4EA6">
        <w:rPr>
          <w:rFonts w:ascii="Times New Roman" w:eastAsia="Times New Roman" w:hAnsi="Times New Roman" w:cs="Times New Roman"/>
          <w:bCs/>
          <w:color w:val="000000"/>
          <w:kern w:val="0"/>
          <w:sz w:val="24"/>
          <w:szCs w:val="24"/>
          <w:lang w:val="fr-FR"/>
        </w:rPr>
        <w:t xml:space="preserve"> de </w:t>
      </w:r>
      <w:r w:rsidR="0053529D" w:rsidRPr="00FC4EA6">
        <w:rPr>
          <w:rFonts w:ascii="Times New Roman" w:eastAsia="Times New Roman" w:hAnsi="Times New Roman" w:cs="Times New Roman"/>
          <w:bCs/>
          <w:color w:val="000000"/>
          <w:kern w:val="0"/>
          <w:sz w:val="24"/>
          <w:szCs w:val="24"/>
          <w:lang w:val="fr-FR"/>
        </w:rPr>
        <w:t xml:space="preserve">savoir quels sont les </w:t>
      </w:r>
      <w:r w:rsidR="00725BF3" w:rsidRPr="00FC4EA6">
        <w:rPr>
          <w:rFonts w:ascii="Times New Roman" w:eastAsia="Times New Roman" w:hAnsi="Times New Roman" w:cs="Times New Roman"/>
          <w:bCs/>
          <w:color w:val="000000"/>
          <w:kern w:val="0"/>
          <w:sz w:val="24"/>
          <w:szCs w:val="24"/>
          <w:lang w:val="fr-FR"/>
        </w:rPr>
        <w:t>facteurs associés</w:t>
      </w:r>
      <w:r w:rsidRPr="00FC4EA6">
        <w:rPr>
          <w:rFonts w:ascii="Times New Roman" w:eastAsia="Times New Roman" w:hAnsi="Times New Roman" w:cs="Times New Roman"/>
          <w:bCs/>
          <w:color w:val="000000"/>
          <w:kern w:val="0"/>
          <w:sz w:val="24"/>
          <w:szCs w:val="24"/>
          <w:lang w:val="fr-FR"/>
        </w:rPr>
        <w:t xml:space="preserve"> à l’infertilité primaire chez </w:t>
      </w:r>
      <w:r w:rsidR="007B4C95" w:rsidRPr="00FC4EA6">
        <w:rPr>
          <w:rFonts w:ascii="Times New Roman" w:eastAsia="Times New Roman" w:hAnsi="Times New Roman" w:cs="Times New Roman"/>
          <w:bCs/>
          <w:color w:val="000000"/>
          <w:kern w:val="0"/>
          <w:sz w:val="24"/>
          <w:szCs w:val="24"/>
          <w:lang w:val="fr-FR"/>
        </w:rPr>
        <w:t xml:space="preserve">les couples consultant dans trois </w:t>
      </w:r>
      <w:r w:rsidR="003C7D49" w:rsidRPr="00FC4EA6">
        <w:rPr>
          <w:rFonts w:ascii="Times New Roman" w:eastAsia="Times New Roman" w:hAnsi="Times New Roman" w:cs="Times New Roman"/>
          <w:bCs/>
          <w:color w:val="000000"/>
          <w:kern w:val="0"/>
          <w:sz w:val="24"/>
          <w:szCs w:val="24"/>
          <w:lang w:val="fr-FR"/>
        </w:rPr>
        <w:t>hôpitaux</w:t>
      </w:r>
      <w:r w:rsidRPr="00FC4EA6">
        <w:rPr>
          <w:rFonts w:ascii="Times New Roman" w:eastAsia="Times New Roman" w:hAnsi="Times New Roman" w:cs="Times New Roman"/>
          <w:bCs/>
          <w:color w:val="000000"/>
          <w:kern w:val="0"/>
          <w:sz w:val="24"/>
          <w:szCs w:val="24"/>
          <w:lang w:val="fr-FR"/>
        </w:rPr>
        <w:t xml:space="preserve"> de </w:t>
      </w:r>
      <w:r w:rsidR="003C7D49" w:rsidRPr="00FC4EA6">
        <w:rPr>
          <w:rFonts w:ascii="Times New Roman" w:eastAsia="Times New Roman" w:hAnsi="Times New Roman" w:cs="Times New Roman"/>
          <w:bCs/>
          <w:color w:val="000000"/>
          <w:kern w:val="0"/>
          <w:sz w:val="24"/>
          <w:szCs w:val="24"/>
          <w:lang w:val="fr-FR"/>
        </w:rPr>
        <w:t>référence</w:t>
      </w:r>
      <w:r w:rsidRPr="00FC4EA6">
        <w:rPr>
          <w:rFonts w:ascii="Times New Roman" w:eastAsia="Times New Roman" w:hAnsi="Times New Roman" w:cs="Times New Roman"/>
          <w:bCs/>
          <w:color w:val="000000"/>
          <w:kern w:val="0"/>
          <w:sz w:val="24"/>
          <w:szCs w:val="24"/>
          <w:lang w:val="fr-FR"/>
        </w:rPr>
        <w:t xml:space="preserve"> de</w:t>
      </w:r>
      <w:r w:rsidR="007B4C95" w:rsidRPr="00FC4EA6">
        <w:rPr>
          <w:rFonts w:ascii="Times New Roman" w:eastAsia="Times New Roman" w:hAnsi="Times New Roman" w:cs="Times New Roman"/>
          <w:bCs/>
          <w:color w:val="000000"/>
          <w:kern w:val="0"/>
          <w:sz w:val="24"/>
          <w:szCs w:val="24"/>
          <w:lang w:val="fr-FR"/>
        </w:rPr>
        <w:t xml:space="preserve"> la ville</w:t>
      </w:r>
      <w:r w:rsidRPr="00FC4EA6">
        <w:rPr>
          <w:rFonts w:ascii="Times New Roman" w:eastAsia="Times New Roman" w:hAnsi="Times New Roman" w:cs="Times New Roman"/>
          <w:bCs/>
          <w:color w:val="000000"/>
          <w:kern w:val="0"/>
          <w:sz w:val="24"/>
          <w:szCs w:val="24"/>
          <w:lang w:val="fr-FR"/>
        </w:rPr>
        <w:t xml:space="preserve"> Ngaoundéré en 2026 ?</w:t>
      </w:r>
    </w:p>
    <w:p w14:paraId="7C2A0436" w14:textId="33092428" w:rsidR="00EC7F4D" w:rsidRPr="00FC4EA6" w:rsidRDefault="0024364B" w:rsidP="00C73D34">
      <w:pPr>
        <w:jc w:val="both"/>
        <w:outlineLvl w:val="1"/>
        <w:rPr>
          <w:rFonts w:ascii="Times New Roman" w:eastAsia="Times New Roman" w:hAnsi="Times New Roman" w:cs="Times New Roman"/>
          <w:b/>
          <w:bCs/>
          <w:color w:val="000000"/>
          <w:kern w:val="0"/>
          <w:sz w:val="24"/>
          <w:szCs w:val="24"/>
          <w:lang w:val="fr-FR"/>
        </w:rPr>
      </w:pPr>
      <w:bookmarkStart w:id="103" w:name="_Toc173225272"/>
      <w:bookmarkStart w:id="104" w:name="_Toc176323475"/>
      <w:bookmarkStart w:id="105" w:name="_Toc239694624"/>
      <w:r w:rsidRPr="00FC4EA6">
        <w:rPr>
          <w:rFonts w:ascii="Times New Roman" w:eastAsia="Times New Roman" w:hAnsi="Times New Roman" w:cs="Times New Roman"/>
          <w:b/>
          <w:bCs/>
          <w:color w:val="000000"/>
          <w:kern w:val="0"/>
          <w:sz w:val="24"/>
          <w:szCs w:val="24"/>
          <w:lang w:val="fr-FR"/>
        </w:rPr>
        <w:t>I.5</w:t>
      </w:r>
      <w:r w:rsidR="003C4F4E" w:rsidRPr="00FC4EA6">
        <w:rPr>
          <w:rFonts w:ascii="Times New Roman" w:eastAsia="Times New Roman" w:hAnsi="Times New Roman" w:cs="Times New Roman"/>
          <w:b/>
          <w:bCs/>
          <w:color w:val="000000"/>
          <w:kern w:val="0"/>
          <w:sz w:val="24"/>
          <w:szCs w:val="24"/>
          <w:lang w:val="fr-FR"/>
        </w:rPr>
        <w:t xml:space="preserve">. </w:t>
      </w:r>
      <w:r w:rsidR="00F345B8" w:rsidRPr="00FC4EA6">
        <w:rPr>
          <w:rFonts w:ascii="Times New Roman" w:eastAsia="Times New Roman" w:hAnsi="Times New Roman" w:cs="Times New Roman"/>
          <w:b/>
          <w:bCs/>
          <w:color w:val="000000"/>
          <w:kern w:val="0"/>
          <w:sz w:val="24"/>
          <w:szCs w:val="24"/>
          <w:lang w:val="fr-FR"/>
        </w:rPr>
        <w:t>BUT DE RECHERCHE</w:t>
      </w:r>
      <w:bookmarkEnd w:id="103"/>
      <w:bookmarkEnd w:id="104"/>
      <w:bookmarkEnd w:id="105"/>
      <w:r w:rsidR="00F345B8" w:rsidRPr="00FC4EA6">
        <w:rPr>
          <w:rFonts w:ascii="Times New Roman" w:eastAsia="Times New Roman" w:hAnsi="Times New Roman" w:cs="Times New Roman"/>
          <w:b/>
          <w:bCs/>
          <w:color w:val="000000"/>
          <w:kern w:val="0"/>
          <w:sz w:val="24"/>
          <w:szCs w:val="24"/>
          <w:lang w:val="fr-FR"/>
        </w:rPr>
        <w:t xml:space="preserve">   </w:t>
      </w:r>
    </w:p>
    <w:p w14:paraId="341A0454" w14:textId="564149D0" w:rsidR="00196CED" w:rsidRPr="00FC4EA6" w:rsidRDefault="007B4C95" w:rsidP="00C73D34">
      <w:pPr>
        <w:ind w:firstLine="567"/>
        <w:jc w:val="both"/>
        <w:rPr>
          <w:rStyle w:val="Marquedecommentaire"/>
          <w:rFonts w:ascii="Times New Roman" w:eastAsia="Times New Roman" w:hAnsi="Times New Roman" w:cs="Times New Roman"/>
          <w:bCs/>
          <w:color w:val="000000"/>
          <w:kern w:val="0"/>
          <w:sz w:val="24"/>
          <w:szCs w:val="24"/>
          <w:lang w:val="fr-FR"/>
        </w:rPr>
      </w:pPr>
      <w:r w:rsidRPr="00FC4EA6">
        <w:rPr>
          <w:rFonts w:ascii="Times New Roman" w:eastAsia="Times New Roman" w:hAnsi="Times New Roman" w:cs="Times New Roman"/>
          <w:bCs/>
          <w:color w:val="000000"/>
          <w:kern w:val="0"/>
          <w:sz w:val="24"/>
          <w:szCs w:val="24"/>
          <w:lang w:val="fr-FR"/>
        </w:rPr>
        <w:t xml:space="preserve">Le </w:t>
      </w:r>
      <w:r w:rsidR="004B2986" w:rsidRPr="00FC4EA6">
        <w:rPr>
          <w:rFonts w:ascii="Times New Roman" w:eastAsia="Times New Roman" w:hAnsi="Times New Roman" w:cs="Times New Roman"/>
          <w:bCs/>
          <w:color w:val="000000"/>
          <w:kern w:val="0"/>
          <w:sz w:val="24"/>
          <w:szCs w:val="24"/>
          <w:lang w:val="fr-FR"/>
        </w:rPr>
        <w:t>but de</w:t>
      </w:r>
      <w:r w:rsidRPr="00FC4EA6">
        <w:rPr>
          <w:rFonts w:ascii="Times New Roman" w:eastAsia="Times New Roman" w:hAnsi="Times New Roman" w:cs="Times New Roman"/>
          <w:bCs/>
          <w:color w:val="000000"/>
          <w:kern w:val="0"/>
          <w:sz w:val="24"/>
          <w:szCs w:val="24"/>
          <w:lang w:val="fr-FR"/>
        </w:rPr>
        <w:t xml:space="preserve"> cette étude était de</w:t>
      </w:r>
      <w:r w:rsidR="004B2986" w:rsidRPr="00FC4EA6">
        <w:rPr>
          <w:rFonts w:ascii="Times New Roman" w:eastAsia="Times New Roman" w:hAnsi="Times New Roman" w:cs="Times New Roman"/>
          <w:bCs/>
          <w:color w:val="000000"/>
          <w:kern w:val="0"/>
          <w:sz w:val="24"/>
          <w:szCs w:val="24"/>
          <w:lang w:val="fr-FR"/>
        </w:rPr>
        <w:t xml:space="preserve"> produire des connaissances locales sur les facteurs associés à l’infertilité primaire à </w:t>
      </w:r>
      <w:r w:rsidR="003C7D49" w:rsidRPr="00FC4EA6">
        <w:rPr>
          <w:rFonts w:ascii="Times New Roman" w:eastAsia="Times New Roman" w:hAnsi="Times New Roman" w:cs="Times New Roman"/>
          <w:bCs/>
          <w:color w:val="000000"/>
          <w:kern w:val="0"/>
          <w:sz w:val="24"/>
          <w:szCs w:val="24"/>
          <w:lang w:val="fr-FR"/>
        </w:rPr>
        <w:t>Ngaoundéré, afin</w:t>
      </w:r>
      <w:r w:rsidR="004B2986" w:rsidRPr="00FC4EA6">
        <w:rPr>
          <w:rFonts w:ascii="Times New Roman" w:eastAsia="Times New Roman" w:hAnsi="Times New Roman" w:cs="Times New Roman"/>
          <w:bCs/>
          <w:color w:val="000000"/>
          <w:kern w:val="0"/>
          <w:sz w:val="24"/>
          <w:szCs w:val="24"/>
          <w:lang w:val="fr-FR"/>
        </w:rPr>
        <w:t xml:space="preserve"> d’</w:t>
      </w:r>
      <w:r w:rsidR="003C7D49" w:rsidRPr="00FC4EA6">
        <w:rPr>
          <w:rFonts w:ascii="Times New Roman" w:eastAsia="Times New Roman" w:hAnsi="Times New Roman" w:cs="Times New Roman"/>
          <w:bCs/>
          <w:color w:val="000000"/>
          <w:kern w:val="0"/>
          <w:sz w:val="24"/>
          <w:szCs w:val="24"/>
          <w:lang w:val="fr-FR"/>
        </w:rPr>
        <w:t>améliorer</w:t>
      </w:r>
      <w:r w:rsidR="004B2986" w:rsidRPr="00FC4EA6">
        <w:rPr>
          <w:rFonts w:ascii="Times New Roman" w:eastAsia="Times New Roman" w:hAnsi="Times New Roman" w:cs="Times New Roman"/>
          <w:bCs/>
          <w:color w:val="000000"/>
          <w:kern w:val="0"/>
          <w:sz w:val="24"/>
          <w:szCs w:val="24"/>
          <w:lang w:val="fr-FR"/>
        </w:rPr>
        <w:t xml:space="preserve"> la </w:t>
      </w:r>
      <w:r w:rsidR="003C7D49" w:rsidRPr="00FC4EA6">
        <w:rPr>
          <w:rFonts w:ascii="Times New Roman" w:eastAsia="Times New Roman" w:hAnsi="Times New Roman" w:cs="Times New Roman"/>
          <w:bCs/>
          <w:color w:val="000000"/>
          <w:kern w:val="0"/>
          <w:sz w:val="24"/>
          <w:szCs w:val="24"/>
          <w:lang w:val="fr-FR"/>
        </w:rPr>
        <w:t>pertinence</w:t>
      </w:r>
      <w:r w:rsidR="004B2986" w:rsidRPr="00FC4EA6">
        <w:rPr>
          <w:rFonts w:ascii="Times New Roman" w:eastAsia="Times New Roman" w:hAnsi="Times New Roman" w:cs="Times New Roman"/>
          <w:bCs/>
          <w:color w:val="000000"/>
          <w:kern w:val="0"/>
          <w:sz w:val="24"/>
          <w:szCs w:val="24"/>
          <w:lang w:val="fr-FR"/>
        </w:rPr>
        <w:t xml:space="preserve"> des diagnostics, l’efficacité des traitements et la qualité de vie des couples </w:t>
      </w:r>
      <w:r w:rsidR="00905D70" w:rsidRPr="00FC4EA6">
        <w:rPr>
          <w:rFonts w:ascii="Times New Roman" w:eastAsia="Times New Roman" w:hAnsi="Times New Roman" w:cs="Times New Roman"/>
          <w:bCs/>
          <w:color w:val="000000"/>
          <w:kern w:val="0"/>
          <w:sz w:val="24"/>
          <w:szCs w:val="24"/>
          <w:lang w:val="fr-FR"/>
        </w:rPr>
        <w:t xml:space="preserve">concernés. A terme, elle ambitionne de fournir aux autorités sanitaires de l’Adamaoua des données probantes pour orienter les politiques de </w:t>
      </w:r>
      <w:r w:rsidR="0095283B" w:rsidRPr="00FC4EA6">
        <w:rPr>
          <w:rFonts w:ascii="Times New Roman" w:eastAsia="Times New Roman" w:hAnsi="Times New Roman" w:cs="Times New Roman"/>
          <w:bCs/>
          <w:color w:val="000000"/>
          <w:kern w:val="0"/>
          <w:sz w:val="24"/>
          <w:szCs w:val="24"/>
          <w:lang w:val="fr-FR"/>
        </w:rPr>
        <w:t>prévention</w:t>
      </w:r>
      <w:r w:rsidR="00905D70" w:rsidRPr="00FC4EA6">
        <w:rPr>
          <w:rFonts w:ascii="Times New Roman" w:eastAsia="Times New Roman" w:hAnsi="Times New Roman" w:cs="Times New Roman"/>
          <w:bCs/>
          <w:color w:val="000000"/>
          <w:kern w:val="0"/>
          <w:sz w:val="24"/>
          <w:szCs w:val="24"/>
          <w:lang w:val="fr-FR"/>
        </w:rPr>
        <w:t xml:space="preserve"> et d’all</w:t>
      </w:r>
      <w:bookmarkStart w:id="106" w:name="_Toc173225273"/>
      <w:bookmarkStart w:id="107" w:name="_Toc176323476"/>
      <w:r w:rsidR="00091D26" w:rsidRPr="00FC4EA6">
        <w:rPr>
          <w:rFonts w:ascii="Times New Roman" w:eastAsia="Times New Roman" w:hAnsi="Times New Roman" w:cs="Times New Roman"/>
          <w:bCs/>
          <w:color w:val="000000"/>
          <w:kern w:val="0"/>
          <w:sz w:val="24"/>
          <w:szCs w:val="24"/>
          <w:lang w:val="fr-FR"/>
        </w:rPr>
        <w:t xml:space="preserve">ocation des ressources en  </w:t>
      </w:r>
      <w:del w:id="108" w:author="Christian Nzentem Tchamte" w:date="2026-04-18T17:42:00Z">
        <w:r w:rsidR="00091D26" w:rsidRPr="00FC4EA6" w:rsidDel="00565725">
          <w:rPr>
            <w:rFonts w:ascii="Times New Roman" w:eastAsia="Times New Roman" w:hAnsi="Times New Roman" w:cs="Times New Roman"/>
            <w:bCs/>
            <w:color w:val="000000"/>
            <w:kern w:val="0"/>
            <w:sz w:val="24"/>
            <w:szCs w:val="24"/>
            <w:lang w:val="fr-FR"/>
          </w:rPr>
          <w:delText xml:space="preserve">en </w:delText>
        </w:r>
      </w:del>
      <w:r w:rsidR="00091D26" w:rsidRPr="00FC4EA6">
        <w:rPr>
          <w:rFonts w:ascii="Times New Roman" w:eastAsia="Times New Roman" w:hAnsi="Times New Roman" w:cs="Times New Roman"/>
          <w:bCs/>
          <w:color w:val="000000"/>
          <w:kern w:val="0"/>
          <w:sz w:val="24"/>
          <w:szCs w:val="24"/>
          <w:lang w:val="fr-FR"/>
        </w:rPr>
        <w:t>santé de repro</w:t>
      </w:r>
      <w:bookmarkEnd w:id="106"/>
      <w:bookmarkEnd w:id="107"/>
      <w:r w:rsidR="00091D26" w:rsidRPr="00FC4EA6">
        <w:rPr>
          <w:rFonts w:ascii="Times New Roman" w:eastAsia="Times New Roman" w:hAnsi="Times New Roman" w:cs="Times New Roman"/>
          <w:bCs/>
          <w:color w:val="000000"/>
          <w:kern w:val="0"/>
          <w:sz w:val="24"/>
          <w:szCs w:val="24"/>
          <w:lang w:val="fr-FR"/>
        </w:rPr>
        <w:t>duction.</w:t>
      </w:r>
      <w:bookmarkStart w:id="109" w:name="_Toc173225275"/>
      <w:bookmarkStart w:id="110" w:name="_Toc176323478"/>
    </w:p>
    <w:p w14:paraId="1C0C968D" w14:textId="4F8370C7" w:rsidR="00D76247" w:rsidRPr="00FC4EA6" w:rsidRDefault="0024364B" w:rsidP="00C73D34">
      <w:pPr>
        <w:spacing w:after="0"/>
        <w:jc w:val="both"/>
        <w:outlineLvl w:val="1"/>
        <w:rPr>
          <w:rFonts w:ascii="Times New Roman" w:hAnsi="Times New Roman" w:cs="Times New Roman"/>
          <w:sz w:val="24"/>
          <w:szCs w:val="24"/>
          <w:lang w:val="fr-FR"/>
        </w:rPr>
      </w:pPr>
      <w:bookmarkStart w:id="111" w:name="_Toc239694625"/>
      <w:r w:rsidRPr="00FC4EA6">
        <w:rPr>
          <w:rFonts w:ascii="Times New Roman" w:eastAsia="Times New Roman" w:hAnsi="Times New Roman" w:cs="Times New Roman"/>
          <w:b/>
          <w:bCs/>
          <w:color w:val="000000"/>
          <w:kern w:val="0"/>
          <w:sz w:val="24"/>
          <w:szCs w:val="24"/>
          <w:lang w:val="fr-FR"/>
        </w:rPr>
        <w:t>I.6</w:t>
      </w:r>
      <w:r w:rsidR="003C4F4E" w:rsidRPr="00FC4EA6">
        <w:rPr>
          <w:rFonts w:ascii="Times New Roman" w:eastAsia="Times New Roman" w:hAnsi="Times New Roman" w:cs="Times New Roman"/>
          <w:b/>
          <w:bCs/>
          <w:color w:val="000000"/>
          <w:kern w:val="0"/>
          <w:sz w:val="24"/>
          <w:szCs w:val="24"/>
          <w:lang w:val="fr-FR"/>
        </w:rPr>
        <w:t xml:space="preserve">. </w:t>
      </w:r>
      <w:r w:rsidR="00196CED" w:rsidRPr="00FC4EA6">
        <w:rPr>
          <w:rFonts w:ascii="Times New Roman" w:eastAsia="Times New Roman" w:hAnsi="Times New Roman" w:cs="Times New Roman"/>
          <w:b/>
          <w:bCs/>
          <w:color w:val="000000"/>
          <w:kern w:val="0"/>
          <w:sz w:val="24"/>
          <w:szCs w:val="24"/>
          <w:lang w:val="fr-FR"/>
        </w:rPr>
        <w:t xml:space="preserve"> </w:t>
      </w:r>
      <w:r w:rsidR="00E506D4" w:rsidRPr="00FC4EA6">
        <w:rPr>
          <w:rFonts w:ascii="Times New Roman" w:eastAsia="Times New Roman" w:hAnsi="Times New Roman" w:cs="Times New Roman"/>
          <w:b/>
          <w:color w:val="000000"/>
          <w:kern w:val="0"/>
          <w:sz w:val="24"/>
          <w:szCs w:val="24"/>
          <w:lang w:val="fr-FR"/>
        </w:rPr>
        <w:t>HYPOTHE</w:t>
      </w:r>
      <w:r w:rsidR="00F345B8" w:rsidRPr="00FC4EA6">
        <w:rPr>
          <w:rFonts w:ascii="Times New Roman" w:eastAsia="Times New Roman" w:hAnsi="Times New Roman" w:cs="Times New Roman"/>
          <w:b/>
          <w:color w:val="000000"/>
          <w:kern w:val="0"/>
          <w:sz w:val="24"/>
          <w:szCs w:val="24"/>
          <w:lang w:val="fr-FR"/>
        </w:rPr>
        <w:t>SE DE RECHERCH</w:t>
      </w:r>
      <w:bookmarkStart w:id="112" w:name="_Toc173225276"/>
      <w:bookmarkStart w:id="113" w:name="_Toc176323479"/>
      <w:bookmarkEnd w:id="109"/>
      <w:bookmarkEnd w:id="110"/>
      <w:r w:rsidR="00D76247" w:rsidRPr="00FC4EA6">
        <w:rPr>
          <w:rFonts w:ascii="Times New Roman" w:eastAsia="Times New Roman" w:hAnsi="Times New Roman" w:cs="Times New Roman"/>
          <w:b/>
          <w:color w:val="000000"/>
          <w:kern w:val="0"/>
          <w:sz w:val="24"/>
          <w:szCs w:val="24"/>
          <w:lang w:val="fr-FR"/>
        </w:rPr>
        <w:t>E</w:t>
      </w:r>
      <w:bookmarkEnd w:id="111"/>
    </w:p>
    <w:p w14:paraId="622858F5" w14:textId="7DD806F0" w:rsidR="00B90FB7" w:rsidRPr="00FC4EA6" w:rsidRDefault="00D87F49" w:rsidP="00C73D34">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w:t>
      </w:r>
      <w:r w:rsidR="0095283B" w:rsidRPr="00FC4EA6">
        <w:rPr>
          <w:rFonts w:ascii="Times New Roman" w:hAnsi="Times New Roman" w:cs="Times New Roman"/>
          <w:sz w:val="24"/>
          <w:szCs w:val="24"/>
          <w:lang w:val="fr-FR"/>
        </w:rPr>
        <w:t>hypothèse</w:t>
      </w:r>
      <w:r w:rsidRPr="00FC4EA6">
        <w:rPr>
          <w:rFonts w:ascii="Times New Roman" w:hAnsi="Times New Roman" w:cs="Times New Roman"/>
          <w:sz w:val="24"/>
          <w:szCs w:val="24"/>
          <w:lang w:val="fr-FR"/>
        </w:rPr>
        <w:t xml:space="preserve"> </w:t>
      </w:r>
      <w:r w:rsidR="0095283B" w:rsidRPr="00FC4EA6">
        <w:rPr>
          <w:rFonts w:ascii="Times New Roman" w:hAnsi="Times New Roman" w:cs="Times New Roman"/>
          <w:sz w:val="24"/>
          <w:szCs w:val="24"/>
          <w:lang w:val="fr-FR"/>
        </w:rPr>
        <w:t>générale</w:t>
      </w:r>
      <w:r w:rsidRPr="00FC4EA6">
        <w:rPr>
          <w:rFonts w:ascii="Times New Roman" w:hAnsi="Times New Roman" w:cs="Times New Roman"/>
          <w:sz w:val="24"/>
          <w:szCs w:val="24"/>
          <w:lang w:val="fr-FR"/>
        </w:rPr>
        <w:t xml:space="preserve"> pour cet</w:t>
      </w:r>
      <w:r w:rsidR="00B90FB7" w:rsidRPr="00FC4EA6">
        <w:rPr>
          <w:rFonts w:ascii="Times New Roman" w:hAnsi="Times New Roman" w:cs="Times New Roman"/>
          <w:sz w:val="24"/>
          <w:szCs w:val="24"/>
          <w:lang w:val="fr-FR"/>
        </w:rPr>
        <w:t xml:space="preserve">te </w:t>
      </w:r>
      <w:r w:rsidR="0095283B" w:rsidRPr="00FC4EA6">
        <w:rPr>
          <w:rFonts w:ascii="Times New Roman" w:hAnsi="Times New Roman" w:cs="Times New Roman"/>
          <w:sz w:val="24"/>
          <w:szCs w:val="24"/>
          <w:lang w:val="fr-FR"/>
        </w:rPr>
        <w:t>étude</w:t>
      </w:r>
      <w:r w:rsidR="007B4C95" w:rsidRPr="00FC4EA6">
        <w:rPr>
          <w:rFonts w:ascii="Times New Roman" w:hAnsi="Times New Roman" w:cs="Times New Roman"/>
          <w:sz w:val="24"/>
          <w:szCs w:val="24"/>
          <w:lang w:val="fr-FR"/>
        </w:rPr>
        <w:t xml:space="preserve"> était</w:t>
      </w:r>
      <w:r w:rsidR="00DB03FE" w:rsidRPr="00FC4EA6">
        <w:rPr>
          <w:rFonts w:ascii="Times New Roman" w:hAnsi="Times New Roman" w:cs="Times New Roman"/>
          <w:sz w:val="24"/>
          <w:szCs w:val="24"/>
          <w:lang w:val="fr-FR"/>
        </w:rPr>
        <w:t xml:space="preserve"> celle selon laquelle</w:t>
      </w:r>
      <w:r w:rsidR="00B90FB7" w:rsidRPr="00FC4EA6">
        <w:rPr>
          <w:rFonts w:ascii="Times New Roman" w:hAnsi="Times New Roman" w:cs="Times New Roman"/>
          <w:sz w:val="24"/>
          <w:szCs w:val="24"/>
          <w:lang w:val="fr-FR"/>
        </w:rPr>
        <w:t xml:space="preserve"> certains facteurs </w:t>
      </w:r>
      <w:r w:rsidR="0095283B" w:rsidRPr="00FC4EA6">
        <w:rPr>
          <w:rFonts w:ascii="Times New Roman" w:hAnsi="Times New Roman" w:cs="Times New Roman"/>
          <w:sz w:val="24"/>
          <w:szCs w:val="24"/>
          <w:lang w:val="fr-FR"/>
        </w:rPr>
        <w:t>sociodémographiques</w:t>
      </w:r>
      <w:r w:rsidR="00B90FB7" w:rsidRPr="00FC4EA6">
        <w:rPr>
          <w:rFonts w:ascii="Times New Roman" w:hAnsi="Times New Roman" w:cs="Times New Roman"/>
          <w:sz w:val="24"/>
          <w:szCs w:val="24"/>
          <w:lang w:val="fr-FR"/>
        </w:rPr>
        <w:t>,</w:t>
      </w:r>
      <w:r w:rsidR="0095283B" w:rsidRPr="00FC4EA6">
        <w:rPr>
          <w:rFonts w:ascii="Times New Roman" w:hAnsi="Times New Roman" w:cs="Times New Roman"/>
          <w:sz w:val="24"/>
          <w:szCs w:val="24"/>
          <w:lang w:val="fr-FR"/>
        </w:rPr>
        <w:t xml:space="preserve"> </w:t>
      </w:r>
      <w:r w:rsidR="00DB03FE" w:rsidRPr="00FC4EA6">
        <w:rPr>
          <w:rFonts w:ascii="Times New Roman" w:hAnsi="Times New Roman" w:cs="Times New Roman"/>
          <w:sz w:val="24"/>
          <w:szCs w:val="24"/>
          <w:lang w:val="fr-FR"/>
        </w:rPr>
        <w:t>infectieux</w:t>
      </w:r>
      <w:r w:rsidR="0095283B" w:rsidRPr="00FC4EA6">
        <w:rPr>
          <w:rFonts w:ascii="Times New Roman" w:hAnsi="Times New Roman" w:cs="Times New Roman"/>
          <w:sz w:val="24"/>
          <w:szCs w:val="24"/>
          <w:lang w:val="fr-FR"/>
        </w:rPr>
        <w:t xml:space="preserve"> et</w:t>
      </w:r>
      <w:r w:rsidR="008A5658" w:rsidRPr="00FC4EA6">
        <w:rPr>
          <w:rFonts w:ascii="Times New Roman" w:hAnsi="Times New Roman" w:cs="Times New Roman"/>
          <w:sz w:val="24"/>
          <w:szCs w:val="24"/>
          <w:lang w:val="fr-FR"/>
        </w:rPr>
        <w:t xml:space="preserve"> comportementaux</w:t>
      </w:r>
      <w:r w:rsidR="00DB03FE" w:rsidRPr="00FC4EA6">
        <w:rPr>
          <w:rFonts w:ascii="Times New Roman" w:hAnsi="Times New Roman" w:cs="Times New Roman"/>
          <w:sz w:val="24"/>
          <w:szCs w:val="24"/>
          <w:lang w:val="fr-FR"/>
        </w:rPr>
        <w:t xml:space="preserve"> sont </w:t>
      </w:r>
      <w:r w:rsidR="00395913" w:rsidRPr="00FC4EA6">
        <w:rPr>
          <w:rFonts w:ascii="Times New Roman" w:hAnsi="Times New Roman" w:cs="Times New Roman"/>
          <w:sz w:val="24"/>
          <w:szCs w:val="24"/>
          <w:lang w:val="fr-FR"/>
        </w:rPr>
        <w:t>responsables</w:t>
      </w:r>
      <w:r w:rsidR="000337B6" w:rsidRPr="00FC4EA6">
        <w:rPr>
          <w:rFonts w:ascii="Times New Roman" w:hAnsi="Times New Roman" w:cs="Times New Roman"/>
          <w:sz w:val="24"/>
          <w:szCs w:val="24"/>
          <w:lang w:val="fr-FR"/>
        </w:rPr>
        <w:t xml:space="preserve"> de </w:t>
      </w:r>
      <w:r w:rsidR="0095283B" w:rsidRPr="00FC4EA6">
        <w:rPr>
          <w:rFonts w:ascii="Times New Roman" w:hAnsi="Times New Roman" w:cs="Times New Roman"/>
          <w:sz w:val="24"/>
          <w:szCs w:val="24"/>
          <w:lang w:val="fr-FR"/>
        </w:rPr>
        <w:t>l’infertilité</w:t>
      </w:r>
      <w:r w:rsidR="00B90FB7" w:rsidRPr="00FC4EA6">
        <w:rPr>
          <w:rFonts w:ascii="Times New Roman" w:hAnsi="Times New Roman" w:cs="Times New Roman"/>
          <w:sz w:val="24"/>
          <w:szCs w:val="24"/>
          <w:lang w:val="fr-FR"/>
        </w:rPr>
        <w:t xml:space="preserve"> primaire </w:t>
      </w:r>
      <w:r w:rsidR="000337B6" w:rsidRPr="00FC4EA6">
        <w:rPr>
          <w:rFonts w:ascii="Times New Roman" w:hAnsi="Times New Roman" w:cs="Times New Roman"/>
          <w:sz w:val="24"/>
          <w:szCs w:val="24"/>
          <w:lang w:val="fr-FR"/>
        </w:rPr>
        <w:t>chez les</w:t>
      </w:r>
      <w:r w:rsidR="00B90FB7" w:rsidRPr="00FC4EA6">
        <w:rPr>
          <w:rFonts w:ascii="Times New Roman" w:hAnsi="Times New Roman" w:cs="Times New Roman"/>
          <w:sz w:val="24"/>
          <w:szCs w:val="24"/>
          <w:lang w:val="fr-FR"/>
        </w:rPr>
        <w:t xml:space="preserve"> couples consultant dans les </w:t>
      </w:r>
      <w:r w:rsidR="0095283B" w:rsidRPr="00FC4EA6">
        <w:rPr>
          <w:rFonts w:ascii="Times New Roman" w:hAnsi="Times New Roman" w:cs="Times New Roman"/>
          <w:sz w:val="24"/>
          <w:szCs w:val="24"/>
          <w:lang w:val="fr-FR"/>
        </w:rPr>
        <w:t>hôpitaux</w:t>
      </w:r>
      <w:r w:rsidR="00B90FB7" w:rsidRPr="00FC4EA6">
        <w:rPr>
          <w:rFonts w:ascii="Times New Roman" w:hAnsi="Times New Roman" w:cs="Times New Roman"/>
          <w:sz w:val="24"/>
          <w:szCs w:val="24"/>
          <w:lang w:val="fr-FR"/>
        </w:rPr>
        <w:t xml:space="preserve"> de référence de Ngaoundéré.</w:t>
      </w:r>
    </w:p>
    <w:p w14:paraId="40E99475" w14:textId="77777777" w:rsidR="00B90FB7" w:rsidRPr="00FC4EA6" w:rsidRDefault="00B90FB7"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Les </w:t>
      </w:r>
      <w:r w:rsidR="0095283B" w:rsidRPr="00FC4EA6">
        <w:rPr>
          <w:rFonts w:ascii="Times New Roman" w:hAnsi="Times New Roman" w:cs="Times New Roman"/>
          <w:sz w:val="24"/>
          <w:szCs w:val="24"/>
          <w:lang w:val="fr-FR"/>
        </w:rPr>
        <w:t>hypothèses</w:t>
      </w:r>
      <w:r w:rsidRPr="00FC4EA6">
        <w:rPr>
          <w:rFonts w:ascii="Times New Roman" w:hAnsi="Times New Roman" w:cs="Times New Roman"/>
          <w:sz w:val="24"/>
          <w:szCs w:val="24"/>
          <w:lang w:val="fr-FR"/>
        </w:rPr>
        <w:t xml:space="preserve"> </w:t>
      </w:r>
      <w:r w:rsidR="0095283B" w:rsidRPr="00FC4EA6">
        <w:rPr>
          <w:rFonts w:ascii="Times New Roman" w:hAnsi="Times New Roman" w:cs="Times New Roman"/>
          <w:sz w:val="24"/>
          <w:szCs w:val="24"/>
          <w:lang w:val="fr-FR"/>
        </w:rPr>
        <w:t>spécifiques</w:t>
      </w:r>
      <w:r w:rsidRPr="00FC4EA6">
        <w:rPr>
          <w:rFonts w:ascii="Times New Roman" w:hAnsi="Times New Roman" w:cs="Times New Roman"/>
          <w:sz w:val="24"/>
          <w:szCs w:val="24"/>
          <w:lang w:val="fr-FR"/>
        </w:rPr>
        <w:t xml:space="preserve"> de ce travail sont entre autres :</w:t>
      </w:r>
    </w:p>
    <w:p w14:paraId="44B739F7" w14:textId="5D60D6A9" w:rsidR="00B915B5" w:rsidRPr="00FC4EA6" w:rsidRDefault="00B90FB7"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H1</w:t>
      </w:r>
      <w:r w:rsidR="00B915B5" w:rsidRPr="00FC4EA6">
        <w:rPr>
          <w:rFonts w:ascii="Times New Roman" w:hAnsi="Times New Roman" w:cs="Times New Roman"/>
          <w:sz w:val="24"/>
          <w:szCs w:val="24"/>
          <w:lang w:val="fr-FR"/>
        </w:rPr>
        <w:t> :</w:t>
      </w:r>
      <w:r w:rsidR="00770D3F" w:rsidRPr="00FC4EA6">
        <w:rPr>
          <w:rFonts w:ascii="Times New Roman" w:hAnsi="Times New Roman" w:cs="Times New Roman"/>
          <w:sz w:val="24"/>
          <w:szCs w:val="24"/>
          <w:lang w:val="fr-FR"/>
        </w:rPr>
        <w:t xml:space="preserve"> </w:t>
      </w:r>
      <w:r w:rsidR="00B915B5" w:rsidRPr="00FC4EA6">
        <w:rPr>
          <w:rFonts w:ascii="Times New Roman" w:hAnsi="Times New Roman" w:cs="Times New Roman"/>
          <w:sz w:val="24"/>
          <w:szCs w:val="24"/>
          <w:lang w:val="fr-FR"/>
        </w:rPr>
        <w:t>l’</w:t>
      </w:r>
      <w:r w:rsidR="0095283B" w:rsidRPr="00FC4EA6">
        <w:rPr>
          <w:rFonts w:ascii="Times New Roman" w:hAnsi="Times New Roman" w:cs="Times New Roman"/>
          <w:sz w:val="24"/>
          <w:szCs w:val="24"/>
          <w:lang w:val="fr-FR"/>
        </w:rPr>
        <w:t>âge</w:t>
      </w:r>
      <w:r w:rsidR="00B915B5" w:rsidRPr="00FC4EA6">
        <w:rPr>
          <w:rFonts w:ascii="Times New Roman" w:hAnsi="Times New Roman" w:cs="Times New Roman"/>
          <w:sz w:val="24"/>
          <w:szCs w:val="24"/>
          <w:lang w:val="fr-FR"/>
        </w:rPr>
        <w:t xml:space="preserve"> avancé de la </w:t>
      </w:r>
      <w:r w:rsidR="00196CED" w:rsidRPr="00FC4EA6">
        <w:rPr>
          <w:rFonts w:ascii="Times New Roman" w:hAnsi="Times New Roman" w:cs="Times New Roman"/>
          <w:sz w:val="24"/>
          <w:szCs w:val="24"/>
          <w:lang w:val="fr-FR"/>
        </w:rPr>
        <w:t>femme (≥</w:t>
      </w:r>
      <w:r w:rsidR="00B915B5" w:rsidRPr="00FC4EA6">
        <w:rPr>
          <w:rFonts w:ascii="Times New Roman" w:hAnsi="Times New Roman" w:cs="Times New Roman"/>
          <w:sz w:val="24"/>
          <w:szCs w:val="24"/>
          <w:lang w:val="fr-FR"/>
        </w:rPr>
        <w:t xml:space="preserve"> 35 ans</w:t>
      </w:r>
      <w:r w:rsidR="0095283B" w:rsidRPr="00FC4EA6">
        <w:rPr>
          <w:rFonts w:ascii="Times New Roman" w:hAnsi="Times New Roman" w:cs="Times New Roman"/>
          <w:sz w:val="24"/>
          <w:szCs w:val="24"/>
          <w:lang w:val="fr-FR"/>
        </w:rPr>
        <w:t>) et</w:t>
      </w:r>
      <w:r w:rsidR="00B915B5" w:rsidRPr="00FC4EA6">
        <w:rPr>
          <w:rFonts w:ascii="Times New Roman" w:hAnsi="Times New Roman" w:cs="Times New Roman"/>
          <w:sz w:val="24"/>
          <w:szCs w:val="24"/>
          <w:lang w:val="fr-FR"/>
        </w:rPr>
        <w:t xml:space="preserve"> de l’homme (</w:t>
      </w:r>
      <w:r w:rsidR="00196CED" w:rsidRPr="00FC4EA6">
        <w:rPr>
          <w:rFonts w:ascii="Times New Roman" w:hAnsi="Times New Roman" w:cs="Times New Roman"/>
          <w:sz w:val="24"/>
          <w:szCs w:val="24"/>
          <w:lang w:val="fr-FR"/>
        </w:rPr>
        <w:t>≥</w:t>
      </w:r>
      <w:r w:rsidR="00B915B5" w:rsidRPr="00FC4EA6">
        <w:rPr>
          <w:rFonts w:ascii="Times New Roman" w:hAnsi="Times New Roman" w:cs="Times New Roman"/>
          <w:sz w:val="24"/>
          <w:szCs w:val="24"/>
          <w:lang w:val="fr-FR"/>
        </w:rPr>
        <w:t xml:space="preserve"> 40 </w:t>
      </w:r>
      <w:r w:rsidR="005C2741" w:rsidRPr="00FC4EA6">
        <w:rPr>
          <w:rFonts w:ascii="Times New Roman" w:hAnsi="Times New Roman" w:cs="Times New Roman"/>
          <w:sz w:val="24"/>
          <w:szCs w:val="24"/>
          <w:lang w:val="fr-FR"/>
        </w:rPr>
        <w:t>ans) sont</w:t>
      </w:r>
      <w:r w:rsidR="00DB03FE" w:rsidRPr="00FC4EA6">
        <w:rPr>
          <w:rFonts w:ascii="Times New Roman" w:hAnsi="Times New Roman" w:cs="Times New Roman"/>
          <w:sz w:val="24"/>
          <w:szCs w:val="24"/>
          <w:lang w:val="fr-FR"/>
        </w:rPr>
        <w:t xml:space="preserve"> les facteurs </w:t>
      </w:r>
      <w:r w:rsidR="005C2741" w:rsidRPr="00FC4EA6">
        <w:rPr>
          <w:rFonts w:ascii="Times New Roman" w:hAnsi="Times New Roman" w:cs="Times New Roman"/>
          <w:sz w:val="24"/>
          <w:szCs w:val="24"/>
          <w:lang w:val="fr-FR"/>
        </w:rPr>
        <w:t>à risque</w:t>
      </w:r>
      <w:r w:rsidR="00DB03FE" w:rsidRPr="00FC4EA6">
        <w:rPr>
          <w:rFonts w:ascii="Times New Roman" w:hAnsi="Times New Roman" w:cs="Times New Roman"/>
          <w:sz w:val="24"/>
          <w:szCs w:val="24"/>
          <w:lang w:val="fr-FR"/>
        </w:rPr>
        <w:t xml:space="preserve"> de l’infertilité primaire.</w:t>
      </w:r>
    </w:p>
    <w:p w14:paraId="39068359" w14:textId="2388F111" w:rsidR="00DB03FE" w:rsidRPr="00FC4EA6" w:rsidRDefault="00DB03FE"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H2 : certa</w:t>
      </w:r>
      <w:r w:rsidR="00725BF3" w:rsidRPr="00FC4EA6">
        <w:rPr>
          <w:rFonts w:ascii="Times New Roman" w:hAnsi="Times New Roman" w:cs="Times New Roman"/>
          <w:sz w:val="24"/>
          <w:szCs w:val="24"/>
          <w:lang w:val="fr-FR"/>
        </w:rPr>
        <w:t>ins comportements sont à risque</w:t>
      </w:r>
      <w:r w:rsidRPr="00FC4EA6">
        <w:rPr>
          <w:rFonts w:ascii="Times New Roman" w:hAnsi="Times New Roman" w:cs="Times New Roman"/>
          <w:sz w:val="24"/>
          <w:szCs w:val="24"/>
          <w:lang w:val="fr-FR"/>
        </w:rPr>
        <w:t xml:space="preserve"> de</w:t>
      </w:r>
      <w:r w:rsidR="008A5658" w:rsidRPr="00FC4EA6">
        <w:rPr>
          <w:rFonts w:ascii="Times New Roman" w:hAnsi="Times New Roman" w:cs="Times New Roman"/>
          <w:sz w:val="24"/>
          <w:szCs w:val="24"/>
          <w:lang w:val="fr-FR"/>
        </w:rPr>
        <w:t xml:space="preserve"> provoquer une infertilité aussi bien chez la femme que chez l’homme</w:t>
      </w:r>
      <w:r w:rsidRPr="00FC4EA6">
        <w:rPr>
          <w:rFonts w:ascii="Times New Roman" w:hAnsi="Times New Roman" w:cs="Times New Roman"/>
          <w:sz w:val="24"/>
          <w:szCs w:val="24"/>
          <w:lang w:val="fr-FR"/>
        </w:rPr>
        <w:t>.</w:t>
      </w:r>
    </w:p>
    <w:p w14:paraId="443799D6" w14:textId="1FE36596" w:rsidR="00473B2A" w:rsidRPr="00FC4EA6" w:rsidRDefault="00473B2A"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lastRenderedPageBreak/>
        <w:t>H3 :</w:t>
      </w:r>
      <w:r w:rsidR="0095283B" w:rsidRPr="00FC4EA6">
        <w:rPr>
          <w:rFonts w:ascii="Times New Roman" w:hAnsi="Times New Roman" w:cs="Times New Roman"/>
          <w:sz w:val="24"/>
          <w:szCs w:val="24"/>
          <w:lang w:val="fr-FR"/>
        </w:rPr>
        <w:t xml:space="preserve"> </w:t>
      </w:r>
      <w:r w:rsidRPr="00FC4EA6">
        <w:rPr>
          <w:rFonts w:ascii="Times New Roman" w:hAnsi="Times New Roman" w:cs="Times New Roman"/>
          <w:sz w:val="24"/>
          <w:szCs w:val="24"/>
          <w:lang w:val="fr-FR"/>
        </w:rPr>
        <w:t xml:space="preserve">les </w:t>
      </w:r>
      <w:r w:rsidR="0095283B" w:rsidRPr="00FC4EA6">
        <w:rPr>
          <w:rFonts w:ascii="Times New Roman" w:hAnsi="Times New Roman" w:cs="Times New Roman"/>
          <w:sz w:val="24"/>
          <w:szCs w:val="24"/>
          <w:lang w:val="fr-FR"/>
        </w:rPr>
        <w:t>antécédents</w:t>
      </w:r>
      <w:r w:rsidRPr="00FC4EA6">
        <w:rPr>
          <w:rFonts w:ascii="Times New Roman" w:hAnsi="Times New Roman" w:cs="Times New Roman"/>
          <w:sz w:val="24"/>
          <w:szCs w:val="24"/>
          <w:lang w:val="fr-FR"/>
        </w:rPr>
        <w:t xml:space="preserve"> d’infections </w:t>
      </w:r>
      <w:r w:rsidR="0095283B" w:rsidRPr="00FC4EA6">
        <w:rPr>
          <w:rFonts w:ascii="Times New Roman" w:hAnsi="Times New Roman" w:cs="Times New Roman"/>
          <w:sz w:val="24"/>
          <w:szCs w:val="24"/>
          <w:lang w:val="fr-FR"/>
        </w:rPr>
        <w:t>sexuellement</w:t>
      </w:r>
      <w:r w:rsidRPr="00FC4EA6">
        <w:rPr>
          <w:rFonts w:ascii="Times New Roman" w:hAnsi="Times New Roman" w:cs="Times New Roman"/>
          <w:sz w:val="24"/>
          <w:szCs w:val="24"/>
          <w:lang w:val="fr-FR"/>
        </w:rPr>
        <w:t xml:space="preserve"> transmissibles non ou mal traitées (</w:t>
      </w:r>
      <w:r w:rsidR="0095283B" w:rsidRPr="00FC4EA6">
        <w:rPr>
          <w:rFonts w:ascii="Times New Roman" w:hAnsi="Times New Roman" w:cs="Times New Roman"/>
          <w:sz w:val="24"/>
          <w:szCs w:val="24"/>
          <w:lang w:val="fr-FR"/>
        </w:rPr>
        <w:t>notamment</w:t>
      </w:r>
      <w:r w:rsidRPr="00FC4EA6">
        <w:rPr>
          <w:rFonts w:ascii="Times New Roman" w:hAnsi="Times New Roman" w:cs="Times New Roman"/>
          <w:sz w:val="24"/>
          <w:szCs w:val="24"/>
          <w:lang w:val="fr-FR"/>
        </w:rPr>
        <w:t xml:space="preserve"> à </w:t>
      </w:r>
      <w:r w:rsidR="00770D3F" w:rsidRPr="00FC4EA6">
        <w:rPr>
          <w:rFonts w:ascii="Times New Roman" w:hAnsi="Times New Roman" w:cs="Times New Roman"/>
          <w:sz w:val="24"/>
          <w:szCs w:val="24"/>
          <w:lang w:val="fr-FR"/>
        </w:rPr>
        <w:t>Chlamydia</w:t>
      </w:r>
      <w:r w:rsidRPr="00FC4EA6">
        <w:rPr>
          <w:rFonts w:ascii="Times New Roman" w:hAnsi="Times New Roman" w:cs="Times New Roman"/>
          <w:sz w:val="24"/>
          <w:szCs w:val="24"/>
          <w:lang w:val="fr-FR"/>
        </w:rPr>
        <w:t xml:space="preserve"> </w:t>
      </w:r>
      <w:r w:rsidR="00770D3F" w:rsidRPr="00FC4EA6">
        <w:rPr>
          <w:rFonts w:ascii="Times New Roman" w:hAnsi="Times New Roman" w:cs="Times New Roman"/>
          <w:sz w:val="24"/>
          <w:szCs w:val="24"/>
          <w:lang w:val="fr-FR"/>
        </w:rPr>
        <w:t>trachomatis, gonocoque</w:t>
      </w:r>
      <w:r w:rsidRPr="00FC4EA6">
        <w:rPr>
          <w:rFonts w:ascii="Times New Roman" w:hAnsi="Times New Roman" w:cs="Times New Roman"/>
          <w:sz w:val="24"/>
          <w:szCs w:val="24"/>
          <w:lang w:val="fr-FR"/>
        </w:rPr>
        <w:t xml:space="preserve">) </w:t>
      </w:r>
      <w:r w:rsidR="00DB03FE" w:rsidRPr="00FC4EA6">
        <w:rPr>
          <w:rFonts w:ascii="Times New Roman" w:hAnsi="Times New Roman" w:cs="Times New Roman"/>
          <w:sz w:val="24"/>
          <w:szCs w:val="24"/>
          <w:lang w:val="fr-FR"/>
        </w:rPr>
        <w:t>sont les facteurs de risque majeur de</w:t>
      </w:r>
      <w:r w:rsidRPr="00FC4EA6">
        <w:rPr>
          <w:rFonts w:ascii="Times New Roman" w:hAnsi="Times New Roman" w:cs="Times New Roman"/>
          <w:sz w:val="24"/>
          <w:szCs w:val="24"/>
          <w:lang w:val="fr-FR"/>
        </w:rPr>
        <w:t xml:space="preserve"> </w:t>
      </w:r>
      <w:r w:rsidR="00770D3F" w:rsidRPr="00FC4EA6">
        <w:rPr>
          <w:rFonts w:ascii="Times New Roman" w:hAnsi="Times New Roman" w:cs="Times New Roman"/>
          <w:sz w:val="24"/>
          <w:szCs w:val="24"/>
          <w:lang w:val="fr-FR"/>
        </w:rPr>
        <w:t>l’infertilité, en</w:t>
      </w:r>
      <w:r w:rsidR="00725BF3" w:rsidRPr="00FC4EA6">
        <w:rPr>
          <w:rFonts w:ascii="Times New Roman" w:hAnsi="Times New Roman" w:cs="Times New Roman"/>
          <w:sz w:val="24"/>
          <w:szCs w:val="24"/>
          <w:lang w:val="fr-FR"/>
        </w:rPr>
        <w:t xml:space="preserve"> particulier par </w:t>
      </w:r>
      <w:r w:rsidRPr="00FC4EA6">
        <w:rPr>
          <w:rFonts w:ascii="Times New Roman" w:hAnsi="Times New Roman" w:cs="Times New Roman"/>
          <w:sz w:val="24"/>
          <w:szCs w:val="24"/>
          <w:lang w:val="fr-FR"/>
        </w:rPr>
        <w:t xml:space="preserve">leur </w:t>
      </w:r>
      <w:r w:rsidR="00770D3F" w:rsidRPr="00FC4EA6">
        <w:rPr>
          <w:rFonts w:ascii="Times New Roman" w:hAnsi="Times New Roman" w:cs="Times New Roman"/>
          <w:sz w:val="24"/>
          <w:szCs w:val="24"/>
          <w:lang w:val="fr-FR"/>
        </w:rPr>
        <w:t>séquelle</w:t>
      </w:r>
      <w:r w:rsidRPr="00FC4EA6">
        <w:rPr>
          <w:rFonts w:ascii="Times New Roman" w:hAnsi="Times New Roman" w:cs="Times New Roman"/>
          <w:sz w:val="24"/>
          <w:szCs w:val="24"/>
          <w:lang w:val="fr-FR"/>
        </w:rPr>
        <w:t xml:space="preserve"> tubaire chez la femme.</w:t>
      </w:r>
    </w:p>
    <w:p w14:paraId="04B17988" w14:textId="1528D39D" w:rsidR="00091D26" w:rsidRPr="00FC4EA6" w:rsidRDefault="0024364B" w:rsidP="00C73D34">
      <w:pPr>
        <w:pStyle w:val="Titre2"/>
        <w:spacing w:before="0" w:after="0"/>
        <w:jc w:val="both"/>
        <w:rPr>
          <w:rFonts w:ascii="Times New Roman" w:eastAsia="Times New Roman" w:hAnsi="Times New Roman" w:cs="Times New Roman"/>
          <w:bCs w:val="0"/>
          <w:color w:val="000000"/>
          <w:kern w:val="0"/>
          <w:sz w:val="24"/>
          <w:szCs w:val="24"/>
          <w:lang w:val="fr-FR"/>
        </w:rPr>
      </w:pPr>
      <w:bookmarkStart w:id="114" w:name="_Toc239694626"/>
      <w:r w:rsidRPr="00FC4EA6">
        <w:rPr>
          <w:rFonts w:ascii="Times New Roman" w:eastAsia="Times New Roman" w:hAnsi="Times New Roman" w:cs="Times New Roman"/>
          <w:bCs w:val="0"/>
          <w:color w:val="000000"/>
          <w:kern w:val="0"/>
          <w:sz w:val="24"/>
          <w:szCs w:val="24"/>
          <w:lang w:val="fr-FR"/>
        </w:rPr>
        <w:t>I.7</w:t>
      </w:r>
      <w:r w:rsidR="003C4F4E" w:rsidRPr="00FC4EA6">
        <w:rPr>
          <w:rFonts w:ascii="Times New Roman" w:eastAsia="Times New Roman" w:hAnsi="Times New Roman" w:cs="Times New Roman"/>
          <w:bCs w:val="0"/>
          <w:color w:val="000000"/>
          <w:kern w:val="0"/>
          <w:sz w:val="24"/>
          <w:szCs w:val="24"/>
          <w:lang w:val="fr-FR"/>
        </w:rPr>
        <w:t xml:space="preserve">. </w:t>
      </w:r>
      <w:r w:rsidR="00091D26" w:rsidRPr="00FC4EA6">
        <w:rPr>
          <w:rFonts w:ascii="Times New Roman" w:eastAsia="Times New Roman" w:hAnsi="Times New Roman" w:cs="Times New Roman"/>
          <w:bCs w:val="0"/>
          <w:color w:val="000000"/>
          <w:kern w:val="0"/>
          <w:sz w:val="24"/>
          <w:szCs w:val="24"/>
          <w:lang w:val="fr-FR"/>
        </w:rPr>
        <w:t>OBJECTIF GÉNÉRAL</w:t>
      </w:r>
      <w:bookmarkEnd w:id="114"/>
    </w:p>
    <w:p w14:paraId="4DF0AFDC" w14:textId="4194622F" w:rsidR="00A2694B" w:rsidRPr="00FC4EA6" w:rsidRDefault="00091D26"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Etudier les facteurs associés à l’infertilité primaire chez les couples consultant dans trois hôpitaux de référence de la v</w:t>
      </w:r>
      <w:r w:rsidR="003F4F3D" w:rsidRPr="00FC4EA6">
        <w:rPr>
          <w:rFonts w:ascii="Times New Roman" w:hAnsi="Times New Roman" w:cs="Times New Roman"/>
          <w:sz w:val="24"/>
          <w:szCs w:val="24"/>
          <w:lang w:val="fr-FR"/>
        </w:rPr>
        <w:t>ille de Ngaoundéré en 2026.</w:t>
      </w:r>
    </w:p>
    <w:p w14:paraId="5E02BBD0" w14:textId="4806DCE3" w:rsidR="00091D26" w:rsidRPr="00FC4EA6" w:rsidRDefault="0024364B" w:rsidP="00C73D34">
      <w:pPr>
        <w:pStyle w:val="Titre2"/>
        <w:spacing w:before="0" w:after="0"/>
        <w:jc w:val="both"/>
        <w:rPr>
          <w:rFonts w:ascii="Times New Roman" w:eastAsia="Times New Roman" w:hAnsi="Times New Roman" w:cs="Times New Roman"/>
          <w:bCs w:val="0"/>
          <w:color w:val="000000"/>
          <w:kern w:val="0"/>
          <w:sz w:val="24"/>
          <w:szCs w:val="24"/>
          <w:lang w:val="fr-FR"/>
        </w:rPr>
      </w:pPr>
      <w:bookmarkStart w:id="115" w:name="_Toc239694627"/>
      <w:r w:rsidRPr="00FC4EA6">
        <w:rPr>
          <w:rFonts w:ascii="Times New Roman" w:eastAsia="Times New Roman" w:hAnsi="Times New Roman" w:cs="Times New Roman"/>
          <w:bCs w:val="0"/>
          <w:color w:val="000000"/>
          <w:kern w:val="0"/>
          <w:sz w:val="24"/>
          <w:szCs w:val="24"/>
          <w:lang w:val="fr-FR"/>
        </w:rPr>
        <w:t>I.8</w:t>
      </w:r>
      <w:r w:rsidR="003C4F4E" w:rsidRPr="00FC4EA6">
        <w:rPr>
          <w:rFonts w:ascii="Times New Roman" w:eastAsia="Times New Roman" w:hAnsi="Times New Roman" w:cs="Times New Roman"/>
          <w:bCs w:val="0"/>
          <w:color w:val="000000"/>
          <w:kern w:val="0"/>
          <w:sz w:val="24"/>
          <w:szCs w:val="24"/>
          <w:lang w:val="fr-FR"/>
        </w:rPr>
        <w:t xml:space="preserve">. </w:t>
      </w:r>
      <w:r w:rsidR="00091D26" w:rsidRPr="00FC4EA6">
        <w:rPr>
          <w:rFonts w:ascii="Times New Roman" w:eastAsia="Times New Roman" w:hAnsi="Times New Roman" w:cs="Times New Roman"/>
          <w:bCs w:val="0"/>
          <w:color w:val="000000"/>
          <w:kern w:val="0"/>
          <w:sz w:val="24"/>
          <w:szCs w:val="24"/>
          <w:lang w:val="fr-FR"/>
        </w:rPr>
        <w:t>OBJECTIF</w:t>
      </w:r>
      <w:r w:rsidR="00E506D4" w:rsidRPr="00FC4EA6">
        <w:rPr>
          <w:rFonts w:ascii="Times New Roman" w:eastAsia="Times New Roman" w:hAnsi="Times New Roman" w:cs="Times New Roman"/>
          <w:bCs w:val="0"/>
          <w:color w:val="000000"/>
          <w:kern w:val="0"/>
          <w:sz w:val="24"/>
          <w:szCs w:val="24"/>
          <w:lang w:val="fr-FR"/>
        </w:rPr>
        <w:t>S</w:t>
      </w:r>
      <w:r w:rsidR="00091D26" w:rsidRPr="00FC4EA6">
        <w:rPr>
          <w:rFonts w:ascii="Times New Roman" w:eastAsia="Times New Roman" w:hAnsi="Times New Roman" w:cs="Times New Roman"/>
          <w:bCs w:val="0"/>
          <w:color w:val="000000"/>
          <w:kern w:val="0"/>
          <w:sz w:val="24"/>
          <w:szCs w:val="24"/>
          <w:lang w:val="fr-FR"/>
        </w:rPr>
        <w:t xml:space="preserve"> SPÉCIFIQUES</w:t>
      </w:r>
      <w:bookmarkEnd w:id="115"/>
    </w:p>
    <w:p w14:paraId="29EBFE38" w14:textId="77777777" w:rsidR="00091D26" w:rsidRPr="00FC4EA6" w:rsidRDefault="00091D26"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Les objectifs spécifiques de cette étude sont :</w:t>
      </w:r>
    </w:p>
    <w:p w14:paraId="5D847426" w14:textId="51490C27" w:rsidR="00091D26" w:rsidRPr="00FC4EA6" w:rsidRDefault="00091D26" w:rsidP="00C73D34">
      <w:pPr>
        <w:pStyle w:val="Paragraphedeliste"/>
        <w:numPr>
          <w:ilvl w:val="0"/>
          <w:numId w:val="3"/>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Décrire les </w:t>
      </w:r>
      <w:r w:rsidR="00725BF3" w:rsidRPr="00FC4EA6">
        <w:rPr>
          <w:rFonts w:ascii="Times New Roman" w:hAnsi="Times New Roman" w:cs="Times New Roman"/>
          <w:sz w:val="24"/>
          <w:szCs w:val="24"/>
          <w:lang w:val="fr-FR"/>
        </w:rPr>
        <w:t>caractéristiques sociodémographiques</w:t>
      </w:r>
      <w:r w:rsidRPr="00FC4EA6">
        <w:rPr>
          <w:rFonts w:ascii="Times New Roman" w:hAnsi="Times New Roman" w:cs="Times New Roman"/>
          <w:sz w:val="24"/>
          <w:szCs w:val="24"/>
          <w:lang w:val="fr-FR"/>
        </w:rPr>
        <w:t xml:space="preserve"> des couples confrontés à l’infertilité primaire ; </w:t>
      </w:r>
    </w:p>
    <w:p w14:paraId="3D68AC6C" w14:textId="51024880" w:rsidR="00091D26" w:rsidRPr="00FC4EA6" w:rsidRDefault="007B4C95" w:rsidP="00C73D34">
      <w:pPr>
        <w:pStyle w:val="Paragraphedeliste"/>
        <w:numPr>
          <w:ilvl w:val="0"/>
          <w:numId w:val="3"/>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Déterminer la prévalence</w:t>
      </w:r>
      <w:r w:rsidR="00A6410B" w:rsidRPr="00FC4EA6">
        <w:rPr>
          <w:rFonts w:ascii="Times New Roman" w:hAnsi="Times New Roman" w:cs="Times New Roman"/>
          <w:sz w:val="24"/>
          <w:szCs w:val="24"/>
          <w:lang w:val="fr-FR"/>
        </w:rPr>
        <w:t xml:space="preserve"> d’infertilité</w:t>
      </w:r>
      <w:r w:rsidR="00091D26" w:rsidRPr="00FC4EA6">
        <w:rPr>
          <w:rFonts w:ascii="Times New Roman" w:hAnsi="Times New Roman" w:cs="Times New Roman"/>
          <w:sz w:val="24"/>
          <w:szCs w:val="24"/>
          <w:lang w:val="fr-FR"/>
        </w:rPr>
        <w:t xml:space="preserve"> primaire parmi les couples reçus en consultation dans les servi</w:t>
      </w:r>
      <w:r w:rsidR="00A6410B" w:rsidRPr="00FC4EA6">
        <w:rPr>
          <w:rFonts w:ascii="Times New Roman" w:hAnsi="Times New Roman" w:cs="Times New Roman"/>
          <w:sz w:val="24"/>
          <w:szCs w:val="24"/>
          <w:lang w:val="fr-FR"/>
        </w:rPr>
        <w:t xml:space="preserve">ces de </w:t>
      </w:r>
      <w:r w:rsidR="00725BF3" w:rsidRPr="00FC4EA6">
        <w:rPr>
          <w:rFonts w:ascii="Times New Roman" w:hAnsi="Times New Roman" w:cs="Times New Roman"/>
          <w:sz w:val="24"/>
          <w:szCs w:val="24"/>
          <w:lang w:val="fr-FR"/>
        </w:rPr>
        <w:t>gynécologie des</w:t>
      </w:r>
      <w:r w:rsidR="00091D26" w:rsidRPr="00FC4EA6">
        <w:rPr>
          <w:rFonts w:ascii="Times New Roman" w:hAnsi="Times New Roman" w:cs="Times New Roman"/>
          <w:sz w:val="24"/>
          <w:szCs w:val="24"/>
          <w:lang w:val="fr-FR"/>
        </w:rPr>
        <w:t xml:space="preserve"> trois hôpitaux de référence de Ngaoundéré ;</w:t>
      </w:r>
    </w:p>
    <w:p w14:paraId="73AB842C" w14:textId="77777777" w:rsidR="00091D26" w:rsidRPr="00FC4EA6" w:rsidRDefault="00091D26" w:rsidP="00C73D34">
      <w:pPr>
        <w:pStyle w:val="Paragraphedeliste"/>
        <w:numPr>
          <w:ilvl w:val="0"/>
          <w:numId w:val="3"/>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Identifier les principales étiologies (facteurs féminins, masculins, mixtes ou inexpliqués) de l’infertilité primaire dans la population d’étude ;</w:t>
      </w:r>
    </w:p>
    <w:p w14:paraId="5EFFE7FC" w14:textId="43F1B537" w:rsidR="005D09C2" w:rsidRPr="00FC4EA6" w:rsidRDefault="0024364B" w:rsidP="00C73D34">
      <w:pPr>
        <w:pStyle w:val="Titre2"/>
        <w:spacing w:before="0" w:after="0"/>
        <w:ind w:left="1077"/>
        <w:jc w:val="both"/>
        <w:rPr>
          <w:rFonts w:ascii="Calibri" w:eastAsia="SimSun" w:hAnsi="Calibri" w:cs="Arial"/>
          <w:b w:val="0"/>
          <w:bCs w:val="0"/>
          <w:color w:val="auto"/>
          <w:sz w:val="16"/>
          <w:szCs w:val="16"/>
          <w:lang w:val="fr-FR"/>
        </w:rPr>
      </w:pPr>
      <w:bookmarkStart w:id="116" w:name="_Toc239694628"/>
      <w:r w:rsidRPr="00FC4EA6">
        <w:rPr>
          <w:rFonts w:ascii="Times New Roman" w:eastAsia="Times New Roman" w:hAnsi="Times New Roman" w:cs="Times New Roman"/>
          <w:color w:val="000000"/>
          <w:kern w:val="0"/>
          <w:sz w:val="24"/>
          <w:szCs w:val="24"/>
          <w:lang w:val="fr-FR"/>
        </w:rPr>
        <w:t>I.9</w:t>
      </w:r>
      <w:r w:rsidR="003C4F4E" w:rsidRPr="00FC4EA6">
        <w:rPr>
          <w:rFonts w:ascii="Times New Roman" w:eastAsia="Times New Roman" w:hAnsi="Times New Roman" w:cs="Times New Roman"/>
          <w:color w:val="000000"/>
          <w:kern w:val="0"/>
          <w:sz w:val="24"/>
          <w:szCs w:val="24"/>
          <w:lang w:val="fr-FR"/>
        </w:rPr>
        <w:t xml:space="preserve">. </w:t>
      </w:r>
      <w:r w:rsidR="00F345B8" w:rsidRPr="00FC4EA6">
        <w:rPr>
          <w:rFonts w:ascii="Times New Roman" w:eastAsia="Times New Roman" w:hAnsi="Times New Roman" w:cs="Times New Roman"/>
          <w:color w:val="000000"/>
          <w:kern w:val="0"/>
          <w:sz w:val="24"/>
          <w:szCs w:val="24"/>
          <w:lang w:val="fr-FR"/>
        </w:rPr>
        <w:t>DÉFINITION OPÉRATIONNELLE DES CONCEPTS</w:t>
      </w:r>
      <w:bookmarkStart w:id="117" w:name="_Toc173225277"/>
      <w:bookmarkEnd w:id="112"/>
      <w:bookmarkEnd w:id="113"/>
      <w:bookmarkEnd w:id="116"/>
    </w:p>
    <w:p w14:paraId="3457B094" w14:textId="57861DCC" w:rsidR="00A532C6" w:rsidRPr="00FC4EA6" w:rsidRDefault="00A532C6" w:rsidP="00C73D34">
      <w:pPr>
        <w:pStyle w:val="Paragraphedeliste"/>
        <w:numPr>
          <w:ilvl w:val="0"/>
          <w:numId w:val="32"/>
        </w:numPr>
        <w:spacing w:after="0"/>
        <w:jc w:val="both"/>
        <w:rPr>
          <w:rFonts w:ascii="Times New Roman" w:hAnsi="Times New Roman" w:cs="Times New Roman"/>
          <w:sz w:val="24"/>
          <w:szCs w:val="24"/>
          <w:lang w:val="fr-FR"/>
        </w:rPr>
      </w:pPr>
      <w:r w:rsidRPr="00FC4EA6">
        <w:rPr>
          <w:rFonts w:ascii="Times New Roman" w:hAnsi="Times New Roman" w:cs="Times New Roman"/>
          <w:b/>
          <w:sz w:val="24"/>
          <w:szCs w:val="24"/>
          <w:lang w:val="fr-FR"/>
        </w:rPr>
        <w:t>Facteurs associés</w:t>
      </w:r>
    </w:p>
    <w:p w14:paraId="1CF1C8A9" w14:textId="7A494B2D" w:rsidR="00A532C6" w:rsidRPr="00FC4EA6" w:rsidRDefault="00D416B2"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En biologie, il s’agit de tout élément dont dépend la vie, la croissance ou la localisation d’une population animale ou végétale.  </w:t>
      </w:r>
    </w:p>
    <w:p w14:paraId="5B2EB8C8" w14:textId="50CB9AE5" w:rsidR="00A532C6" w:rsidRPr="00FC4EA6" w:rsidRDefault="00A532C6"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Selon </w:t>
      </w:r>
      <w:r w:rsidR="00F76A13" w:rsidRPr="00FC4EA6">
        <w:rPr>
          <w:rFonts w:ascii="Times New Roman" w:hAnsi="Times New Roman" w:cs="Times New Roman"/>
          <w:sz w:val="24"/>
          <w:szCs w:val="24"/>
          <w:lang w:val="fr-FR"/>
        </w:rPr>
        <w:t>la définition médicale</w:t>
      </w:r>
      <w:r w:rsidRPr="00FC4EA6">
        <w:rPr>
          <w:rFonts w:ascii="Times New Roman" w:hAnsi="Times New Roman" w:cs="Times New Roman"/>
          <w:sz w:val="24"/>
          <w:szCs w:val="24"/>
          <w:lang w:val="fr-FR"/>
        </w:rPr>
        <w:t xml:space="preserve"> du Larousse sur les facteurs associés, c’est l’</w:t>
      </w:r>
      <w:r w:rsidR="00F76A13" w:rsidRPr="00FC4EA6">
        <w:rPr>
          <w:rFonts w:ascii="Times New Roman" w:hAnsi="Times New Roman" w:cs="Times New Roman"/>
          <w:sz w:val="24"/>
          <w:szCs w:val="24"/>
          <w:lang w:val="fr-FR"/>
        </w:rPr>
        <w:t>ensemble</w:t>
      </w:r>
      <w:r w:rsidRPr="00FC4EA6">
        <w:rPr>
          <w:rFonts w:ascii="Times New Roman" w:hAnsi="Times New Roman" w:cs="Times New Roman"/>
          <w:sz w:val="24"/>
          <w:szCs w:val="24"/>
          <w:lang w:val="fr-FR"/>
        </w:rPr>
        <w:t xml:space="preserve"> de </w:t>
      </w:r>
      <w:r w:rsidR="00F76A13" w:rsidRPr="00FC4EA6">
        <w:rPr>
          <w:rFonts w:ascii="Times New Roman" w:hAnsi="Times New Roman" w:cs="Times New Roman"/>
          <w:sz w:val="24"/>
          <w:szCs w:val="24"/>
          <w:lang w:val="fr-FR"/>
        </w:rPr>
        <w:t>plusieurs</w:t>
      </w:r>
      <w:r w:rsidRPr="00FC4EA6">
        <w:rPr>
          <w:rFonts w:ascii="Times New Roman" w:hAnsi="Times New Roman" w:cs="Times New Roman"/>
          <w:sz w:val="24"/>
          <w:szCs w:val="24"/>
          <w:lang w:val="fr-FR"/>
        </w:rPr>
        <w:t xml:space="preserve"> </w:t>
      </w:r>
      <w:r w:rsidR="00CC374C" w:rsidRPr="00FC4EA6">
        <w:rPr>
          <w:rFonts w:ascii="Times New Roman" w:hAnsi="Times New Roman" w:cs="Times New Roman"/>
          <w:sz w:val="24"/>
          <w:szCs w:val="24"/>
          <w:lang w:val="fr-FR"/>
        </w:rPr>
        <w:t>élément ou</w:t>
      </w:r>
      <w:r w:rsidRPr="00FC4EA6">
        <w:rPr>
          <w:rFonts w:ascii="Times New Roman" w:hAnsi="Times New Roman" w:cs="Times New Roman"/>
          <w:sz w:val="24"/>
          <w:szCs w:val="24"/>
          <w:lang w:val="fr-FR"/>
        </w:rPr>
        <w:t xml:space="preserve"> circonstances qui </w:t>
      </w:r>
      <w:r w:rsidR="00F76A13" w:rsidRPr="00FC4EA6">
        <w:rPr>
          <w:rFonts w:ascii="Times New Roman" w:hAnsi="Times New Roman" w:cs="Times New Roman"/>
          <w:sz w:val="24"/>
          <w:szCs w:val="24"/>
          <w:lang w:val="fr-FR"/>
        </w:rPr>
        <w:t>interviennent</w:t>
      </w:r>
      <w:r w:rsidRPr="00FC4EA6">
        <w:rPr>
          <w:rFonts w:ascii="Times New Roman" w:hAnsi="Times New Roman" w:cs="Times New Roman"/>
          <w:sz w:val="24"/>
          <w:szCs w:val="24"/>
          <w:lang w:val="fr-FR"/>
        </w:rPr>
        <w:t xml:space="preserve"> </w:t>
      </w:r>
      <w:r w:rsidR="00F76A13" w:rsidRPr="00FC4EA6">
        <w:rPr>
          <w:rFonts w:ascii="Times New Roman" w:hAnsi="Times New Roman" w:cs="Times New Roman"/>
          <w:sz w:val="24"/>
          <w:szCs w:val="24"/>
          <w:lang w:val="fr-FR"/>
        </w:rPr>
        <w:t>ensemble dans le déclenchement ou l’évolution d’une maladie</w:t>
      </w:r>
      <w:r w:rsidR="00D416B2" w:rsidRPr="00FC4EA6">
        <w:rPr>
          <w:rFonts w:ascii="Times New Roman" w:hAnsi="Times New Roman" w:cs="Times New Roman"/>
          <w:sz w:val="24"/>
          <w:szCs w:val="24"/>
          <w:lang w:val="fr-FR"/>
        </w:rPr>
        <w:t>.</w:t>
      </w:r>
    </w:p>
    <w:p w14:paraId="6A5B866D" w14:textId="44C66D98" w:rsidR="00055CE4" w:rsidRPr="00FC4EA6" w:rsidRDefault="00D416B2"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Dans le cadre de notre travail, le terme facteur associé désigne toute caractéristique, exposition ou </w:t>
      </w:r>
      <w:r w:rsidR="007A4AEA" w:rsidRPr="00FC4EA6">
        <w:rPr>
          <w:rFonts w:ascii="Times New Roman" w:hAnsi="Times New Roman" w:cs="Times New Roman"/>
          <w:sz w:val="24"/>
          <w:szCs w:val="24"/>
          <w:lang w:val="fr-FR"/>
        </w:rPr>
        <w:t>antécédent</w:t>
      </w:r>
      <w:r w:rsidRPr="00FC4EA6">
        <w:rPr>
          <w:rFonts w:ascii="Times New Roman" w:hAnsi="Times New Roman" w:cs="Times New Roman"/>
          <w:sz w:val="24"/>
          <w:szCs w:val="24"/>
          <w:lang w:val="fr-FR"/>
        </w:rPr>
        <w:t xml:space="preserve"> qui </w:t>
      </w:r>
      <w:r w:rsidR="007A4AEA" w:rsidRPr="00FC4EA6">
        <w:rPr>
          <w:rFonts w:ascii="Times New Roman" w:hAnsi="Times New Roman" w:cs="Times New Roman"/>
          <w:sz w:val="24"/>
          <w:szCs w:val="24"/>
          <w:lang w:val="fr-FR"/>
        </w:rPr>
        <w:t>présente</w:t>
      </w:r>
      <w:r w:rsidRPr="00FC4EA6">
        <w:rPr>
          <w:rFonts w:ascii="Times New Roman" w:hAnsi="Times New Roman" w:cs="Times New Roman"/>
          <w:sz w:val="24"/>
          <w:szCs w:val="24"/>
          <w:lang w:val="fr-FR"/>
        </w:rPr>
        <w:t xml:space="preserve"> une relation statistique avec l’infertilité primaire.</w:t>
      </w:r>
    </w:p>
    <w:p w14:paraId="310B94F3" w14:textId="419043AB" w:rsidR="00101D01" w:rsidRPr="00FC4EA6" w:rsidRDefault="004E3E25" w:rsidP="00C73D34">
      <w:pPr>
        <w:pStyle w:val="Paragraphedeliste"/>
        <w:numPr>
          <w:ilvl w:val="0"/>
          <w:numId w:val="21"/>
        </w:numPr>
        <w:spacing w:after="0"/>
        <w:jc w:val="both"/>
        <w:rPr>
          <w:rFonts w:ascii="Times New Roman" w:hAnsi="Times New Roman" w:cs="Times New Roman"/>
          <w:b/>
          <w:sz w:val="24"/>
          <w:szCs w:val="24"/>
          <w:lang w:val="fr-FR"/>
        </w:rPr>
      </w:pPr>
      <w:r w:rsidRPr="00FC4EA6">
        <w:rPr>
          <w:rFonts w:ascii="Times New Roman" w:hAnsi="Times New Roman" w:cs="Times New Roman"/>
          <w:b/>
          <w:sz w:val="24"/>
          <w:szCs w:val="24"/>
          <w:lang w:val="fr-FR"/>
        </w:rPr>
        <w:t>I</w:t>
      </w:r>
      <w:r w:rsidR="00156777" w:rsidRPr="00FC4EA6">
        <w:rPr>
          <w:rFonts w:ascii="Times New Roman" w:hAnsi="Times New Roman" w:cs="Times New Roman"/>
          <w:b/>
          <w:sz w:val="24"/>
          <w:szCs w:val="24"/>
          <w:lang w:val="fr-FR"/>
        </w:rPr>
        <w:t>nfertilité primaire</w:t>
      </w:r>
    </w:p>
    <w:p w14:paraId="4319AD4A" w14:textId="1854E57F" w:rsidR="00B53747" w:rsidRPr="00FC4EA6" w:rsidRDefault="00725BF3"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Dans </w:t>
      </w:r>
      <w:r w:rsidR="00065D7B" w:rsidRPr="00FC4EA6">
        <w:rPr>
          <w:rFonts w:ascii="Times New Roman" w:hAnsi="Times New Roman" w:cs="Times New Roman"/>
          <w:sz w:val="24"/>
          <w:szCs w:val="24"/>
          <w:lang w:val="fr-FR"/>
        </w:rPr>
        <w:t>les publication</w:t>
      </w:r>
      <w:r w:rsidR="00101D01" w:rsidRPr="00FC4EA6">
        <w:rPr>
          <w:rFonts w:ascii="Times New Roman" w:hAnsi="Times New Roman" w:cs="Times New Roman"/>
          <w:sz w:val="24"/>
          <w:szCs w:val="24"/>
          <w:lang w:val="fr-FR"/>
        </w:rPr>
        <w:t>s</w:t>
      </w:r>
      <w:r w:rsidR="00065D7B" w:rsidRPr="00FC4EA6">
        <w:rPr>
          <w:rFonts w:ascii="Times New Roman" w:hAnsi="Times New Roman" w:cs="Times New Roman"/>
          <w:sz w:val="24"/>
          <w:szCs w:val="24"/>
          <w:lang w:val="fr-FR"/>
        </w:rPr>
        <w:t xml:space="preserve"> et usage scientifique utilisés </w:t>
      </w:r>
      <w:r w:rsidRPr="00FC4EA6">
        <w:rPr>
          <w:rFonts w:ascii="Times New Roman" w:hAnsi="Times New Roman" w:cs="Times New Roman"/>
          <w:sz w:val="24"/>
          <w:szCs w:val="24"/>
          <w:lang w:val="fr-FR"/>
        </w:rPr>
        <w:t>par l’OMS</w:t>
      </w:r>
      <w:r w:rsidR="00065D7B" w:rsidRPr="00FC4EA6">
        <w:rPr>
          <w:rFonts w:ascii="Times New Roman" w:hAnsi="Times New Roman" w:cs="Times New Roman"/>
          <w:sz w:val="24"/>
          <w:szCs w:val="24"/>
          <w:lang w:val="fr-FR"/>
        </w:rPr>
        <w:t xml:space="preserve">, l’infertilité primaire désigne l’incapacité pour une femme ou un couple d’obtenir une </w:t>
      </w:r>
      <w:r w:rsidR="00101D01" w:rsidRPr="00FC4EA6">
        <w:rPr>
          <w:rFonts w:ascii="Times New Roman" w:hAnsi="Times New Roman" w:cs="Times New Roman"/>
          <w:sz w:val="24"/>
          <w:szCs w:val="24"/>
          <w:lang w:val="fr-FR"/>
        </w:rPr>
        <w:t>première</w:t>
      </w:r>
      <w:r w:rsidR="00065D7B" w:rsidRPr="00FC4EA6">
        <w:rPr>
          <w:rFonts w:ascii="Times New Roman" w:hAnsi="Times New Roman" w:cs="Times New Roman"/>
          <w:sz w:val="24"/>
          <w:szCs w:val="24"/>
          <w:lang w:val="fr-FR"/>
        </w:rPr>
        <w:t xml:space="preserve"> grossesse après 12 mois ou plus de rapports sexuels réguliers non protégés.</w:t>
      </w:r>
    </w:p>
    <w:p w14:paraId="1B09CAEC" w14:textId="5680E005" w:rsidR="00156777" w:rsidRPr="00FC4EA6" w:rsidRDefault="00156777"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 Dans le cadre de notre travail c’est l’incapacité pour un couple de concevoir après 12 mois ou plus de rapports sexuels réguliers non protégés, sans antécédent de grossesse. </w:t>
      </w:r>
    </w:p>
    <w:p w14:paraId="19C13B32" w14:textId="3B81DA67" w:rsidR="005D09C2" w:rsidRPr="00FC4EA6" w:rsidRDefault="005D09C2" w:rsidP="00C73D34">
      <w:pPr>
        <w:pStyle w:val="Paragraphedeliste"/>
        <w:numPr>
          <w:ilvl w:val="0"/>
          <w:numId w:val="21"/>
        </w:numPr>
        <w:spacing w:after="0"/>
        <w:jc w:val="both"/>
        <w:rPr>
          <w:rFonts w:ascii="Times New Roman" w:hAnsi="Times New Roman" w:cs="Times New Roman"/>
          <w:b/>
          <w:sz w:val="24"/>
          <w:szCs w:val="24"/>
          <w:lang w:val="fr-FR"/>
        </w:rPr>
      </w:pPr>
      <w:r w:rsidRPr="00FC4EA6">
        <w:rPr>
          <w:rFonts w:ascii="Times New Roman" w:hAnsi="Times New Roman" w:cs="Times New Roman"/>
          <w:b/>
          <w:sz w:val="24"/>
          <w:szCs w:val="24"/>
          <w:lang w:val="fr-FR"/>
        </w:rPr>
        <w:lastRenderedPageBreak/>
        <w:t>C</w:t>
      </w:r>
      <w:r w:rsidR="00156777" w:rsidRPr="00FC4EA6">
        <w:rPr>
          <w:rFonts w:ascii="Times New Roman" w:hAnsi="Times New Roman" w:cs="Times New Roman"/>
          <w:b/>
          <w:sz w:val="24"/>
          <w:szCs w:val="24"/>
          <w:lang w:val="fr-FR"/>
        </w:rPr>
        <w:t>ouples</w:t>
      </w:r>
    </w:p>
    <w:p w14:paraId="2E639566" w14:textId="4B385C6E" w:rsidR="00935EFE" w:rsidRPr="00FC4EA6" w:rsidRDefault="00D564D5"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Selon le dictionnaire Larousse</w:t>
      </w:r>
      <w:r w:rsidR="00055CE4" w:rsidRPr="00FC4EA6">
        <w:rPr>
          <w:rFonts w:ascii="Times New Roman" w:hAnsi="Times New Roman" w:cs="Times New Roman"/>
          <w:color w:val="EE0000"/>
          <w:sz w:val="28"/>
          <w:szCs w:val="28"/>
          <w:lang w:val="fr-FR"/>
        </w:rPr>
        <w:t xml:space="preserve"> </w:t>
      </w:r>
      <w:r w:rsidR="00055CE4" w:rsidRPr="00FC4EA6">
        <w:rPr>
          <w:rFonts w:ascii="Times New Roman" w:hAnsi="Times New Roman" w:cs="Times New Roman"/>
          <w:sz w:val="24"/>
          <w:szCs w:val="24"/>
          <w:lang w:val="fr-FR"/>
        </w:rPr>
        <w:t>un coupl</w:t>
      </w:r>
      <w:r w:rsidRPr="00FC4EA6">
        <w:rPr>
          <w:rFonts w:ascii="Times New Roman" w:hAnsi="Times New Roman" w:cs="Times New Roman"/>
          <w:sz w:val="24"/>
          <w:szCs w:val="24"/>
          <w:lang w:val="fr-FR"/>
        </w:rPr>
        <w:t>e : « personnes unies par le mariage, liées par un pacs ou vivant en concubinage »</w:t>
      </w:r>
    </w:p>
    <w:p w14:paraId="2E7DD2AA" w14:textId="5A927D17" w:rsidR="00935EFE" w:rsidRPr="00FC4EA6" w:rsidRDefault="00F76A13" w:rsidP="00C73D34">
      <w:pPr>
        <w:spacing w:after="0"/>
        <w:jc w:val="both"/>
        <w:rPr>
          <w:rFonts w:ascii="Times New Roman" w:hAnsi="Times New Roman" w:cs="Times New Roman"/>
          <w:bCs/>
          <w:sz w:val="24"/>
          <w:szCs w:val="24"/>
          <w:lang w:val="fr-FR"/>
        </w:rPr>
      </w:pPr>
      <w:r w:rsidRPr="00FC4EA6">
        <w:rPr>
          <w:rFonts w:ascii="Times New Roman" w:hAnsi="Times New Roman" w:cs="Times New Roman"/>
          <w:bCs/>
          <w:sz w:val="24"/>
          <w:szCs w:val="24"/>
          <w:lang w:val="fr-FR"/>
        </w:rPr>
        <w:t>En science sociales, le couple est une entité formée de la relation entre deux personnes.</w:t>
      </w:r>
    </w:p>
    <w:p w14:paraId="4D355E80" w14:textId="30314319" w:rsidR="00156777" w:rsidRPr="00FC4EA6" w:rsidRDefault="00156777" w:rsidP="00C73D34">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 Dans le cadre de notre travail, couple désigne deux personnes</w:t>
      </w:r>
      <w:r w:rsidR="00FA5CE0" w:rsidRPr="00FC4EA6">
        <w:rPr>
          <w:rFonts w:ascii="Times New Roman" w:hAnsi="Times New Roman" w:cs="Times New Roman"/>
          <w:sz w:val="24"/>
          <w:szCs w:val="24"/>
          <w:lang w:val="fr-FR"/>
        </w:rPr>
        <w:t xml:space="preserve"> (</w:t>
      </w:r>
      <w:r w:rsidR="00F76A13" w:rsidRPr="00FC4EA6">
        <w:rPr>
          <w:rFonts w:ascii="Times New Roman" w:hAnsi="Times New Roman" w:cs="Times New Roman"/>
          <w:sz w:val="24"/>
          <w:szCs w:val="24"/>
          <w:lang w:val="fr-FR"/>
        </w:rPr>
        <w:t>homme et femme)</w:t>
      </w:r>
      <w:r w:rsidRPr="00FC4EA6">
        <w:rPr>
          <w:rFonts w:ascii="Times New Roman" w:hAnsi="Times New Roman" w:cs="Times New Roman"/>
          <w:sz w:val="24"/>
          <w:szCs w:val="24"/>
          <w:lang w:val="fr-FR"/>
        </w:rPr>
        <w:t xml:space="preserve"> engagées dans une relation conjugale stable, qu’elle soit </w:t>
      </w:r>
      <w:r w:rsidR="00725BF3" w:rsidRPr="00FC4EA6">
        <w:rPr>
          <w:rFonts w:ascii="Times New Roman" w:hAnsi="Times New Roman" w:cs="Times New Roman"/>
          <w:sz w:val="24"/>
          <w:szCs w:val="24"/>
          <w:lang w:val="fr-FR"/>
        </w:rPr>
        <w:t>légalisée</w:t>
      </w:r>
      <w:r w:rsidRPr="00FC4EA6">
        <w:rPr>
          <w:rFonts w:ascii="Times New Roman" w:hAnsi="Times New Roman" w:cs="Times New Roman"/>
          <w:sz w:val="24"/>
          <w:szCs w:val="24"/>
          <w:lang w:val="fr-FR"/>
        </w:rPr>
        <w:t xml:space="preserve"> ou non, partageant une vie commune et des rapports sexuels réguliers. </w:t>
      </w:r>
    </w:p>
    <w:p w14:paraId="0FE29572" w14:textId="3CA6FC85" w:rsidR="0045320A" w:rsidRPr="00FC4EA6" w:rsidRDefault="0024364B" w:rsidP="00C73D34">
      <w:pPr>
        <w:pStyle w:val="Titre2"/>
        <w:spacing w:before="0" w:after="0"/>
        <w:jc w:val="both"/>
        <w:rPr>
          <w:rFonts w:ascii="Times New Roman" w:eastAsia="Times New Roman" w:hAnsi="Times New Roman" w:cs="Times New Roman"/>
          <w:color w:val="000000"/>
          <w:kern w:val="0"/>
          <w:sz w:val="24"/>
          <w:szCs w:val="24"/>
          <w:lang w:val="fr-FR"/>
        </w:rPr>
      </w:pPr>
      <w:bookmarkStart w:id="118" w:name="_Toc239694629"/>
      <w:r w:rsidRPr="00FC4EA6">
        <w:rPr>
          <w:rFonts w:ascii="Times New Roman" w:eastAsia="Times New Roman" w:hAnsi="Times New Roman" w:cs="Times New Roman"/>
          <w:color w:val="000000"/>
          <w:kern w:val="0"/>
          <w:sz w:val="24"/>
          <w:szCs w:val="24"/>
          <w:lang w:val="fr-FR"/>
        </w:rPr>
        <w:t>I.10</w:t>
      </w:r>
      <w:r w:rsidR="003C4F4E" w:rsidRPr="00FC4EA6">
        <w:rPr>
          <w:rFonts w:ascii="Times New Roman" w:eastAsia="Times New Roman" w:hAnsi="Times New Roman" w:cs="Times New Roman"/>
          <w:color w:val="000000"/>
          <w:kern w:val="0"/>
          <w:sz w:val="24"/>
          <w:szCs w:val="24"/>
          <w:lang w:val="fr-FR"/>
        </w:rPr>
        <w:t xml:space="preserve">. </w:t>
      </w:r>
      <w:r w:rsidR="00156777" w:rsidRPr="00FC4EA6">
        <w:rPr>
          <w:rFonts w:ascii="Times New Roman" w:eastAsia="Times New Roman" w:hAnsi="Times New Roman" w:cs="Times New Roman"/>
          <w:color w:val="000000"/>
          <w:kern w:val="0"/>
          <w:sz w:val="24"/>
          <w:szCs w:val="24"/>
          <w:lang w:val="fr-FR"/>
        </w:rPr>
        <w:t>CADRE CONCEPTUEL</w:t>
      </w:r>
      <w:bookmarkEnd w:id="117"/>
      <w:bookmarkEnd w:id="118"/>
    </w:p>
    <w:p w14:paraId="62CE76DE" w14:textId="50DA9F0C" w:rsidR="00190FB7" w:rsidRPr="00FC4EA6" w:rsidRDefault="0024364B" w:rsidP="00C73D34">
      <w:pPr>
        <w:spacing w:after="0"/>
        <w:jc w:val="both"/>
        <w:outlineLvl w:val="1"/>
        <w:rPr>
          <w:rFonts w:ascii="Times New Roman" w:hAnsi="Times New Roman" w:cs="Times New Roman"/>
          <w:b/>
          <w:color w:val="222222"/>
          <w:sz w:val="24"/>
          <w:szCs w:val="24"/>
          <w:lang w:val="fr-FR"/>
        </w:rPr>
      </w:pPr>
      <w:bookmarkStart w:id="119" w:name="_Toc239694630"/>
      <w:r w:rsidRPr="00FC4EA6">
        <w:rPr>
          <w:rFonts w:ascii="Times New Roman" w:hAnsi="Times New Roman" w:cs="Times New Roman"/>
          <w:b/>
          <w:color w:val="222222"/>
          <w:sz w:val="24"/>
          <w:szCs w:val="24"/>
          <w:lang w:val="fr-FR"/>
        </w:rPr>
        <w:t>I.10</w:t>
      </w:r>
      <w:r w:rsidR="003C4F4E" w:rsidRPr="00FC4EA6">
        <w:rPr>
          <w:rFonts w:ascii="Times New Roman" w:hAnsi="Times New Roman" w:cs="Times New Roman"/>
          <w:b/>
          <w:color w:val="222222"/>
          <w:sz w:val="24"/>
          <w:szCs w:val="24"/>
          <w:lang w:val="fr-FR"/>
        </w:rPr>
        <w:t xml:space="preserve">.1. </w:t>
      </w:r>
      <w:r w:rsidR="004E3E25" w:rsidRPr="00FC4EA6">
        <w:rPr>
          <w:rFonts w:ascii="Times New Roman" w:hAnsi="Times New Roman" w:cs="Times New Roman"/>
          <w:b/>
          <w:color w:val="222222"/>
          <w:sz w:val="24"/>
          <w:szCs w:val="24"/>
          <w:lang w:val="fr-FR"/>
        </w:rPr>
        <w:t>C</w:t>
      </w:r>
      <w:r w:rsidR="00190FB7" w:rsidRPr="00FC4EA6">
        <w:rPr>
          <w:rFonts w:ascii="Times New Roman" w:hAnsi="Times New Roman" w:cs="Times New Roman"/>
          <w:b/>
          <w:color w:val="222222"/>
          <w:sz w:val="24"/>
          <w:szCs w:val="24"/>
          <w:lang w:val="fr-FR"/>
        </w:rPr>
        <w:t>hoix et justification du modèle</w:t>
      </w:r>
      <w:bookmarkEnd w:id="119"/>
    </w:p>
    <w:p w14:paraId="25B31F8E" w14:textId="77777777" w:rsidR="00190FB7" w:rsidRPr="00FC4EA6" w:rsidRDefault="00190FB7" w:rsidP="00C73D34">
      <w:pPr>
        <w:ind w:firstLine="567"/>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 xml:space="preserve">Le modèle conceptuel retenu pour cette étude est inspiré du Modèle Écologique de Bronfenbrenner (1979), adapté au contexte de la santé reproductive en Afrique subsaharienne, et enrichi par le Modèle des Déterminants Sociaux de la Santé de </w:t>
      </w:r>
      <w:proofErr w:type="spellStart"/>
      <w:r w:rsidRPr="00FC4EA6">
        <w:rPr>
          <w:rFonts w:ascii="Times New Roman" w:hAnsi="Times New Roman" w:cs="Times New Roman"/>
          <w:color w:val="222222"/>
          <w:sz w:val="24"/>
          <w:szCs w:val="24"/>
          <w:lang w:val="fr-FR"/>
        </w:rPr>
        <w:t>Dahlgren</w:t>
      </w:r>
      <w:proofErr w:type="spellEnd"/>
      <w:r w:rsidRPr="00FC4EA6">
        <w:rPr>
          <w:rFonts w:ascii="Times New Roman" w:hAnsi="Times New Roman" w:cs="Times New Roman"/>
          <w:color w:val="222222"/>
          <w:sz w:val="24"/>
          <w:szCs w:val="24"/>
          <w:lang w:val="fr-FR"/>
        </w:rPr>
        <w:t xml:space="preserve"> et Whitehead (1991). Ce choix se justifie par la nature multifactorielle et systémique de l'infertilité primaire, qui ne peut être appréhendée uniquement sous l'angle biomédical, mais nécessite une lecture intégrant les dimensions individuelles, familiales, communautaires et structurelles.</w:t>
      </w:r>
    </w:p>
    <w:p w14:paraId="667770EF" w14:textId="67ECE21D" w:rsidR="00190FB7" w:rsidRPr="00FC4EA6" w:rsidRDefault="00F94539" w:rsidP="00C73D34">
      <w:pPr>
        <w:spacing w:after="0"/>
        <w:ind w:firstLine="567"/>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Le mo</w:t>
      </w:r>
      <w:r w:rsidR="00190FB7" w:rsidRPr="00FC4EA6">
        <w:rPr>
          <w:rFonts w:ascii="Times New Roman" w:hAnsi="Times New Roman" w:cs="Times New Roman"/>
          <w:color w:val="222222"/>
          <w:sz w:val="24"/>
          <w:szCs w:val="24"/>
          <w:lang w:val="fr-FR"/>
        </w:rPr>
        <w:t>dèle postule que l'infertilité primaire chez le couple est le résultat d'une interaction dynamique entre plusieurs niveaux de facteurs, allant des caractéristiques biologiques individuelles jusqu'aux déterminants socioculturels et environnementaux les plus larges. Il s'articule autour de cinq niveaux de déterminants organisés de manière concentrique, convergeant tous vers la variable dépendante centrale : l'infertilité primaire chez le couple.</w:t>
      </w:r>
    </w:p>
    <w:p w14:paraId="581D6B61" w14:textId="670BDA60" w:rsidR="003F4F3D" w:rsidRPr="00FC4EA6" w:rsidRDefault="0024364B" w:rsidP="00C73D34">
      <w:pPr>
        <w:spacing w:before="80" w:after="80"/>
        <w:jc w:val="both"/>
        <w:outlineLvl w:val="1"/>
        <w:rPr>
          <w:rFonts w:ascii="Times New Roman" w:hAnsi="Times New Roman" w:cs="Times New Roman"/>
          <w:b/>
          <w:color w:val="222222"/>
          <w:sz w:val="24"/>
          <w:szCs w:val="24"/>
          <w:lang w:val="fr-FR"/>
        </w:rPr>
      </w:pPr>
      <w:bookmarkStart w:id="120" w:name="_Toc239694631"/>
      <w:r w:rsidRPr="00FC4EA6">
        <w:rPr>
          <w:rFonts w:ascii="Times New Roman" w:hAnsi="Times New Roman" w:cs="Times New Roman"/>
          <w:b/>
          <w:color w:val="222222"/>
          <w:sz w:val="24"/>
          <w:szCs w:val="24"/>
          <w:lang w:val="fr-FR"/>
        </w:rPr>
        <w:t>I.10</w:t>
      </w:r>
      <w:r w:rsidR="003C4F4E" w:rsidRPr="00FC4EA6">
        <w:rPr>
          <w:rFonts w:ascii="Times New Roman" w:hAnsi="Times New Roman" w:cs="Times New Roman"/>
          <w:b/>
          <w:color w:val="222222"/>
          <w:sz w:val="24"/>
          <w:szCs w:val="24"/>
          <w:lang w:val="fr-FR"/>
        </w:rPr>
        <w:t xml:space="preserve">.2. </w:t>
      </w:r>
      <w:r w:rsidR="004E3E25" w:rsidRPr="00FC4EA6">
        <w:rPr>
          <w:rFonts w:ascii="Times New Roman" w:hAnsi="Times New Roman" w:cs="Times New Roman"/>
          <w:b/>
          <w:color w:val="222222"/>
          <w:sz w:val="24"/>
          <w:szCs w:val="24"/>
          <w:lang w:val="fr-FR"/>
        </w:rPr>
        <w:t xml:space="preserve"> D</w:t>
      </w:r>
      <w:r w:rsidR="00190FB7" w:rsidRPr="00FC4EA6">
        <w:rPr>
          <w:rFonts w:ascii="Times New Roman" w:hAnsi="Times New Roman" w:cs="Times New Roman"/>
          <w:b/>
          <w:color w:val="222222"/>
          <w:sz w:val="24"/>
          <w:szCs w:val="24"/>
          <w:lang w:val="fr-FR"/>
        </w:rPr>
        <w:t>escription des 5 niveaux de déterminants</w:t>
      </w:r>
      <w:bookmarkEnd w:id="120"/>
    </w:p>
    <w:p w14:paraId="6A63D0F0" w14:textId="3EDDADE0" w:rsidR="00190FB7" w:rsidRPr="00FC4EA6" w:rsidRDefault="00190FB7" w:rsidP="00C73D34">
      <w:pPr>
        <w:spacing w:before="80" w:after="80"/>
        <w:jc w:val="both"/>
        <w:rPr>
          <w:rFonts w:ascii="Times New Roman" w:hAnsi="Times New Roman" w:cs="Times New Roman"/>
          <w:b/>
          <w:color w:val="222222"/>
          <w:sz w:val="24"/>
          <w:szCs w:val="24"/>
          <w:lang w:val="fr-FR"/>
        </w:rPr>
      </w:pPr>
      <w:r w:rsidRPr="00FC4EA6">
        <w:rPr>
          <w:rFonts w:ascii="Times New Roman" w:hAnsi="Times New Roman" w:cs="Times New Roman"/>
          <w:b/>
          <w:color w:val="222222"/>
          <w:sz w:val="24"/>
          <w:szCs w:val="24"/>
          <w:lang w:val="fr-FR"/>
        </w:rPr>
        <w:t xml:space="preserve"> </w:t>
      </w:r>
      <w:r w:rsidR="003C4F4E" w:rsidRPr="00FC4EA6">
        <w:rPr>
          <w:rFonts w:ascii="Times New Roman" w:hAnsi="Times New Roman" w:cs="Times New Roman"/>
          <w:b/>
          <w:color w:val="222222"/>
          <w:sz w:val="24"/>
          <w:szCs w:val="24"/>
          <w:lang w:val="fr-FR"/>
        </w:rPr>
        <w:t>Niveau</w:t>
      </w:r>
      <w:r w:rsidR="004E3E25" w:rsidRPr="00FC4EA6">
        <w:rPr>
          <w:rFonts w:ascii="Times New Roman" w:hAnsi="Times New Roman" w:cs="Times New Roman"/>
          <w:b/>
          <w:color w:val="222222"/>
          <w:sz w:val="24"/>
          <w:szCs w:val="24"/>
          <w:lang w:val="fr-FR"/>
        </w:rPr>
        <w:t xml:space="preserve"> 1 : F</w:t>
      </w:r>
      <w:r w:rsidRPr="00FC4EA6">
        <w:rPr>
          <w:rFonts w:ascii="Times New Roman" w:hAnsi="Times New Roman" w:cs="Times New Roman"/>
          <w:b/>
          <w:color w:val="222222"/>
          <w:sz w:val="24"/>
          <w:szCs w:val="24"/>
          <w:lang w:val="fr-FR"/>
        </w:rPr>
        <w:t>acteurs individuels biomédicaux</w:t>
      </w:r>
    </w:p>
    <w:p w14:paraId="05F3BAD5" w14:textId="3D751E3C" w:rsidR="00652E6B" w:rsidRPr="00FC4EA6" w:rsidRDefault="00190FB7" w:rsidP="00C73D34">
      <w:pPr>
        <w:spacing w:after="0"/>
        <w:jc w:val="both"/>
        <w:rPr>
          <w:rFonts w:ascii="Times New Roman" w:hAnsi="Times New Roman" w:cs="Times New Roman"/>
          <w:color w:val="222222"/>
          <w:sz w:val="24"/>
          <w:szCs w:val="24"/>
          <w:lang w:val="fr-FR"/>
        </w:rPr>
      </w:pPr>
      <w:r w:rsidRPr="00FC4EA6">
        <w:rPr>
          <w:rFonts w:ascii="Times New Roman" w:hAnsi="Times New Roman" w:cs="Times New Roman"/>
          <w:color w:val="222222"/>
          <w:sz w:val="24"/>
          <w:szCs w:val="24"/>
          <w:lang w:val="fr-FR"/>
        </w:rPr>
        <w:t xml:space="preserve">Ce niveau regroupe les déterminants directement liés à l'état de santé physique des deux partenaires. Il constitue le niveau le plus proche de </w:t>
      </w:r>
      <w:r w:rsidR="00395913" w:rsidRPr="00FC4EA6">
        <w:rPr>
          <w:rFonts w:ascii="Times New Roman" w:hAnsi="Times New Roman" w:cs="Times New Roman"/>
          <w:color w:val="222222"/>
          <w:sz w:val="24"/>
          <w:szCs w:val="24"/>
          <w:lang w:val="fr-FR"/>
        </w:rPr>
        <w:t>la variable dépendante.</w:t>
      </w:r>
    </w:p>
    <w:p w14:paraId="0F265F18" w14:textId="77777777" w:rsidR="00652E6B" w:rsidRPr="00FC4EA6" w:rsidRDefault="00652E6B" w:rsidP="00C73D34">
      <w:pPr>
        <w:pStyle w:val="Paragraphedeliste"/>
        <w:numPr>
          <w:ilvl w:val="0"/>
          <w:numId w:val="18"/>
        </w:numPr>
        <w:spacing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Troubles ovulatoires (SMOP), aménorrhée)</w:t>
      </w:r>
    </w:p>
    <w:p w14:paraId="4E1AE213" w14:textId="77777777" w:rsidR="00652E6B" w:rsidRPr="00FC4EA6" w:rsidRDefault="00652E6B" w:rsidP="00C73D34">
      <w:pPr>
        <w:pStyle w:val="Paragraphedeliste"/>
        <w:numPr>
          <w:ilvl w:val="0"/>
          <w:numId w:val="18"/>
        </w:numPr>
        <w:spacing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Pathologies tubaires (obstruction, hydrosalpinx)</w:t>
      </w:r>
    </w:p>
    <w:p w14:paraId="785FE23E" w14:textId="77777777" w:rsidR="00652E6B" w:rsidRPr="00FC4EA6" w:rsidRDefault="00652E6B" w:rsidP="00C73D34">
      <w:pPr>
        <w:pStyle w:val="Paragraphedeliste"/>
        <w:numPr>
          <w:ilvl w:val="0"/>
          <w:numId w:val="18"/>
        </w:numPr>
        <w:spacing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Endométriose</w:t>
      </w:r>
    </w:p>
    <w:p w14:paraId="11776195" w14:textId="77777777" w:rsidR="00652E6B" w:rsidRPr="00FC4EA6" w:rsidRDefault="00652E6B" w:rsidP="00C73D34">
      <w:pPr>
        <w:pStyle w:val="Paragraphedeliste"/>
        <w:numPr>
          <w:ilvl w:val="0"/>
          <w:numId w:val="18"/>
        </w:numPr>
        <w:spacing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Malformations utérines congénitales ou acquises</w:t>
      </w:r>
    </w:p>
    <w:p w14:paraId="7D528D7B" w14:textId="77777777" w:rsidR="00395913" w:rsidRPr="00FC4EA6" w:rsidRDefault="00652E6B" w:rsidP="00C73D34">
      <w:pPr>
        <w:pStyle w:val="Paragraphedeliste"/>
        <w:numPr>
          <w:ilvl w:val="0"/>
          <w:numId w:val="18"/>
        </w:numPr>
        <w:spacing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Infections gynécologiques (chlamydiose, gonorrhée)</w:t>
      </w:r>
    </w:p>
    <w:p w14:paraId="58A7C591" w14:textId="40F48E15" w:rsidR="00652E6B" w:rsidRPr="00FC4EA6" w:rsidRDefault="00652E6B" w:rsidP="00C73D34">
      <w:pPr>
        <w:pStyle w:val="Paragraphedeliste"/>
        <w:numPr>
          <w:ilvl w:val="0"/>
          <w:numId w:val="18"/>
        </w:numPr>
        <w:spacing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lastRenderedPageBreak/>
        <w:t>Troubles hormonaux (hyperprola</w:t>
      </w:r>
      <w:r w:rsidR="00395913" w:rsidRPr="00FC4EA6">
        <w:rPr>
          <w:rFonts w:ascii="Times New Roman" w:hAnsi="Times New Roman" w:cs="Times New Roman"/>
          <w:color w:val="222222"/>
          <w:sz w:val="24"/>
          <w:szCs w:val="24"/>
          <w:lang w:val="fr-FR"/>
        </w:rPr>
        <w:t>ctinémie, insuffisance lutéale)</w:t>
      </w:r>
      <w:r w:rsidR="00395913" w:rsidRPr="00FC4EA6">
        <w:rPr>
          <w:rFonts w:ascii="Times New Roman" w:hAnsi="Times New Roman" w:cs="Times New Roman"/>
          <w:b/>
          <w:bCs/>
          <w:color w:val="FFFFFF"/>
          <w:sz w:val="24"/>
          <w:szCs w:val="24"/>
          <w:lang w:val="fr-FR"/>
        </w:rPr>
        <w:t xml:space="preserve"> </w:t>
      </w:r>
    </w:p>
    <w:p w14:paraId="4C41B072" w14:textId="77777777" w:rsidR="00652E6B" w:rsidRPr="00FC4EA6" w:rsidRDefault="00652E6B" w:rsidP="00C73D34">
      <w:pPr>
        <w:pStyle w:val="Paragraphedeliste"/>
        <w:numPr>
          <w:ilvl w:val="0"/>
          <w:numId w:val="19"/>
        </w:numPr>
        <w:spacing w:after="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Anomalies du spermogramme (oligospermie, azoospermie)</w:t>
      </w:r>
    </w:p>
    <w:p w14:paraId="0F1ADC09" w14:textId="77777777" w:rsidR="00652E6B" w:rsidRPr="00FC4EA6" w:rsidRDefault="00652E6B" w:rsidP="00C73D34">
      <w:pPr>
        <w:pStyle w:val="Paragraphedeliste"/>
        <w:numPr>
          <w:ilvl w:val="0"/>
          <w:numId w:val="18"/>
        </w:numPr>
        <w:spacing w:after="0"/>
        <w:contextualSpacing w:val="0"/>
        <w:jc w:val="both"/>
        <w:rPr>
          <w:rFonts w:ascii="Times New Roman" w:hAnsi="Times New Roman" w:cs="Times New Roman"/>
          <w:sz w:val="24"/>
          <w:szCs w:val="24"/>
          <w:lang w:val="fr-FR"/>
        </w:rPr>
      </w:pPr>
      <w:proofErr w:type="spellStart"/>
      <w:r w:rsidRPr="00FC4EA6">
        <w:rPr>
          <w:rFonts w:ascii="Times New Roman" w:hAnsi="Times New Roman" w:cs="Times New Roman"/>
          <w:color w:val="222222"/>
          <w:sz w:val="24"/>
          <w:szCs w:val="24"/>
          <w:lang w:val="fr-FR"/>
        </w:rPr>
        <w:t>Asthénospermie</w:t>
      </w:r>
      <w:proofErr w:type="spellEnd"/>
      <w:r w:rsidRPr="00FC4EA6">
        <w:rPr>
          <w:rFonts w:ascii="Times New Roman" w:hAnsi="Times New Roman" w:cs="Times New Roman"/>
          <w:color w:val="222222"/>
          <w:sz w:val="24"/>
          <w:szCs w:val="24"/>
          <w:lang w:val="fr-FR"/>
        </w:rPr>
        <w:t xml:space="preserve"> / </w:t>
      </w:r>
      <w:proofErr w:type="spellStart"/>
      <w:r w:rsidRPr="00FC4EA6">
        <w:rPr>
          <w:rFonts w:ascii="Times New Roman" w:hAnsi="Times New Roman" w:cs="Times New Roman"/>
          <w:color w:val="222222"/>
          <w:sz w:val="24"/>
          <w:szCs w:val="24"/>
          <w:lang w:val="fr-FR"/>
        </w:rPr>
        <w:t>Tératospermie</w:t>
      </w:r>
      <w:proofErr w:type="spellEnd"/>
    </w:p>
    <w:p w14:paraId="1477F7D9" w14:textId="77777777" w:rsidR="00652E6B" w:rsidRPr="00FC4EA6" w:rsidRDefault="00652E6B" w:rsidP="00C73D34">
      <w:pPr>
        <w:pStyle w:val="Paragraphedeliste"/>
        <w:numPr>
          <w:ilvl w:val="0"/>
          <w:numId w:val="18"/>
        </w:numPr>
        <w:spacing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Varicocèle</w:t>
      </w:r>
    </w:p>
    <w:p w14:paraId="596C0A9C" w14:textId="77777777" w:rsidR="00652E6B" w:rsidRPr="00FC4EA6" w:rsidRDefault="00652E6B" w:rsidP="00C73D34">
      <w:pPr>
        <w:pStyle w:val="Paragraphedeliste"/>
        <w:numPr>
          <w:ilvl w:val="0"/>
          <w:numId w:val="18"/>
        </w:numPr>
        <w:spacing w:after="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Infections génitales masculines</w:t>
      </w:r>
    </w:p>
    <w:p w14:paraId="20DFE727" w14:textId="77777777" w:rsidR="00652E6B" w:rsidRPr="00FC4EA6" w:rsidRDefault="00652E6B" w:rsidP="00C73D34">
      <w:pPr>
        <w:pStyle w:val="Paragraphedeliste"/>
        <w:numPr>
          <w:ilvl w:val="0"/>
          <w:numId w:val="18"/>
        </w:numPr>
        <w:spacing w:after="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Troubles hormonaux andrologiques</w:t>
      </w:r>
    </w:p>
    <w:p w14:paraId="10D41013" w14:textId="5E5B1977" w:rsidR="00395913" w:rsidRPr="00FC4EA6" w:rsidRDefault="00652E6B" w:rsidP="00C73D34">
      <w:pPr>
        <w:pStyle w:val="Paragraphedeliste"/>
        <w:numPr>
          <w:ilvl w:val="0"/>
          <w:numId w:val="18"/>
        </w:numPr>
        <w:spacing w:after="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Antécédents d'orchite ou d'épididymite</w:t>
      </w:r>
    </w:p>
    <w:p w14:paraId="070E7A7C" w14:textId="3AC9233C" w:rsidR="00190FB7" w:rsidRPr="00FC4EA6" w:rsidRDefault="004E3E25" w:rsidP="00C73D34">
      <w:pPr>
        <w:spacing w:after="0"/>
        <w:jc w:val="both"/>
        <w:rPr>
          <w:rFonts w:ascii="Times New Roman" w:hAnsi="Times New Roman" w:cs="Times New Roman"/>
          <w:b/>
          <w:color w:val="000000" w:themeColor="text1"/>
          <w:sz w:val="24"/>
          <w:szCs w:val="24"/>
          <w:lang w:val="fr-FR"/>
        </w:rPr>
      </w:pPr>
      <w:r w:rsidRPr="00FC4EA6">
        <w:rPr>
          <w:rFonts w:ascii="Times New Roman" w:hAnsi="Times New Roman" w:cs="Times New Roman"/>
          <w:color w:val="000000" w:themeColor="text1"/>
          <w:lang w:val="fr-FR"/>
        </w:rPr>
        <w:t xml:space="preserve"> </w:t>
      </w:r>
      <w:r w:rsidRPr="00FC4EA6">
        <w:rPr>
          <w:rFonts w:ascii="Times New Roman" w:hAnsi="Times New Roman" w:cs="Times New Roman"/>
          <w:b/>
          <w:color w:val="000000" w:themeColor="text1"/>
          <w:sz w:val="24"/>
          <w:szCs w:val="24"/>
          <w:lang w:val="fr-FR"/>
        </w:rPr>
        <w:t>Niveau 2 : F</w:t>
      </w:r>
      <w:r w:rsidR="00190FB7" w:rsidRPr="00FC4EA6">
        <w:rPr>
          <w:rFonts w:ascii="Times New Roman" w:hAnsi="Times New Roman" w:cs="Times New Roman"/>
          <w:b/>
          <w:color w:val="000000" w:themeColor="text1"/>
          <w:sz w:val="24"/>
          <w:szCs w:val="24"/>
          <w:lang w:val="fr-FR"/>
        </w:rPr>
        <w:t>acteurs comportementaux et mode de vie</w:t>
      </w:r>
    </w:p>
    <w:p w14:paraId="322EED23" w14:textId="7CD45C7F" w:rsidR="002B4522" w:rsidRPr="00FC4EA6" w:rsidRDefault="00190FB7" w:rsidP="00C73D34">
      <w:pPr>
        <w:spacing w:after="0"/>
        <w:jc w:val="both"/>
        <w:rPr>
          <w:rFonts w:ascii="Times New Roman" w:hAnsi="Times New Roman" w:cs="Times New Roman"/>
          <w:color w:val="222222"/>
          <w:sz w:val="24"/>
          <w:szCs w:val="24"/>
          <w:lang w:val="fr-FR"/>
        </w:rPr>
      </w:pPr>
      <w:r w:rsidRPr="00FC4EA6">
        <w:rPr>
          <w:rFonts w:ascii="Times New Roman" w:hAnsi="Times New Roman" w:cs="Times New Roman"/>
          <w:color w:val="222222"/>
          <w:sz w:val="24"/>
          <w:szCs w:val="24"/>
          <w:lang w:val="fr-FR"/>
        </w:rPr>
        <w:t>Ce niveau englobe les habitudes de vie et les pratiques individuelles pouvant favoriser ou aggraver l'infertilité.</w:t>
      </w:r>
    </w:p>
    <w:p w14:paraId="4E826839" w14:textId="77777777" w:rsidR="002B4522" w:rsidRPr="00FC4EA6" w:rsidRDefault="002B4522" w:rsidP="00C73D34">
      <w:pPr>
        <w:pStyle w:val="Paragraphedeliste"/>
        <w:numPr>
          <w:ilvl w:val="0"/>
          <w:numId w:val="18"/>
        </w:numPr>
        <w:spacing w:before="40"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Tabagisme, consommation d'alcool et usage de drogues</w:t>
      </w:r>
    </w:p>
    <w:p w14:paraId="7BE52773" w14:textId="77777777" w:rsidR="002B4522" w:rsidRPr="00FC4EA6" w:rsidRDefault="002B4522" w:rsidP="00C73D34">
      <w:pPr>
        <w:pStyle w:val="Paragraphedeliste"/>
        <w:numPr>
          <w:ilvl w:val="0"/>
          <w:numId w:val="18"/>
        </w:numPr>
        <w:spacing w:before="40"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Obésité ou insuffisance pondérale sévère</w:t>
      </w:r>
    </w:p>
    <w:p w14:paraId="21275154" w14:textId="77777777" w:rsidR="002B4522" w:rsidRPr="00FC4EA6" w:rsidRDefault="002B4522" w:rsidP="00C73D34">
      <w:pPr>
        <w:pStyle w:val="Paragraphedeliste"/>
        <w:numPr>
          <w:ilvl w:val="0"/>
          <w:numId w:val="18"/>
        </w:numPr>
        <w:spacing w:before="40"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Pratiques sexuelles à risque (multi partenariat, rapports non protégés)</w:t>
      </w:r>
    </w:p>
    <w:p w14:paraId="7C67C261" w14:textId="77777777" w:rsidR="002B4522" w:rsidRPr="00FC4EA6" w:rsidRDefault="002B4522" w:rsidP="00C73D34">
      <w:pPr>
        <w:pStyle w:val="Paragraphedeliste"/>
        <w:numPr>
          <w:ilvl w:val="0"/>
          <w:numId w:val="18"/>
        </w:numPr>
        <w:spacing w:before="40"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Recours tardif aux soins médicaux spécialisés</w:t>
      </w:r>
    </w:p>
    <w:p w14:paraId="3398EC4A" w14:textId="77777777" w:rsidR="002B4522" w:rsidRPr="00FC4EA6" w:rsidRDefault="002B4522" w:rsidP="00C73D34">
      <w:pPr>
        <w:pStyle w:val="Paragraphedeliste"/>
        <w:numPr>
          <w:ilvl w:val="0"/>
          <w:numId w:val="18"/>
        </w:numPr>
        <w:spacing w:before="40"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Antécédents d'avortements provoqués clandestins</w:t>
      </w:r>
    </w:p>
    <w:p w14:paraId="6AFB37AE" w14:textId="00609743" w:rsidR="00395913" w:rsidRPr="00FC4EA6" w:rsidRDefault="002B4522" w:rsidP="00C73D34">
      <w:pPr>
        <w:pStyle w:val="Paragraphedeliste"/>
        <w:numPr>
          <w:ilvl w:val="0"/>
          <w:numId w:val="18"/>
        </w:numPr>
        <w:spacing w:after="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Utilisation prolongée ou inappropriée de contraceptifs hormonaux</w:t>
      </w:r>
      <w:r w:rsidRPr="00FC4EA6">
        <w:rPr>
          <w:rFonts w:ascii="Times New Roman" w:hAnsi="Times New Roman" w:cs="Times New Roman"/>
          <w:sz w:val="24"/>
          <w:szCs w:val="24"/>
          <w:lang w:val="fr-FR"/>
        </w:rPr>
        <w:tab/>
      </w:r>
    </w:p>
    <w:p w14:paraId="46DF551F" w14:textId="2EC619AC" w:rsidR="00190FB7" w:rsidRPr="00FC4EA6" w:rsidRDefault="004E3E25" w:rsidP="00C73D34">
      <w:pPr>
        <w:tabs>
          <w:tab w:val="left" w:pos="1206"/>
        </w:tabs>
        <w:spacing w:after="0"/>
        <w:jc w:val="both"/>
        <w:rPr>
          <w:rFonts w:ascii="Times New Roman" w:hAnsi="Times New Roman" w:cs="Times New Roman"/>
          <w:b/>
          <w:color w:val="000000" w:themeColor="text1"/>
          <w:sz w:val="24"/>
          <w:szCs w:val="24"/>
          <w:lang w:val="fr-FR"/>
        </w:rPr>
      </w:pPr>
      <w:r w:rsidRPr="00FC4EA6">
        <w:rPr>
          <w:rFonts w:ascii="Times New Roman" w:hAnsi="Times New Roman" w:cs="Times New Roman"/>
          <w:b/>
          <w:color w:val="000000" w:themeColor="text1"/>
          <w:sz w:val="24"/>
          <w:szCs w:val="24"/>
          <w:lang w:val="fr-FR"/>
        </w:rPr>
        <w:t>Niveau 3 : F</w:t>
      </w:r>
      <w:r w:rsidR="00190FB7" w:rsidRPr="00FC4EA6">
        <w:rPr>
          <w:rFonts w:ascii="Times New Roman" w:hAnsi="Times New Roman" w:cs="Times New Roman"/>
          <w:b/>
          <w:color w:val="000000" w:themeColor="text1"/>
          <w:sz w:val="24"/>
          <w:szCs w:val="24"/>
          <w:lang w:val="fr-FR"/>
        </w:rPr>
        <w:t>acteurs sociodémographiques</w:t>
      </w:r>
    </w:p>
    <w:p w14:paraId="685C45A7" w14:textId="76C04683" w:rsidR="00DF0C9D" w:rsidRPr="00FC4EA6" w:rsidRDefault="00190FB7" w:rsidP="00C73D34">
      <w:pPr>
        <w:spacing w:after="0"/>
        <w:jc w:val="both"/>
        <w:rPr>
          <w:rFonts w:ascii="Times New Roman" w:hAnsi="Times New Roman" w:cs="Times New Roman"/>
          <w:color w:val="222222"/>
          <w:sz w:val="24"/>
          <w:szCs w:val="24"/>
          <w:lang w:val="fr-FR"/>
        </w:rPr>
      </w:pPr>
      <w:r w:rsidRPr="00FC4EA6">
        <w:rPr>
          <w:rFonts w:ascii="Times New Roman" w:hAnsi="Times New Roman" w:cs="Times New Roman"/>
          <w:color w:val="222222"/>
          <w:sz w:val="24"/>
          <w:szCs w:val="24"/>
          <w:lang w:val="fr-FR"/>
        </w:rPr>
        <w:t>Ce niveau caractérise le profil des couples et influence leur vulnérabilité</w:t>
      </w:r>
      <w:r w:rsidR="00395913" w:rsidRPr="00FC4EA6">
        <w:rPr>
          <w:rFonts w:ascii="Times New Roman" w:hAnsi="Times New Roman" w:cs="Times New Roman"/>
          <w:color w:val="222222"/>
          <w:sz w:val="24"/>
          <w:szCs w:val="24"/>
          <w:lang w:val="fr-FR"/>
        </w:rPr>
        <w:t xml:space="preserve"> face à l'infertilité primaire.</w:t>
      </w:r>
    </w:p>
    <w:p w14:paraId="3C8A7C23" w14:textId="77777777" w:rsidR="00DF0C9D" w:rsidRPr="00FC4EA6" w:rsidRDefault="00DF0C9D" w:rsidP="00C73D34">
      <w:pPr>
        <w:pStyle w:val="Paragraphedeliste"/>
        <w:numPr>
          <w:ilvl w:val="0"/>
          <w:numId w:val="18"/>
        </w:numPr>
        <w:spacing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Âge des deux partenaires (avance en âge et déclin de la fertilité)</w:t>
      </w:r>
    </w:p>
    <w:p w14:paraId="27C93231" w14:textId="77777777" w:rsidR="00DF0C9D" w:rsidRPr="00FC4EA6" w:rsidRDefault="00DF0C9D" w:rsidP="00C73D34">
      <w:pPr>
        <w:pStyle w:val="Paragraphedeliste"/>
        <w:numPr>
          <w:ilvl w:val="0"/>
          <w:numId w:val="18"/>
        </w:numPr>
        <w:spacing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Niveau d'instruction de chaque partenaire</w:t>
      </w:r>
    </w:p>
    <w:p w14:paraId="6C9755B8" w14:textId="77777777" w:rsidR="00DF0C9D" w:rsidRPr="00FC4EA6" w:rsidRDefault="00DF0C9D" w:rsidP="00C73D34">
      <w:pPr>
        <w:pStyle w:val="Paragraphedeliste"/>
        <w:numPr>
          <w:ilvl w:val="0"/>
          <w:numId w:val="18"/>
        </w:numPr>
        <w:spacing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Statut matrimonial et type d'union (monogame, polygame)</w:t>
      </w:r>
    </w:p>
    <w:p w14:paraId="37F78541" w14:textId="0740F2BB" w:rsidR="00190FB7" w:rsidRPr="00FC4EA6" w:rsidRDefault="00190FB7" w:rsidP="00C73D34">
      <w:pPr>
        <w:pStyle w:val="Titre2"/>
        <w:spacing w:before="0" w:after="0"/>
        <w:jc w:val="both"/>
        <w:rPr>
          <w:rFonts w:ascii="Times New Roman" w:hAnsi="Times New Roman" w:cs="Times New Roman"/>
          <w:color w:val="000000" w:themeColor="text1"/>
          <w:lang w:val="fr-FR"/>
        </w:rPr>
      </w:pPr>
      <w:r w:rsidRPr="00FC4EA6">
        <w:rPr>
          <w:rFonts w:ascii="Times New Roman" w:hAnsi="Times New Roman" w:cs="Times New Roman"/>
          <w:color w:val="2E7D32"/>
          <w:lang w:val="fr-FR"/>
        </w:rPr>
        <w:t xml:space="preserve"> </w:t>
      </w:r>
      <w:bookmarkStart w:id="121" w:name="_Toc232763676"/>
      <w:bookmarkStart w:id="122" w:name="_Toc239694632"/>
      <w:r w:rsidRPr="00FC4EA6">
        <w:rPr>
          <w:rFonts w:ascii="Times New Roman" w:hAnsi="Times New Roman" w:cs="Times New Roman"/>
          <w:color w:val="000000" w:themeColor="text1"/>
          <w:lang w:val="fr-FR"/>
        </w:rPr>
        <w:t>Ni</w:t>
      </w:r>
      <w:r w:rsidR="004E3E25" w:rsidRPr="00FC4EA6">
        <w:rPr>
          <w:rFonts w:ascii="Times New Roman" w:hAnsi="Times New Roman" w:cs="Times New Roman"/>
          <w:color w:val="000000" w:themeColor="text1"/>
          <w:lang w:val="fr-FR"/>
        </w:rPr>
        <w:t xml:space="preserve">veau 4 : </w:t>
      </w:r>
      <w:r w:rsidR="000E40F1" w:rsidRPr="00FC4EA6">
        <w:rPr>
          <w:rFonts w:ascii="Times New Roman" w:hAnsi="Times New Roman" w:cs="Times New Roman"/>
          <w:color w:val="000000" w:themeColor="text1"/>
          <w:lang w:val="fr-FR"/>
        </w:rPr>
        <w:t>Facteurs socioculturels</w:t>
      </w:r>
      <w:r w:rsidRPr="00FC4EA6">
        <w:rPr>
          <w:rFonts w:ascii="Times New Roman" w:hAnsi="Times New Roman" w:cs="Times New Roman"/>
          <w:color w:val="000000" w:themeColor="text1"/>
          <w:lang w:val="fr-FR"/>
        </w:rPr>
        <w:t xml:space="preserve"> et familiaux</w:t>
      </w:r>
      <w:bookmarkEnd w:id="121"/>
      <w:bookmarkEnd w:id="122"/>
    </w:p>
    <w:p w14:paraId="10C65699" w14:textId="77777777" w:rsidR="005D09C2" w:rsidRPr="00FC4EA6" w:rsidRDefault="00190FB7" w:rsidP="00C73D34">
      <w:pPr>
        <w:spacing w:after="0"/>
        <w:jc w:val="both"/>
        <w:rPr>
          <w:rFonts w:ascii="Times New Roman" w:hAnsi="Times New Roman" w:cs="Times New Roman"/>
          <w:color w:val="222222"/>
          <w:sz w:val="24"/>
          <w:szCs w:val="24"/>
          <w:lang w:val="fr-FR"/>
        </w:rPr>
      </w:pPr>
      <w:r w:rsidRPr="00FC4EA6">
        <w:rPr>
          <w:rFonts w:ascii="Times New Roman" w:hAnsi="Times New Roman" w:cs="Times New Roman"/>
          <w:color w:val="222222"/>
          <w:sz w:val="24"/>
          <w:szCs w:val="24"/>
          <w:lang w:val="fr-FR"/>
        </w:rPr>
        <w:t>Ce niveau représente le contexte proximal communautaire et familial, déterminant fortement les comportements de recours aux soins et les représentations de la fertilité dans la région de l'</w:t>
      </w:r>
      <w:r w:rsidR="005D09C2" w:rsidRPr="00FC4EA6">
        <w:rPr>
          <w:rFonts w:ascii="Times New Roman" w:hAnsi="Times New Roman" w:cs="Times New Roman"/>
          <w:color w:val="222222"/>
          <w:sz w:val="24"/>
          <w:szCs w:val="24"/>
          <w:lang w:val="fr-FR"/>
        </w:rPr>
        <w:t xml:space="preserve">Adamaoua. </w:t>
      </w:r>
    </w:p>
    <w:p w14:paraId="2208CF7C" w14:textId="49C824CB" w:rsidR="00DF0C9D" w:rsidRPr="00FC4EA6" w:rsidRDefault="005D09C2" w:rsidP="00C73D34">
      <w:pPr>
        <w:pStyle w:val="Paragraphedeliste"/>
        <w:numPr>
          <w:ilvl w:val="0"/>
          <w:numId w:val="22"/>
        </w:numPr>
        <w:spacing w:after="0"/>
        <w:jc w:val="both"/>
        <w:rPr>
          <w:rFonts w:ascii="Times New Roman" w:hAnsi="Times New Roman" w:cs="Times New Roman"/>
          <w:color w:val="222222"/>
          <w:sz w:val="24"/>
          <w:szCs w:val="24"/>
          <w:lang w:val="fr-FR"/>
        </w:rPr>
      </w:pPr>
      <w:r w:rsidRPr="00FC4EA6">
        <w:rPr>
          <w:rFonts w:ascii="Times New Roman" w:hAnsi="Times New Roman" w:cs="Times New Roman"/>
          <w:color w:val="222222"/>
          <w:sz w:val="24"/>
          <w:szCs w:val="24"/>
          <w:lang w:val="fr-FR"/>
        </w:rPr>
        <w:t>Croyances</w:t>
      </w:r>
      <w:r w:rsidR="00DF0C9D" w:rsidRPr="00FC4EA6">
        <w:rPr>
          <w:rFonts w:ascii="Times New Roman" w:hAnsi="Times New Roman" w:cs="Times New Roman"/>
          <w:color w:val="222222"/>
          <w:sz w:val="24"/>
          <w:szCs w:val="24"/>
          <w:lang w:val="fr-FR"/>
        </w:rPr>
        <w:t xml:space="preserve"> et représentations culturelles sur la fertilité</w:t>
      </w:r>
    </w:p>
    <w:p w14:paraId="47BD86CF" w14:textId="77777777" w:rsidR="00DF0C9D" w:rsidRPr="00FC4EA6" w:rsidRDefault="00DF0C9D" w:rsidP="00C73D34">
      <w:pPr>
        <w:pStyle w:val="Paragraphedeliste"/>
        <w:numPr>
          <w:ilvl w:val="0"/>
          <w:numId w:val="18"/>
        </w:numPr>
        <w:spacing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Influence de la religion et des leaders religieux sur le recours aux soins</w:t>
      </w:r>
    </w:p>
    <w:p w14:paraId="4CE97D27" w14:textId="77777777" w:rsidR="00DF0C9D" w:rsidRPr="00FC4EA6" w:rsidRDefault="00DF0C9D" w:rsidP="00C73D34">
      <w:pPr>
        <w:pStyle w:val="Paragraphedeliste"/>
        <w:numPr>
          <w:ilvl w:val="0"/>
          <w:numId w:val="18"/>
        </w:numPr>
        <w:spacing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Recours préférentiel à la médecine traditionnelle</w:t>
      </w:r>
    </w:p>
    <w:p w14:paraId="347325B9" w14:textId="77777777" w:rsidR="00DF0C9D" w:rsidRPr="00FC4EA6" w:rsidRDefault="00DF0C9D" w:rsidP="00C73D34">
      <w:pPr>
        <w:pStyle w:val="Paragraphedeliste"/>
        <w:numPr>
          <w:ilvl w:val="0"/>
          <w:numId w:val="18"/>
        </w:numPr>
        <w:spacing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lastRenderedPageBreak/>
        <w:t>Pression familiale et sociale à la procréation</w:t>
      </w:r>
    </w:p>
    <w:p w14:paraId="407AFAE8" w14:textId="77777777" w:rsidR="00DF0C9D" w:rsidRPr="00FC4EA6" w:rsidRDefault="00DF0C9D" w:rsidP="00C73D34">
      <w:pPr>
        <w:pStyle w:val="Paragraphedeliste"/>
        <w:numPr>
          <w:ilvl w:val="0"/>
          <w:numId w:val="18"/>
        </w:numPr>
        <w:spacing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Stigmatisation et marginalisation liées à l'infertilité</w:t>
      </w:r>
    </w:p>
    <w:p w14:paraId="3309A10F" w14:textId="658E68BE" w:rsidR="00190FB7" w:rsidRPr="00FC4EA6" w:rsidRDefault="00DF0C9D" w:rsidP="00C73D34">
      <w:pPr>
        <w:spacing w:after="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Implication ou réticence du partenaire masculin dans la démarche diagnostique</w:t>
      </w:r>
    </w:p>
    <w:p w14:paraId="520D6908" w14:textId="19221997" w:rsidR="00190FB7" w:rsidRPr="00FC4EA6" w:rsidRDefault="006B2D4D" w:rsidP="00C73D34">
      <w:pPr>
        <w:pStyle w:val="Titre2"/>
        <w:spacing w:before="0" w:after="0"/>
        <w:jc w:val="both"/>
        <w:rPr>
          <w:rFonts w:ascii="Times New Roman" w:hAnsi="Times New Roman" w:cs="Times New Roman"/>
          <w:color w:val="000000" w:themeColor="text1"/>
          <w:lang w:val="fr-FR"/>
        </w:rPr>
      </w:pPr>
      <w:bookmarkStart w:id="123" w:name="_Toc232763677"/>
      <w:bookmarkStart w:id="124" w:name="_Toc239694633"/>
      <w:r w:rsidRPr="00FC4EA6">
        <w:rPr>
          <w:rFonts w:ascii="Times New Roman" w:hAnsi="Times New Roman" w:cs="Times New Roman"/>
          <w:color w:val="000000" w:themeColor="text1"/>
          <w:lang w:val="fr-FR"/>
        </w:rPr>
        <w:t>Niveau</w:t>
      </w:r>
      <w:r w:rsidR="00190FB7" w:rsidRPr="00FC4EA6">
        <w:rPr>
          <w:rFonts w:ascii="Times New Roman" w:hAnsi="Times New Roman" w:cs="Times New Roman"/>
          <w:color w:val="000000" w:themeColor="text1"/>
          <w:lang w:val="fr-FR"/>
        </w:rPr>
        <w:t xml:space="preserve"> 5 : facteurs environnementaux et structurels</w:t>
      </w:r>
      <w:bookmarkEnd w:id="123"/>
      <w:bookmarkEnd w:id="124"/>
    </w:p>
    <w:p w14:paraId="08812B48" w14:textId="172D3155" w:rsidR="001C5712" w:rsidRPr="00FC4EA6" w:rsidRDefault="00190FB7" w:rsidP="00C73D34">
      <w:pPr>
        <w:spacing w:before="80" w:after="0"/>
        <w:jc w:val="both"/>
        <w:rPr>
          <w:rFonts w:ascii="Times New Roman" w:hAnsi="Times New Roman" w:cs="Times New Roman"/>
          <w:color w:val="222222"/>
          <w:sz w:val="24"/>
          <w:szCs w:val="24"/>
          <w:lang w:val="fr-FR"/>
        </w:rPr>
      </w:pPr>
      <w:r w:rsidRPr="00FC4EA6">
        <w:rPr>
          <w:rFonts w:ascii="Times New Roman" w:hAnsi="Times New Roman" w:cs="Times New Roman"/>
          <w:color w:val="222222"/>
          <w:sz w:val="24"/>
          <w:szCs w:val="24"/>
          <w:lang w:val="fr-FR"/>
        </w:rPr>
        <w:t>Ce niveau constitue le cadre macro dans lequel s'inscrit toute la problématique. Il conditionne l'accès aux soins, la qualité des structures et l'expositio</w:t>
      </w:r>
      <w:r w:rsidR="00395913" w:rsidRPr="00FC4EA6">
        <w:rPr>
          <w:rFonts w:ascii="Times New Roman" w:hAnsi="Times New Roman" w:cs="Times New Roman"/>
          <w:color w:val="222222"/>
          <w:sz w:val="24"/>
          <w:szCs w:val="24"/>
          <w:lang w:val="fr-FR"/>
        </w:rPr>
        <w:t>n aux risques environnementaux.</w:t>
      </w:r>
    </w:p>
    <w:p w14:paraId="6E6E0E94" w14:textId="77777777" w:rsidR="001C5712" w:rsidRPr="00FC4EA6" w:rsidRDefault="001C5712" w:rsidP="00C73D34">
      <w:pPr>
        <w:pStyle w:val="Paragraphedeliste"/>
        <w:numPr>
          <w:ilvl w:val="0"/>
          <w:numId w:val="18"/>
        </w:numPr>
        <w:spacing w:before="40"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Accessibilité géographique et financière aux soins spécialisés</w:t>
      </w:r>
    </w:p>
    <w:p w14:paraId="0F323775" w14:textId="77777777" w:rsidR="001C5712" w:rsidRPr="00FC4EA6" w:rsidRDefault="001C5712" w:rsidP="00C73D34">
      <w:pPr>
        <w:pStyle w:val="Paragraphedeliste"/>
        <w:numPr>
          <w:ilvl w:val="0"/>
          <w:numId w:val="18"/>
        </w:numPr>
        <w:spacing w:before="40"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Qualité et disponibilité du plateau technique des structures sanitaires</w:t>
      </w:r>
    </w:p>
    <w:p w14:paraId="1486485E" w14:textId="77777777" w:rsidR="001C5712" w:rsidRPr="00FC4EA6" w:rsidRDefault="001C5712" w:rsidP="00C73D34">
      <w:pPr>
        <w:pStyle w:val="Paragraphedeliste"/>
        <w:numPr>
          <w:ilvl w:val="0"/>
          <w:numId w:val="18"/>
        </w:numPr>
        <w:spacing w:before="40"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Exposition aux facteurs environnementaux toxiques (pesticides, polluants)</w:t>
      </w:r>
    </w:p>
    <w:p w14:paraId="7E92EED9" w14:textId="77777777" w:rsidR="001C5712" w:rsidRPr="00FC4EA6" w:rsidRDefault="001C5712" w:rsidP="00C73D34">
      <w:pPr>
        <w:pStyle w:val="Paragraphedeliste"/>
        <w:numPr>
          <w:ilvl w:val="0"/>
          <w:numId w:val="18"/>
        </w:numPr>
        <w:spacing w:before="40"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Politiques nationales et régionales de santé reproductive</w:t>
      </w:r>
    </w:p>
    <w:p w14:paraId="65E1FD94" w14:textId="77777777" w:rsidR="001C5712" w:rsidRPr="00FC4EA6" w:rsidRDefault="001C5712" w:rsidP="00C73D34">
      <w:pPr>
        <w:pStyle w:val="Paragraphedeliste"/>
        <w:numPr>
          <w:ilvl w:val="0"/>
          <w:numId w:val="18"/>
        </w:numPr>
        <w:spacing w:before="40" w:after="0"/>
        <w:contextualSpacing w:val="0"/>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Disponibilité et formation des ressources humaines spécialisées</w:t>
      </w:r>
    </w:p>
    <w:p w14:paraId="5517D118" w14:textId="0FA05711" w:rsidR="00395913" w:rsidRPr="00FC4EA6" w:rsidRDefault="001C5712" w:rsidP="00C73D34">
      <w:pPr>
        <w:pStyle w:val="Paragraphedeliste"/>
        <w:numPr>
          <w:ilvl w:val="0"/>
          <w:numId w:val="18"/>
        </w:numPr>
        <w:spacing w:before="80" w:after="0"/>
        <w:jc w:val="both"/>
        <w:rPr>
          <w:rFonts w:ascii="Times New Roman" w:hAnsi="Times New Roman" w:cs="Times New Roman"/>
          <w:color w:val="222222"/>
          <w:sz w:val="24"/>
          <w:szCs w:val="24"/>
          <w:lang w:val="fr-FR"/>
        </w:rPr>
      </w:pPr>
      <w:r w:rsidRPr="00FC4EA6">
        <w:rPr>
          <w:rFonts w:ascii="Times New Roman" w:hAnsi="Times New Roman" w:cs="Times New Roman"/>
          <w:color w:val="222222"/>
          <w:sz w:val="24"/>
          <w:szCs w:val="24"/>
          <w:lang w:val="fr-FR"/>
        </w:rPr>
        <w:t>Couverture maladie et systèmes de remboursement des soins</w:t>
      </w:r>
    </w:p>
    <w:p w14:paraId="70FC9E41" w14:textId="6B824E25" w:rsidR="00190FB7" w:rsidRPr="00FC4EA6" w:rsidRDefault="0024364B" w:rsidP="00C73D34">
      <w:pPr>
        <w:jc w:val="both"/>
        <w:outlineLvl w:val="1"/>
        <w:rPr>
          <w:rFonts w:ascii="Times New Roman" w:hAnsi="Times New Roman" w:cs="Times New Roman"/>
          <w:b/>
          <w:sz w:val="24"/>
          <w:szCs w:val="24"/>
          <w:lang w:val="fr-FR"/>
        </w:rPr>
      </w:pPr>
      <w:bookmarkStart w:id="125" w:name="_Toc239694634"/>
      <w:r w:rsidRPr="00FC4EA6">
        <w:rPr>
          <w:rFonts w:ascii="Times New Roman" w:hAnsi="Times New Roman" w:cs="Times New Roman"/>
          <w:b/>
          <w:sz w:val="24"/>
          <w:szCs w:val="24"/>
          <w:lang w:val="fr-FR"/>
        </w:rPr>
        <w:t>I.10</w:t>
      </w:r>
      <w:r w:rsidR="003C4F4E" w:rsidRPr="00FC4EA6">
        <w:rPr>
          <w:rFonts w:ascii="Times New Roman" w:hAnsi="Times New Roman" w:cs="Times New Roman"/>
          <w:b/>
          <w:sz w:val="24"/>
          <w:szCs w:val="24"/>
          <w:lang w:val="fr-FR"/>
        </w:rPr>
        <w:t>.3.  S</w:t>
      </w:r>
      <w:r w:rsidR="00190FB7" w:rsidRPr="00FC4EA6">
        <w:rPr>
          <w:rFonts w:ascii="Times New Roman" w:hAnsi="Times New Roman" w:cs="Times New Roman"/>
          <w:b/>
          <w:sz w:val="24"/>
          <w:szCs w:val="24"/>
          <w:lang w:val="fr-FR"/>
        </w:rPr>
        <w:t>chéma illustratif du modèle conceptuel</w:t>
      </w:r>
      <w:bookmarkEnd w:id="125"/>
    </w:p>
    <w:p w14:paraId="2650149B" w14:textId="77777777" w:rsidR="00190FB7" w:rsidRPr="00FC4EA6" w:rsidRDefault="00190FB7" w:rsidP="00C73D34">
      <w:pPr>
        <w:jc w:val="both"/>
        <w:rPr>
          <w:rFonts w:ascii="Times New Roman" w:hAnsi="Times New Roman" w:cs="Times New Roman"/>
          <w:sz w:val="24"/>
          <w:szCs w:val="24"/>
          <w:lang w:val="fr-FR"/>
        </w:rPr>
      </w:pPr>
      <w:r w:rsidRPr="00FC4EA6">
        <w:rPr>
          <w:rFonts w:ascii="Times New Roman" w:hAnsi="Times New Roman" w:cs="Times New Roman"/>
          <w:color w:val="222222"/>
          <w:sz w:val="24"/>
          <w:szCs w:val="24"/>
          <w:lang w:val="fr-FR"/>
        </w:rPr>
        <w:t>Le schéma ci-dessous représente graphiquement l'organisation concentrique des cinq niveaux de déterminants convergeant vers la variable dépendante centrale. Il se lit de l'extérieur vers le centre, selon une logique causale et systémique.</w:t>
      </w:r>
    </w:p>
    <w:p w14:paraId="693354D9" w14:textId="080AF6BA" w:rsidR="00190FB7" w:rsidRPr="00FC4EA6" w:rsidRDefault="00CC5CCA" w:rsidP="00C73D34">
      <w:pPr>
        <w:spacing w:before="60" w:after="60"/>
        <w:jc w:val="both"/>
        <w:rPr>
          <w:rFonts w:ascii="Times New Roman" w:hAnsi="Times New Roman" w:cs="Times New Roman"/>
          <w:sz w:val="24"/>
          <w:szCs w:val="24"/>
          <w:lang w:val="fr-FR"/>
        </w:rPr>
      </w:pPr>
      <w:r w:rsidRPr="00FC4EA6">
        <w:rPr>
          <w:rFonts w:ascii="Times New Roman" w:hAnsi="Times New Roman" w:cs="Times New Roman"/>
          <w:noProof/>
          <w:sz w:val="24"/>
          <w:szCs w:val="24"/>
          <w:lang w:val="fr-FR"/>
        </w:rPr>
        <w:lastRenderedPageBreak/>
        <w:drawing>
          <wp:inline distT="0" distB="0" distL="0" distR="0" wp14:anchorId="27A7E0A3" wp14:editId="7ECA6EF0">
            <wp:extent cx="5791200" cy="74009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02114" cy="7414873"/>
                    </a:xfrm>
                    <a:prstGeom prst="rect">
                      <a:avLst/>
                    </a:prstGeom>
                  </pic:spPr>
                </pic:pic>
              </a:graphicData>
            </a:graphic>
          </wp:inline>
        </w:drawing>
      </w:r>
    </w:p>
    <w:p w14:paraId="1673920E" w14:textId="0921D2B0" w:rsidR="00CC5CCA" w:rsidRPr="00FC4EA6" w:rsidRDefault="00D233C5" w:rsidP="00CC5CCA">
      <w:pPr>
        <w:pStyle w:val="Lgende"/>
        <w:spacing w:after="0"/>
        <w:jc w:val="both"/>
        <w:rPr>
          <w:rFonts w:ascii="Times New Roman" w:hAnsi="Times New Roman" w:cs="Times New Roman"/>
          <w:i w:val="0"/>
          <w:iCs w:val="0"/>
          <w:color w:val="auto"/>
          <w:sz w:val="24"/>
          <w:szCs w:val="24"/>
          <w:lang w:val="fr-FR"/>
        </w:rPr>
      </w:pPr>
      <w:bookmarkStart w:id="126" w:name="_Toc239432530"/>
      <w:r w:rsidRPr="00FC4EA6">
        <w:rPr>
          <w:rFonts w:ascii="Times New Roman" w:hAnsi="Times New Roman" w:cs="Times New Roman"/>
          <w:b/>
          <w:i w:val="0"/>
          <w:color w:val="auto"/>
          <w:sz w:val="24"/>
          <w:szCs w:val="24"/>
          <w:lang w:val="fr-FR"/>
        </w:rPr>
        <w:lastRenderedPageBreak/>
        <w:t xml:space="preserve">Figure </w:t>
      </w:r>
      <w:r w:rsidRPr="00FC4EA6">
        <w:rPr>
          <w:rFonts w:ascii="Times New Roman" w:hAnsi="Times New Roman" w:cs="Times New Roman"/>
          <w:b/>
          <w:i w:val="0"/>
          <w:color w:val="auto"/>
          <w:sz w:val="24"/>
          <w:szCs w:val="24"/>
          <w:lang w:val="fr-FR"/>
        </w:rPr>
        <w:fldChar w:fldCharType="begin"/>
      </w:r>
      <w:r w:rsidRPr="00FC4EA6">
        <w:rPr>
          <w:rFonts w:ascii="Times New Roman" w:hAnsi="Times New Roman" w:cs="Times New Roman"/>
          <w:b/>
          <w:i w:val="0"/>
          <w:color w:val="auto"/>
          <w:sz w:val="24"/>
          <w:szCs w:val="24"/>
          <w:lang w:val="fr-FR"/>
        </w:rPr>
        <w:instrText xml:space="preserve"> SEQ Figure \* ARABIC </w:instrText>
      </w:r>
      <w:r w:rsidRPr="00FC4EA6">
        <w:rPr>
          <w:rFonts w:ascii="Times New Roman" w:hAnsi="Times New Roman" w:cs="Times New Roman"/>
          <w:b/>
          <w:i w:val="0"/>
          <w:color w:val="auto"/>
          <w:sz w:val="24"/>
          <w:szCs w:val="24"/>
          <w:lang w:val="fr-FR"/>
        </w:rPr>
        <w:fldChar w:fldCharType="separate"/>
      </w:r>
      <w:r w:rsidR="00CE1933">
        <w:rPr>
          <w:rFonts w:ascii="Times New Roman" w:hAnsi="Times New Roman" w:cs="Times New Roman"/>
          <w:b/>
          <w:i w:val="0"/>
          <w:noProof/>
          <w:color w:val="auto"/>
          <w:sz w:val="24"/>
          <w:szCs w:val="24"/>
          <w:lang w:val="fr-FR"/>
        </w:rPr>
        <w:t>1</w:t>
      </w:r>
      <w:r w:rsidRPr="00FC4EA6">
        <w:rPr>
          <w:rFonts w:ascii="Times New Roman" w:hAnsi="Times New Roman" w:cs="Times New Roman"/>
          <w:b/>
          <w:i w:val="0"/>
          <w:color w:val="auto"/>
          <w:sz w:val="24"/>
          <w:szCs w:val="24"/>
          <w:lang w:val="fr-FR"/>
        </w:rPr>
        <w:fldChar w:fldCharType="end"/>
      </w:r>
      <w:r w:rsidR="00A04290" w:rsidRPr="00FC4EA6">
        <w:rPr>
          <w:rFonts w:ascii="Times New Roman" w:hAnsi="Times New Roman" w:cs="Times New Roman"/>
          <w:b/>
          <w:i w:val="0"/>
          <w:color w:val="auto"/>
          <w:sz w:val="24"/>
          <w:szCs w:val="24"/>
          <w:lang w:val="fr-FR"/>
        </w:rPr>
        <w:t> </w:t>
      </w:r>
      <w:r w:rsidR="00A04290" w:rsidRPr="00FC4EA6">
        <w:rPr>
          <w:rFonts w:ascii="Times New Roman" w:hAnsi="Times New Roman" w:cs="Times New Roman"/>
          <w:i w:val="0"/>
          <w:iCs w:val="0"/>
          <w:color w:val="auto"/>
          <w:sz w:val="24"/>
          <w:szCs w:val="24"/>
          <w:lang w:val="fr-FR"/>
        </w:rPr>
        <w:t>: m</w:t>
      </w:r>
      <w:r w:rsidR="00190FB7" w:rsidRPr="00FC4EA6">
        <w:rPr>
          <w:rFonts w:ascii="Times New Roman" w:hAnsi="Times New Roman" w:cs="Times New Roman"/>
          <w:i w:val="0"/>
          <w:iCs w:val="0"/>
          <w:color w:val="auto"/>
          <w:sz w:val="24"/>
          <w:szCs w:val="24"/>
          <w:lang w:val="fr-FR"/>
        </w:rPr>
        <w:t>odèle conceptuel des facteurs associés à l'infertilité primaire chez les couples dans les hôpitaux de référence de Ngaoundéré (2026)</w:t>
      </w:r>
      <w:bookmarkEnd w:id="126"/>
    </w:p>
    <w:p w14:paraId="7EA6B4AA" w14:textId="14264D94" w:rsidR="00A04290" w:rsidRPr="00FC4EA6" w:rsidRDefault="00A04290" w:rsidP="00CC5CCA">
      <w:pPr>
        <w:pStyle w:val="Lgende"/>
        <w:spacing w:after="0"/>
        <w:jc w:val="both"/>
        <w:outlineLvl w:val="2"/>
        <w:rPr>
          <w:rFonts w:ascii="Times New Roman" w:hAnsi="Times New Roman" w:cs="Times New Roman"/>
          <w:b/>
          <w:i w:val="0"/>
          <w:color w:val="auto"/>
          <w:sz w:val="24"/>
          <w:szCs w:val="24"/>
          <w:lang w:val="fr-FR"/>
        </w:rPr>
      </w:pPr>
      <w:bookmarkStart w:id="127" w:name="_Toc239432496"/>
      <w:bookmarkStart w:id="128" w:name="_Toc239694635"/>
      <w:r w:rsidRPr="00FC4EA6">
        <w:rPr>
          <w:rFonts w:ascii="Times New Roman" w:hAnsi="Times New Roman" w:cs="Times New Roman"/>
          <w:b/>
          <w:i w:val="0"/>
          <w:color w:val="auto"/>
          <w:sz w:val="24"/>
          <w:szCs w:val="24"/>
          <w:lang w:val="fr-FR"/>
        </w:rPr>
        <w:t xml:space="preserve">I.10.4. </w:t>
      </w:r>
      <w:r w:rsidR="00725BF3" w:rsidRPr="00FC4EA6">
        <w:rPr>
          <w:rFonts w:ascii="Times New Roman" w:hAnsi="Times New Roman" w:cs="Times New Roman"/>
          <w:b/>
          <w:i w:val="0"/>
          <w:color w:val="auto"/>
          <w:sz w:val="24"/>
          <w:szCs w:val="24"/>
          <w:lang w:val="fr-FR"/>
        </w:rPr>
        <w:t>Lecture</w:t>
      </w:r>
      <w:r w:rsidRPr="00FC4EA6">
        <w:rPr>
          <w:rFonts w:ascii="Times New Roman" w:hAnsi="Times New Roman" w:cs="Times New Roman"/>
          <w:b/>
          <w:i w:val="0"/>
          <w:color w:val="auto"/>
          <w:sz w:val="24"/>
          <w:szCs w:val="24"/>
          <w:lang w:val="fr-FR"/>
        </w:rPr>
        <w:t xml:space="preserve"> et interprétation du modèle</w:t>
      </w:r>
      <w:bookmarkEnd w:id="128"/>
    </w:p>
    <w:p w14:paraId="7EC5ABA3" w14:textId="17759B80" w:rsidR="00CA59A7" w:rsidRPr="00FC4EA6" w:rsidRDefault="00A04290" w:rsidP="00CC5CCA">
      <w:pPr>
        <w:pStyle w:val="Lgende"/>
        <w:spacing w:after="0"/>
        <w:jc w:val="both"/>
        <w:rPr>
          <w:rFonts w:ascii="Times New Roman" w:hAnsi="Times New Roman" w:cs="Times New Roman"/>
          <w:i w:val="0"/>
          <w:color w:val="auto"/>
          <w:sz w:val="24"/>
          <w:szCs w:val="24"/>
          <w:lang w:val="fr-FR"/>
        </w:rPr>
      </w:pPr>
      <w:r w:rsidRPr="00FC4EA6">
        <w:rPr>
          <w:rFonts w:ascii="Times New Roman" w:hAnsi="Times New Roman" w:cs="Times New Roman"/>
          <w:b/>
          <w:i w:val="0"/>
          <w:color w:val="auto"/>
          <w:sz w:val="24"/>
          <w:szCs w:val="24"/>
          <w:lang w:val="fr-FR"/>
        </w:rPr>
        <w:t>Tableau III</w:t>
      </w:r>
      <w:r w:rsidR="00725BF3" w:rsidRPr="00FC4EA6">
        <w:rPr>
          <w:rFonts w:ascii="Times New Roman" w:hAnsi="Times New Roman" w:cs="Times New Roman"/>
          <w:b/>
          <w:i w:val="0"/>
          <w:color w:val="auto"/>
          <w:sz w:val="24"/>
          <w:szCs w:val="24"/>
          <w:lang w:val="fr-FR"/>
        </w:rPr>
        <w:t xml:space="preserve"> </w:t>
      </w:r>
      <w:r w:rsidR="00395913" w:rsidRPr="00FC4EA6">
        <w:rPr>
          <w:rFonts w:ascii="Times New Roman" w:hAnsi="Times New Roman" w:cs="Times New Roman"/>
          <w:b/>
          <w:i w:val="0"/>
          <w:color w:val="auto"/>
          <w:sz w:val="24"/>
          <w:szCs w:val="24"/>
          <w:lang w:val="fr-FR"/>
        </w:rPr>
        <w:t>:</w:t>
      </w:r>
      <w:r w:rsidR="00395913" w:rsidRPr="00FC4EA6">
        <w:rPr>
          <w:rFonts w:ascii="Times New Roman" w:hAnsi="Times New Roman" w:cs="Times New Roman"/>
          <w:i w:val="0"/>
          <w:color w:val="auto"/>
          <w:sz w:val="24"/>
          <w:szCs w:val="24"/>
          <w:lang w:val="fr-FR"/>
        </w:rPr>
        <w:t xml:space="preserve"> lecture</w:t>
      </w:r>
      <w:r w:rsidR="00CA59A7" w:rsidRPr="00FC4EA6">
        <w:rPr>
          <w:rFonts w:ascii="Times New Roman" w:hAnsi="Times New Roman" w:cs="Times New Roman"/>
          <w:i w:val="0"/>
          <w:color w:val="auto"/>
          <w:sz w:val="24"/>
          <w:szCs w:val="24"/>
          <w:lang w:val="fr-FR"/>
        </w:rPr>
        <w:t xml:space="preserve"> et interprétation du modèle conceptuel</w:t>
      </w:r>
      <w:bookmarkEnd w:id="127"/>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7581"/>
      </w:tblGrid>
      <w:tr w:rsidR="00652BC6" w:rsidRPr="00FC4EA6" w14:paraId="39CB30DE" w14:textId="77777777" w:rsidTr="00D233C5">
        <w:tc>
          <w:tcPr>
            <w:tcW w:w="1445" w:type="dxa"/>
            <w:shd w:val="clear" w:color="auto" w:fill="F3E5F5"/>
            <w:tcMar>
              <w:top w:w="80" w:type="dxa"/>
              <w:left w:w="120" w:type="dxa"/>
              <w:bottom w:w="80" w:type="dxa"/>
              <w:right w:w="120" w:type="dxa"/>
            </w:tcMar>
            <w:vAlign w:val="center"/>
          </w:tcPr>
          <w:p w14:paraId="03276232" w14:textId="77777777" w:rsidR="00190FB7" w:rsidRPr="00FC4EA6" w:rsidRDefault="00190FB7" w:rsidP="00CC5CCA">
            <w:pPr>
              <w:spacing w:after="0" w:line="240" w:lineRule="auto"/>
              <w:jc w:val="both"/>
              <w:rPr>
                <w:rFonts w:ascii="Times New Roman" w:hAnsi="Times New Roman" w:cs="Times New Roman"/>
                <w:sz w:val="24"/>
                <w:szCs w:val="24"/>
                <w:lang w:val="fr-FR"/>
              </w:rPr>
            </w:pPr>
            <w:r w:rsidRPr="00FC4EA6">
              <w:rPr>
                <w:rFonts w:ascii="Times New Roman" w:hAnsi="Times New Roman" w:cs="Times New Roman"/>
                <w:b/>
                <w:bCs/>
                <w:color w:val="6A1B9A"/>
                <w:sz w:val="24"/>
                <w:szCs w:val="24"/>
                <w:lang w:val="fr-FR"/>
              </w:rPr>
              <w:t>Anneau violet (Niveau 1)</w:t>
            </w:r>
          </w:p>
        </w:tc>
        <w:tc>
          <w:tcPr>
            <w:tcW w:w="7581" w:type="dxa"/>
            <w:shd w:val="clear" w:color="auto" w:fill="FFFFFF"/>
            <w:tcMar>
              <w:top w:w="80" w:type="dxa"/>
              <w:left w:w="160" w:type="dxa"/>
              <w:bottom w:w="80" w:type="dxa"/>
              <w:right w:w="120" w:type="dxa"/>
            </w:tcMar>
          </w:tcPr>
          <w:p w14:paraId="18EECD5E" w14:textId="77777777" w:rsidR="00190FB7" w:rsidRPr="00FC4EA6" w:rsidRDefault="00190FB7" w:rsidP="00CC5CCA">
            <w:pPr>
              <w:spacing w:after="0" w:line="240" w:lineRule="auto"/>
              <w:jc w:val="both"/>
              <w:rPr>
                <w:rFonts w:ascii="Times New Roman" w:hAnsi="Times New Roman" w:cs="Times New Roman"/>
                <w:sz w:val="24"/>
                <w:szCs w:val="24"/>
                <w:lang w:val="fr-FR"/>
              </w:rPr>
            </w:pPr>
            <w:r w:rsidRPr="00FC4EA6">
              <w:rPr>
                <w:rFonts w:ascii="Times New Roman" w:hAnsi="Times New Roman" w:cs="Times New Roman"/>
                <w:color w:val="333333"/>
                <w:sz w:val="24"/>
                <w:szCs w:val="24"/>
                <w:lang w:val="fr-FR"/>
              </w:rPr>
              <w:t>Les facteurs biomédicaux féminins et masculins constituent les déterminants cliniques directs de l'infertilité primaire. Ils sont les plus proches de la variable dépendante centrale.</w:t>
            </w:r>
          </w:p>
        </w:tc>
      </w:tr>
      <w:tr w:rsidR="00652BC6" w:rsidRPr="00FC4EA6" w14:paraId="03BAE0B4" w14:textId="77777777" w:rsidTr="00D233C5">
        <w:tc>
          <w:tcPr>
            <w:tcW w:w="1445" w:type="dxa"/>
            <w:shd w:val="clear" w:color="auto" w:fill="FFF5F5"/>
            <w:tcMar>
              <w:top w:w="80" w:type="dxa"/>
              <w:left w:w="120" w:type="dxa"/>
              <w:bottom w:w="80" w:type="dxa"/>
              <w:right w:w="120" w:type="dxa"/>
            </w:tcMar>
            <w:vAlign w:val="center"/>
          </w:tcPr>
          <w:p w14:paraId="415A1F21" w14:textId="77777777" w:rsidR="00190FB7" w:rsidRPr="00FC4EA6" w:rsidRDefault="00190FB7" w:rsidP="00CC5CCA">
            <w:pPr>
              <w:spacing w:after="0" w:line="240" w:lineRule="auto"/>
              <w:jc w:val="both"/>
              <w:rPr>
                <w:rFonts w:ascii="Times New Roman" w:hAnsi="Times New Roman" w:cs="Times New Roman"/>
                <w:sz w:val="24"/>
                <w:szCs w:val="24"/>
                <w:lang w:val="fr-FR"/>
              </w:rPr>
            </w:pPr>
            <w:r w:rsidRPr="00FC4EA6">
              <w:rPr>
                <w:rFonts w:ascii="Times New Roman" w:hAnsi="Times New Roman" w:cs="Times New Roman"/>
                <w:b/>
                <w:bCs/>
                <w:color w:val="C62828"/>
                <w:sz w:val="24"/>
                <w:szCs w:val="24"/>
                <w:lang w:val="fr-FR"/>
              </w:rPr>
              <w:t>Anneau rouge (Niveau 2)</w:t>
            </w:r>
          </w:p>
        </w:tc>
        <w:tc>
          <w:tcPr>
            <w:tcW w:w="7581" w:type="dxa"/>
            <w:shd w:val="clear" w:color="auto" w:fill="FFFFFF"/>
            <w:tcMar>
              <w:top w:w="80" w:type="dxa"/>
              <w:left w:w="160" w:type="dxa"/>
              <w:bottom w:w="80" w:type="dxa"/>
              <w:right w:w="120" w:type="dxa"/>
            </w:tcMar>
          </w:tcPr>
          <w:p w14:paraId="396902C4" w14:textId="77777777" w:rsidR="00190FB7" w:rsidRPr="00FC4EA6" w:rsidRDefault="00190FB7" w:rsidP="00CC5CCA">
            <w:pPr>
              <w:spacing w:after="0" w:line="240" w:lineRule="auto"/>
              <w:jc w:val="both"/>
              <w:rPr>
                <w:rFonts w:ascii="Times New Roman" w:hAnsi="Times New Roman" w:cs="Times New Roman"/>
                <w:sz w:val="24"/>
                <w:szCs w:val="24"/>
                <w:lang w:val="fr-FR"/>
              </w:rPr>
            </w:pPr>
            <w:r w:rsidRPr="00FC4EA6">
              <w:rPr>
                <w:rFonts w:ascii="Times New Roman" w:hAnsi="Times New Roman" w:cs="Times New Roman"/>
                <w:color w:val="333333"/>
                <w:sz w:val="24"/>
                <w:szCs w:val="24"/>
                <w:lang w:val="fr-FR"/>
              </w:rPr>
              <w:t>Les facteurs comportementaux traduisent les habitudes de vie et les pratiques individuelles qui peuvent favoriser, aggraver ou prévenir l'infertilité.</w:t>
            </w:r>
          </w:p>
        </w:tc>
      </w:tr>
      <w:tr w:rsidR="00652BC6" w:rsidRPr="00FC4EA6" w14:paraId="5EDAED9B" w14:textId="77777777" w:rsidTr="00D233C5">
        <w:tc>
          <w:tcPr>
            <w:tcW w:w="1445" w:type="dxa"/>
            <w:shd w:val="clear" w:color="auto" w:fill="FFF8E1"/>
            <w:tcMar>
              <w:top w:w="80" w:type="dxa"/>
              <w:left w:w="120" w:type="dxa"/>
              <w:bottom w:w="80" w:type="dxa"/>
              <w:right w:w="120" w:type="dxa"/>
            </w:tcMar>
            <w:vAlign w:val="center"/>
          </w:tcPr>
          <w:p w14:paraId="53271CEE" w14:textId="77777777" w:rsidR="00190FB7" w:rsidRPr="00FC4EA6" w:rsidRDefault="00190FB7" w:rsidP="00CC5CCA">
            <w:pPr>
              <w:spacing w:after="0" w:line="240" w:lineRule="auto"/>
              <w:jc w:val="both"/>
              <w:rPr>
                <w:rFonts w:ascii="Times New Roman" w:hAnsi="Times New Roman" w:cs="Times New Roman"/>
                <w:sz w:val="24"/>
                <w:szCs w:val="24"/>
                <w:lang w:val="fr-FR"/>
              </w:rPr>
            </w:pPr>
            <w:r w:rsidRPr="00FC4EA6">
              <w:rPr>
                <w:rFonts w:ascii="Times New Roman" w:hAnsi="Times New Roman" w:cs="Times New Roman"/>
                <w:b/>
                <w:bCs/>
                <w:color w:val="E65100"/>
                <w:sz w:val="24"/>
                <w:szCs w:val="24"/>
                <w:lang w:val="fr-FR"/>
              </w:rPr>
              <w:t>Anneau jaune (Niveau 3)</w:t>
            </w:r>
          </w:p>
        </w:tc>
        <w:tc>
          <w:tcPr>
            <w:tcW w:w="7581" w:type="dxa"/>
            <w:shd w:val="clear" w:color="auto" w:fill="FFFFFF"/>
            <w:tcMar>
              <w:top w:w="80" w:type="dxa"/>
              <w:left w:w="160" w:type="dxa"/>
              <w:bottom w:w="80" w:type="dxa"/>
              <w:right w:w="120" w:type="dxa"/>
            </w:tcMar>
          </w:tcPr>
          <w:p w14:paraId="1E8DB519" w14:textId="77777777" w:rsidR="00190FB7" w:rsidRPr="00FC4EA6" w:rsidRDefault="00190FB7" w:rsidP="00CC5CCA">
            <w:pPr>
              <w:spacing w:after="0" w:line="240" w:lineRule="auto"/>
              <w:jc w:val="both"/>
              <w:rPr>
                <w:rFonts w:ascii="Times New Roman" w:hAnsi="Times New Roman" w:cs="Times New Roman"/>
                <w:sz w:val="24"/>
                <w:szCs w:val="24"/>
                <w:lang w:val="fr-FR"/>
              </w:rPr>
            </w:pPr>
            <w:r w:rsidRPr="00FC4EA6">
              <w:rPr>
                <w:rFonts w:ascii="Times New Roman" w:hAnsi="Times New Roman" w:cs="Times New Roman"/>
                <w:color w:val="333333"/>
                <w:sz w:val="24"/>
                <w:szCs w:val="24"/>
                <w:lang w:val="fr-FR"/>
              </w:rPr>
              <w:t>Les facteurs sociodémographiques caractérisent le profil des couples et conditionnent leur exposition aux risques et leur capacité à accéder aux soins.</w:t>
            </w:r>
          </w:p>
        </w:tc>
      </w:tr>
      <w:tr w:rsidR="00652BC6" w:rsidRPr="00FC4EA6" w14:paraId="43C5D127" w14:textId="77777777" w:rsidTr="00D233C5">
        <w:tc>
          <w:tcPr>
            <w:tcW w:w="1445" w:type="dxa"/>
            <w:shd w:val="clear" w:color="auto" w:fill="F1F8F1"/>
            <w:tcMar>
              <w:top w:w="80" w:type="dxa"/>
              <w:left w:w="120" w:type="dxa"/>
              <w:bottom w:w="80" w:type="dxa"/>
              <w:right w:w="120" w:type="dxa"/>
            </w:tcMar>
            <w:vAlign w:val="center"/>
          </w:tcPr>
          <w:p w14:paraId="0A4A4B56" w14:textId="77777777" w:rsidR="00190FB7" w:rsidRPr="00FC4EA6" w:rsidRDefault="00190FB7" w:rsidP="00CC5CCA">
            <w:pPr>
              <w:spacing w:after="0" w:line="240" w:lineRule="auto"/>
              <w:jc w:val="both"/>
              <w:rPr>
                <w:rFonts w:ascii="Times New Roman" w:hAnsi="Times New Roman" w:cs="Times New Roman"/>
                <w:sz w:val="24"/>
                <w:szCs w:val="24"/>
                <w:lang w:val="fr-FR"/>
              </w:rPr>
            </w:pPr>
            <w:r w:rsidRPr="00FC4EA6">
              <w:rPr>
                <w:rFonts w:ascii="Times New Roman" w:hAnsi="Times New Roman" w:cs="Times New Roman"/>
                <w:b/>
                <w:bCs/>
                <w:color w:val="2E7D32"/>
                <w:sz w:val="24"/>
                <w:szCs w:val="24"/>
                <w:lang w:val="fr-FR"/>
              </w:rPr>
              <w:t>Anneau vert (Niveau 4)</w:t>
            </w:r>
          </w:p>
        </w:tc>
        <w:tc>
          <w:tcPr>
            <w:tcW w:w="7581" w:type="dxa"/>
            <w:shd w:val="clear" w:color="auto" w:fill="FFFFFF"/>
            <w:tcMar>
              <w:top w:w="80" w:type="dxa"/>
              <w:left w:w="160" w:type="dxa"/>
              <w:bottom w:w="80" w:type="dxa"/>
              <w:right w:w="120" w:type="dxa"/>
            </w:tcMar>
          </w:tcPr>
          <w:p w14:paraId="5F38E214" w14:textId="77777777" w:rsidR="00190FB7" w:rsidRPr="00FC4EA6" w:rsidRDefault="00190FB7" w:rsidP="00CC5CCA">
            <w:pPr>
              <w:spacing w:after="0" w:line="240" w:lineRule="auto"/>
              <w:jc w:val="both"/>
              <w:rPr>
                <w:rFonts w:ascii="Times New Roman" w:hAnsi="Times New Roman" w:cs="Times New Roman"/>
                <w:sz w:val="24"/>
                <w:szCs w:val="24"/>
                <w:lang w:val="fr-FR"/>
              </w:rPr>
            </w:pPr>
            <w:r w:rsidRPr="00FC4EA6">
              <w:rPr>
                <w:rFonts w:ascii="Times New Roman" w:hAnsi="Times New Roman" w:cs="Times New Roman"/>
                <w:color w:val="333333"/>
                <w:sz w:val="24"/>
                <w:szCs w:val="24"/>
                <w:lang w:val="fr-FR"/>
              </w:rPr>
              <w:t>Les facteurs socioculturels représentent le contexte proximal familial et communautaire, influençant fortement les comportements reproductifs et le recours aux soins modernes.</w:t>
            </w:r>
          </w:p>
        </w:tc>
      </w:tr>
      <w:tr w:rsidR="00652BC6" w:rsidRPr="00FC4EA6" w14:paraId="67E4C144" w14:textId="77777777" w:rsidTr="00D233C5">
        <w:tc>
          <w:tcPr>
            <w:tcW w:w="1445" w:type="dxa"/>
            <w:shd w:val="clear" w:color="auto" w:fill="EBF5FB"/>
            <w:tcMar>
              <w:top w:w="80" w:type="dxa"/>
              <w:left w:w="120" w:type="dxa"/>
              <w:bottom w:w="80" w:type="dxa"/>
              <w:right w:w="120" w:type="dxa"/>
            </w:tcMar>
            <w:vAlign w:val="center"/>
          </w:tcPr>
          <w:p w14:paraId="2EE7724E" w14:textId="77777777" w:rsidR="00190FB7" w:rsidRPr="00FC4EA6" w:rsidRDefault="00190FB7" w:rsidP="00CC5CCA">
            <w:pPr>
              <w:spacing w:after="0" w:line="240" w:lineRule="auto"/>
              <w:jc w:val="both"/>
              <w:rPr>
                <w:rFonts w:ascii="Times New Roman" w:hAnsi="Times New Roman" w:cs="Times New Roman"/>
                <w:sz w:val="24"/>
                <w:szCs w:val="24"/>
                <w:lang w:val="fr-FR"/>
              </w:rPr>
            </w:pPr>
            <w:r w:rsidRPr="00FC4EA6">
              <w:rPr>
                <w:rFonts w:ascii="Times New Roman" w:hAnsi="Times New Roman" w:cs="Times New Roman"/>
                <w:b/>
                <w:bCs/>
                <w:color w:val="1A6FA8"/>
                <w:sz w:val="24"/>
                <w:szCs w:val="24"/>
                <w:lang w:val="fr-FR"/>
              </w:rPr>
              <w:t>Anneau bleu (Niveau 5)</w:t>
            </w:r>
          </w:p>
        </w:tc>
        <w:tc>
          <w:tcPr>
            <w:tcW w:w="7581" w:type="dxa"/>
            <w:shd w:val="clear" w:color="auto" w:fill="FFFFFF"/>
            <w:tcMar>
              <w:top w:w="80" w:type="dxa"/>
              <w:left w:w="160" w:type="dxa"/>
              <w:bottom w:w="80" w:type="dxa"/>
              <w:right w:w="120" w:type="dxa"/>
            </w:tcMar>
          </w:tcPr>
          <w:p w14:paraId="0018D9A8" w14:textId="77777777" w:rsidR="00190FB7" w:rsidRPr="00FC4EA6" w:rsidRDefault="00190FB7" w:rsidP="00CC5CCA">
            <w:pPr>
              <w:spacing w:after="0" w:line="240" w:lineRule="auto"/>
              <w:jc w:val="both"/>
              <w:rPr>
                <w:rFonts w:ascii="Times New Roman" w:hAnsi="Times New Roman" w:cs="Times New Roman"/>
                <w:sz w:val="24"/>
                <w:szCs w:val="24"/>
                <w:lang w:val="fr-FR"/>
              </w:rPr>
            </w:pPr>
            <w:r w:rsidRPr="00FC4EA6">
              <w:rPr>
                <w:rFonts w:ascii="Times New Roman" w:hAnsi="Times New Roman" w:cs="Times New Roman"/>
                <w:color w:val="333333"/>
                <w:sz w:val="24"/>
                <w:szCs w:val="24"/>
                <w:lang w:val="fr-FR"/>
              </w:rPr>
              <w:t>Les facteurs environnementaux et structurels constituent le cadre macro, déterminant l'accès aux soins spécialisés et la qualité du système de santé reproductive.</w:t>
            </w:r>
          </w:p>
        </w:tc>
      </w:tr>
    </w:tbl>
    <w:p w14:paraId="66E60FE9" w14:textId="77777777" w:rsidR="00190FB7" w:rsidRPr="00FC4EA6" w:rsidRDefault="00190FB7" w:rsidP="00CC5CCA">
      <w:pPr>
        <w:spacing w:after="0" w:line="240" w:lineRule="auto"/>
        <w:jc w:val="both"/>
        <w:rPr>
          <w:rFonts w:ascii="Times New Roman" w:hAnsi="Times New Roman" w:cs="Times New Roman"/>
          <w:sz w:val="24"/>
          <w:szCs w:val="24"/>
          <w:lang w:val="fr-FR"/>
        </w:rPr>
      </w:pPr>
    </w:p>
    <w:p w14:paraId="5882D03C" w14:textId="7BB849FC" w:rsidR="00BA1072" w:rsidRPr="00FC4EA6" w:rsidRDefault="00BA1072" w:rsidP="00C73D34">
      <w:pPr>
        <w:jc w:val="both"/>
        <w:rPr>
          <w:rFonts w:ascii="Times New Roman" w:hAnsi="Times New Roman" w:cs="Times New Roman"/>
          <w:sz w:val="24"/>
          <w:szCs w:val="24"/>
          <w:lang w:val="fr-FR"/>
        </w:rPr>
      </w:pPr>
    </w:p>
    <w:p w14:paraId="73300C19" w14:textId="77777777" w:rsidR="00BA1072" w:rsidRPr="00FC4EA6" w:rsidRDefault="00BA1072" w:rsidP="00C73D34">
      <w:pPr>
        <w:jc w:val="both"/>
        <w:rPr>
          <w:rFonts w:ascii="Times New Roman" w:hAnsi="Times New Roman" w:cs="Times New Roman"/>
          <w:sz w:val="24"/>
          <w:szCs w:val="24"/>
          <w:lang w:val="fr-FR"/>
        </w:rPr>
      </w:pPr>
    </w:p>
    <w:p w14:paraId="35480C23" w14:textId="77777777" w:rsidR="00BA1072" w:rsidRPr="00FC4EA6" w:rsidRDefault="00BA1072" w:rsidP="00C73D34">
      <w:pPr>
        <w:jc w:val="both"/>
        <w:rPr>
          <w:rFonts w:ascii="Times New Roman" w:hAnsi="Times New Roman" w:cs="Times New Roman"/>
          <w:sz w:val="24"/>
          <w:szCs w:val="24"/>
          <w:lang w:val="fr-FR"/>
        </w:rPr>
      </w:pPr>
    </w:p>
    <w:p w14:paraId="26703173" w14:textId="77777777" w:rsidR="00072629" w:rsidRPr="00FC4EA6" w:rsidRDefault="00072629" w:rsidP="00C73D34">
      <w:pPr>
        <w:jc w:val="both"/>
        <w:rPr>
          <w:rFonts w:ascii="Times New Roman" w:hAnsi="Times New Roman" w:cs="Times New Roman"/>
          <w:sz w:val="24"/>
          <w:szCs w:val="24"/>
          <w:lang w:val="fr-FR"/>
        </w:rPr>
      </w:pPr>
    </w:p>
    <w:p w14:paraId="57400F2E" w14:textId="77777777" w:rsidR="00BA1072" w:rsidRPr="00FC4EA6" w:rsidRDefault="00BA1072" w:rsidP="00C73D34">
      <w:pPr>
        <w:jc w:val="both"/>
        <w:rPr>
          <w:rFonts w:ascii="Times New Roman" w:hAnsi="Times New Roman" w:cs="Times New Roman"/>
          <w:sz w:val="24"/>
          <w:szCs w:val="24"/>
          <w:lang w:val="fr-FR"/>
        </w:rPr>
      </w:pPr>
    </w:p>
    <w:p w14:paraId="168DACDB" w14:textId="77777777" w:rsidR="00CC5CCA" w:rsidRPr="00FC4EA6" w:rsidRDefault="00CC5CCA">
      <w:pPr>
        <w:rPr>
          <w:rFonts w:ascii="Times New Roman" w:hAnsi="Times New Roman" w:cs="Times New Roman"/>
          <w:sz w:val="24"/>
          <w:szCs w:val="24"/>
          <w:lang w:val="fr-FR"/>
        </w:rPr>
      </w:pPr>
      <w:r w:rsidRPr="00FC4EA6">
        <w:rPr>
          <w:rFonts w:ascii="Times New Roman" w:hAnsi="Times New Roman" w:cs="Times New Roman"/>
          <w:sz w:val="24"/>
          <w:szCs w:val="24"/>
          <w:lang w:val="fr-FR"/>
        </w:rPr>
        <w:br w:type="page"/>
      </w:r>
    </w:p>
    <w:p w14:paraId="7F7A2517" w14:textId="52C83E9E" w:rsidR="00BA1072" w:rsidRPr="00FC4EA6" w:rsidRDefault="00863D98" w:rsidP="00C73D34">
      <w:pPr>
        <w:spacing w:line="276" w:lineRule="auto"/>
        <w:jc w:val="both"/>
        <w:rPr>
          <w:rFonts w:ascii="Times New Roman" w:hAnsi="Times New Roman" w:cs="Times New Roman"/>
          <w:sz w:val="24"/>
          <w:szCs w:val="24"/>
          <w:lang w:val="fr-FR"/>
        </w:rPr>
        <w:sectPr w:rsidR="00BA1072" w:rsidRPr="00FC4EA6" w:rsidSect="004B4223">
          <w:headerReference w:type="default" r:id="rId27"/>
          <w:footerReference w:type="default" r:id="rId28"/>
          <w:pgSz w:w="11906" w:h="16838"/>
          <w:pgMar w:top="1417" w:right="1417" w:bottom="1417" w:left="1417" w:header="708" w:footer="708" w:gutter="0"/>
          <w:cols w:space="709"/>
          <w:docGrid w:linePitch="360"/>
        </w:sectPr>
      </w:pPr>
      <w:r w:rsidRPr="00FC4EA6">
        <w:rPr>
          <w:rFonts w:ascii="Times New Roman" w:hAnsi="Times New Roman" w:cs="Times New Roman"/>
          <w:noProof/>
          <w:sz w:val="24"/>
          <w:szCs w:val="24"/>
          <w:lang w:val="fr-FR"/>
        </w:rPr>
        <w:lastRenderedPageBreak/>
        <mc:AlternateContent>
          <mc:Choice Requires="wps">
            <w:drawing>
              <wp:anchor distT="0" distB="0" distL="114300" distR="114300" simplePos="0" relativeHeight="251658752" behindDoc="0" locked="0" layoutInCell="1" allowOverlap="1" wp14:anchorId="5B472236" wp14:editId="00B9451E">
                <wp:simplePos x="0" y="0"/>
                <wp:positionH relativeFrom="margin">
                  <wp:align>center</wp:align>
                </wp:positionH>
                <wp:positionV relativeFrom="paragraph">
                  <wp:posOffset>3694034</wp:posOffset>
                </wp:positionV>
                <wp:extent cx="4343400" cy="672861"/>
                <wp:effectExtent l="0" t="0" r="19050" b="13335"/>
                <wp:wrapNone/>
                <wp:docPr id="9" name="Organigramme : Alternativ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672861"/>
                        </a:xfrm>
                        <a:prstGeom prst="flowChartAlternateProcess">
                          <a:avLst/>
                        </a:prstGeom>
                        <a:solidFill>
                          <a:srgbClr val="F4D6CC"/>
                        </a:solidFill>
                        <a:ln w="9525">
                          <a:solidFill>
                            <a:srgbClr val="000000"/>
                          </a:solidFill>
                          <a:miter lim="800000"/>
                          <a:headEnd/>
                          <a:tailEnd/>
                        </a:ln>
                      </wps:spPr>
                      <wps:txbx>
                        <w:txbxContent>
                          <w:p w14:paraId="52F8501A" w14:textId="1EF681A4" w:rsidR="00C15A28" w:rsidRPr="000575C6" w:rsidRDefault="00C15A28" w:rsidP="00863D98">
                            <w:pPr>
                              <w:pStyle w:val="Titre1"/>
                              <w:spacing w:before="120"/>
                              <w:jc w:val="center"/>
                              <w:rPr>
                                <w:color w:val="auto"/>
                                <w:sz w:val="32"/>
                              </w:rPr>
                            </w:pPr>
                            <w:bookmarkStart w:id="129" w:name="_Toc239694596"/>
                            <w:bookmarkStart w:id="130" w:name="_Toc239694636"/>
                            <w:r>
                              <w:rPr>
                                <w:color w:val="auto"/>
                                <w:sz w:val="32"/>
                              </w:rPr>
                              <w:t>CHAPITRE II : REVUE DE LITTERATURE</w:t>
                            </w:r>
                            <w:bookmarkEnd w:id="129"/>
                            <w:bookmarkEnd w:id="130"/>
                          </w:p>
                          <w:p w14:paraId="1B25D129" w14:textId="77777777" w:rsidR="00C15A28" w:rsidRPr="000575C6" w:rsidRDefault="00C15A28" w:rsidP="000C3C0F">
                            <w:pPr>
                              <w:pStyle w:val="Titre1"/>
                              <w:spacing w:before="120"/>
                              <w:jc w:val="both"/>
                              <w:rPr>
                                <w:color w:val="auto"/>
                                <w:sz w:val="32"/>
                              </w:rPr>
                            </w:pPr>
                          </w:p>
                          <w:p w14:paraId="14D5D1F6" w14:textId="77777777" w:rsidR="00C15A28" w:rsidRDefault="00C15A28" w:rsidP="000C3C0F">
                            <w:pPr>
                              <w:spacing w:before="120"/>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472236" id="Organigramme : Alternative 9" o:spid="_x0000_s1035" type="#_x0000_t176" style="position:absolute;left:0;text-align:left;margin-left:0;margin-top:290.85pt;width:342pt;height:53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" fillcolor="#f4d6cc">
                <v:textbox>
                  <w:txbxContent>
                    <w:p w14:paraId="52F8501A" w14:textId="1EF681A4" w:rsidR="00C15A28" w:rsidRPr="000575C6" w:rsidRDefault="00C15A28" w:rsidP="00863D98">
                      <w:pPr>
                        <w:pStyle w:val="Titre1"/>
                        <w:spacing w:before="120"/>
                        <w:jc w:val="center"/>
                        <w:rPr>
                          <w:color w:val="auto"/>
                          <w:sz w:val="32"/>
                        </w:rPr>
                      </w:pPr>
                      <w:bookmarkStart w:id="131" w:name="_Toc239694596"/>
                      <w:bookmarkStart w:id="132" w:name="_Toc239694636"/>
                      <w:r>
                        <w:rPr>
                          <w:color w:val="auto"/>
                          <w:sz w:val="32"/>
                        </w:rPr>
                        <w:t>CHAPITRE II : REVUE DE LITTERATURE</w:t>
                      </w:r>
                      <w:bookmarkEnd w:id="131"/>
                      <w:bookmarkEnd w:id="132"/>
                    </w:p>
                    <w:p w14:paraId="1B25D129" w14:textId="77777777" w:rsidR="00C15A28" w:rsidRPr="000575C6" w:rsidRDefault="00C15A28" w:rsidP="000C3C0F">
                      <w:pPr>
                        <w:pStyle w:val="Titre1"/>
                        <w:spacing w:before="120"/>
                        <w:jc w:val="both"/>
                        <w:rPr>
                          <w:color w:val="auto"/>
                          <w:sz w:val="32"/>
                        </w:rPr>
                      </w:pPr>
                    </w:p>
                    <w:p w14:paraId="14D5D1F6" w14:textId="77777777" w:rsidR="00C15A28" w:rsidRDefault="00C15A28" w:rsidP="000C3C0F">
                      <w:pPr>
                        <w:spacing w:before="120"/>
                        <w:jc w:val="both"/>
                      </w:pPr>
                    </w:p>
                  </w:txbxContent>
                </v:textbox>
                <w10:wrap anchorx="margin"/>
              </v:shape>
            </w:pict>
          </mc:Fallback>
        </mc:AlternateContent>
      </w:r>
      <w:r w:rsidR="00645FF8" w:rsidRPr="00FC4EA6">
        <w:rPr>
          <w:rFonts w:ascii="Times New Roman" w:hAnsi="Times New Roman" w:cs="Times New Roman"/>
          <w:noProof/>
          <w:sz w:val="24"/>
          <w:szCs w:val="24"/>
          <w:lang w:val="fr-FR"/>
        </w:rPr>
        <mc:AlternateContent>
          <mc:Choice Requires="wps">
            <w:drawing>
              <wp:anchor distT="0" distB="0" distL="114300" distR="114300" simplePos="0" relativeHeight="251715072" behindDoc="0" locked="0" layoutInCell="1" allowOverlap="1" wp14:anchorId="42729151" wp14:editId="7E82A1E3">
                <wp:simplePos x="0" y="0"/>
                <wp:positionH relativeFrom="column">
                  <wp:posOffset>5468960</wp:posOffset>
                </wp:positionH>
                <wp:positionV relativeFrom="paragraph">
                  <wp:posOffset>8080804</wp:posOffset>
                </wp:positionV>
                <wp:extent cx="733543" cy="648586"/>
                <wp:effectExtent l="0" t="0" r="9525" b="0"/>
                <wp:wrapNone/>
                <wp:docPr id="35" name="Rectangle : coins arrondis 35"/>
                <wp:cNvGraphicFramePr/>
                <a:graphic xmlns:a="http://schemas.openxmlformats.org/drawingml/2006/main">
                  <a:graphicData uri="http://schemas.microsoft.com/office/word/2010/wordprocessingShape">
                    <wps:wsp>
                      <wps:cNvSpPr/>
                      <wps:spPr>
                        <a:xfrm>
                          <a:off x="0" y="0"/>
                          <a:ext cx="733543" cy="648586"/>
                        </a:xfrm>
                        <a:prstGeom prst="round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225509" id="Rectangle : coins arrondis 35" o:spid="_x0000_s1026" style="position:absolute;margin-left:430.65pt;margin-top:636.3pt;width:57.75pt;height:51.0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" fillcolor="white [3201]" stroked="f" strokeweight="2pt"/>
            </w:pict>
          </mc:Fallback>
        </mc:AlternateContent>
      </w:r>
    </w:p>
    <w:p w14:paraId="43D63F14" w14:textId="72A42D9B" w:rsidR="00872D6E" w:rsidRPr="00FC4EA6" w:rsidRDefault="00280F74" w:rsidP="00C73D34">
      <w:pPr>
        <w:jc w:val="both"/>
        <w:outlineLvl w:val="1"/>
        <w:rPr>
          <w:rFonts w:ascii="Times New Roman" w:hAnsi="Times New Roman" w:cs="Times New Roman"/>
          <w:b/>
          <w:sz w:val="24"/>
          <w:szCs w:val="24"/>
          <w:lang w:val="fr-FR"/>
        </w:rPr>
      </w:pPr>
      <w:bookmarkStart w:id="133" w:name="_Toc239694637"/>
      <w:r w:rsidRPr="00FC4EA6">
        <w:rPr>
          <w:rFonts w:ascii="Times New Roman" w:hAnsi="Times New Roman" w:cs="Times New Roman"/>
          <w:b/>
          <w:sz w:val="24"/>
          <w:szCs w:val="24"/>
          <w:lang w:val="fr-FR"/>
        </w:rPr>
        <w:lastRenderedPageBreak/>
        <w:t xml:space="preserve">II.1. </w:t>
      </w:r>
      <w:r w:rsidR="00872D6E" w:rsidRPr="00FC4EA6">
        <w:rPr>
          <w:rFonts w:ascii="Times New Roman" w:hAnsi="Times New Roman" w:cs="Times New Roman"/>
          <w:b/>
          <w:sz w:val="24"/>
          <w:szCs w:val="24"/>
          <w:lang w:val="fr-FR"/>
        </w:rPr>
        <w:t>DEFINITIONS ET EPIDEMIOLOGIE DE L’INFERTILITE</w:t>
      </w:r>
      <w:bookmarkEnd w:id="133"/>
      <w:r w:rsidR="00BA1072" w:rsidRPr="00FC4EA6">
        <w:rPr>
          <w:rFonts w:ascii="Times New Roman" w:hAnsi="Times New Roman" w:cs="Times New Roman"/>
          <w:b/>
          <w:sz w:val="24"/>
          <w:szCs w:val="24"/>
          <w:lang w:val="fr-FR"/>
        </w:rPr>
        <w:t xml:space="preserve"> </w:t>
      </w:r>
    </w:p>
    <w:p w14:paraId="0D3EC2C7" w14:textId="64B417CE" w:rsidR="00872D6E" w:rsidRPr="00FC4EA6" w:rsidRDefault="00280F74" w:rsidP="00CC5CCA">
      <w:pPr>
        <w:jc w:val="both"/>
        <w:outlineLvl w:val="2"/>
        <w:rPr>
          <w:rFonts w:ascii="Times New Roman" w:hAnsi="Times New Roman" w:cs="Times New Roman"/>
          <w:b/>
          <w:sz w:val="24"/>
          <w:szCs w:val="24"/>
          <w:lang w:val="fr-FR"/>
        </w:rPr>
      </w:pPr>
      <w:bookmarkStart w:id="134" w:name="_Toc239694638"/>
      <w:r w:rsidRPr="00FC4EA6">
        <w:rPr>
          <w:rFonts w:ascii="Times New Roman" w:hAnsi="Times New Roman" w:cs="Times New Roman"/>
          <w:b/>
          <w:sz w:val="24"/>
          <w:szCs w:val="24"/>
          <w:lang w:val="fr-FR"/>
        </w:rPr>
        <w:t xml:space="preserve">II.1.1 </w:t>
      </w:r>
      <w:r w:rsidR="00526522" w:rsidRPr="00FC4EA6">
        <w:rPr>
          <w:rFonts w:ascii="Times New Roman" w:hAnsi="Times New Roman" w:cs="Times New Roman"/>
          <w:b/>
          <w:sz w:val="24"/>
          <w:szCs w:val="24"/>
          <w:lang w:val="fr-FR"/>
        </w:rPr>
        <w:t>D</w:t>
      </w:r>
      <w:r w:rsidR="00872D6E" w:rsidRPr="00FC4EA6">
        <w:rPr>
          <w:rFonts w:ascii="Times New Roman" w:hAnsi="Times New Roman" w:cs="Times New Roman"/>
          <w:b/>
          <w:sz w:val="24"/>
          <w:szCs w:val="24"/>
          <w:lang w:val="fr-FR"/>
        </w:rPr>
        <w:t>éfinition selon l’organisation mondiale de la santé</w:t>
      </w:r>
      <w:bookmarkEnd w:id="134"/>
    </w:p>
    <w:p w14:paraId="3BC2FDF9" w14:textId="77777777" w:rsidR="00872D6E" w:rsidRPr="00FC4EA6" w:rsidRDefault="00872D6E" w:rsidP="00C73D34">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L’Organisation Mondiale de la Santé (OMS) défini l’infertilité comme « une maladie du système reproductif défini par l’absence d’obtention d’une grossesse après 12 mois ou plus de rapports sexuels réguliers non protégés » (WHO, 2020). Cette définition standardisée permet la comparabilité des études à travers le monde. On distingue classiquement deux types d’infertilité : </w:t>
      </w:r>
    </w:p>
    <w:p w14:paraId="4295FD58" w14:textId="7B15F46C" w:rsidR="00872D6E" w:rsidRPr="00FC4EA6" w:rsidRDefault="00725BF3" w:rsidP="00CC5CCA">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L’infertilité primaire qui </w:t>
      </w:r>
      <w:r w:rsidR="00872D6E" w:rsidRPr="00FC4EA6">
        <w:rPr>
          <w:rFonts w:ascii="Times New Roman" w:hAnsi="Times New Roman" w:cs="Times New Roman"/>
          <w:sz w:val="24"/>
          <w:szCs w:val="24"/>
          <w:lang w:val="fr-FR"/>
        </w:rPr>
        <w:t>est l’absence de grossesse antérieure chez la femme ou le couple.</w:t>
      </w:r>
    </w:p>
    <w:p w14:paraId="0F24E22D" w14:textId="77777777" w:rsidR="00872D6E" w:rsidRPr="00FC4EA6" w:rsidRDefault="00872D6E" w:rsidP="00CC5CCA">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L’infertilité secondaire qui est l’impossibilité de concevoir après une ou plusieurs grossesses antérieures.</w:t>
      </w:r>
    </w:p>
    <w:p w14:paraId="15059D96" w14:textId="77777777" w:rsidR="00872D6E" w:rsidRPr="00FC4EA6" w:rsidRDefault="00872D6E" w:rsidP="00CC5CCA">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Cette distinction est fondamentale car les étiologies et les facteurs de risque diffèrent significativement entre deux entités (</w:t>
      </w:r>
      <w:proofErr w:type="spellStart"/>
      <w:r w:rsidRPr="00FC4EA6">
        <w:rPr>
          <w:rFonts w:ascii="Times New Roman" w:hAnsi="Times New Roman" w:cs="Times New Roman"/>
          <w:sz w:val="24"/>
          <w:szCs w:val="24"/>
          <w:lang w:val="fr-FR"/>
        </w:rPr>
        <w:t>Mascarenhas</w:t>
      </w:r>
      <w:proofErr w:type="spellEnd"/>
      <w:r w:rsidRPr="00FC4EA6">
        <w:rPr>
          <w:rFonts w:ascii="Times New Roman" w:hAnsi="Times New Roman" w:cs="Times New Roman"/>
          <w:sz w:val="24"/>
          <w:szCs w:val="24"/>
          <w:lang w:val="fr-FR"/>
        </w:rPr>
        <w:t xml:space="preserve"> et al., 2012).</w:t>
      </w:r>
    </w:p>
    <w:p w14:paraId="45150EC7" w14:textId="01A1DFDD" w:rsidR="00872D6E" w:rsidRPr="00FC4EA6" w:rsidRDefault="00280F74" w:rsidP="00CC5CCA">
      <w:pPr>
        <w:tabs>
          <w:tab w:val="left" w:pos="5560"/>
        </w:tabs>
        <w:spacing w:after="0"/>
        <w:jc w:val="both"/>
        <w:outlineLvl w:val="2"/>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           </w:t>
      </w:r>
      <w:bookmarkStart w:id="135" w:name="_Toc239694639"/>
      <w:r w:rsidRPr="00FC4EA6">
        <w:rPr>
          <w:rFonts w:ascii="Times New Roman" w:hAnsi="Times New Roman" w:cs="Times New Roman"/>
          <w:b/>
          <w:sz w:val="24"/>
          <w:szCs w:val="24"/>
          <w:lang w:val="fr-FR"/>
        </w:rPr>
        <w:t xml:space="preserve">II.1.2. </w:t>
      </w:r>
      <w:r w:rsidR="00526522" w:rsidRPr="00FC4EA6">
        <w:rPr>
          <w:rFonts w:ascii="Times New Roman" w:hAnsi="Times New Roman" w:cs="Times New Roman"/>
          <w:b/>
          <w:sz w:val="24"/>
          <w:szCs w:val="24"/>
          <w:lang w:val="fr-FR"/>
        </w:rPr>
        <w:t>P</w:t>
      </w:r>
      <w:r w:rsidRPr="00FC4EA6">
        <w:rPr>
          <w:rFonts w:ascii="Times New Roman" w:hAnsi="Times New Roman" w:cs="Times New Roman"/>
          <w:b/>
          <w:sz w:val="24"/>
          <w:szCs w:val="24"/>
          <w:lang w:val="fr-FR"/>
        </w:rPr>
        <w:t>révalence</w:t>
      </w:r>
      <w:r w:rsidR="00872D6E" w:rsidRPr="00FC4EA6">
        <w:rPr>
          <w:rFonts w:ascii="Times New Roman" w:hAnsi="Times New Roman" w:cs="Times New Roman"/>
          <w:b/>
          <w:sz w:val="24"/>
          <w:szCs w:val="24"/>
          <w:lang w:val="fr-FR"/>
        </w:rPr>
        <w:t xml:space="preserve"> mondiale</w:t>
      </w:r>
      <w:bookmarkEnd w:id="135"/>
    </w:p>
    <w:p w14:paraId="09462C0C" w14:textId="2F13D025" w:rsidR="00872D6E" w:rsidRPr="00FC4EA6" w:rsidRDefault="00872D6E" w:rsidP="00CC5CCA">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L’infertilité constitue un problème de santé publique majeur. Selon l’OMS, environ 48 millions d</w:t>
      </w:r>
      <w:r w:rsidR="00725BF3" w:rsidRPr="00FC4EA6">
        <w:rPr>
          <w:rFonts w:ascii="Times New Roman" w:hAnsi="Times New Roman" w:cs="Times New Roman"/>
          <w:sz w:val="24"/>
          <w:szCs w:val="24"/>
          <w:lang w:val="fr-FR"/>
        </w:rPr>
        <w:t xml:space="preserve">e couples dans le monde et 186 </w:t>
      </w:r>
      <w:r w:rsidRPr="00FC4EA6">
        <w:rPr>
          <w:rFonts w:ascii="Times New Roman" w:hAnsi="Times New Roman" w:cs="Times New Roman"/>
          <w:sz w:val="24"/>
          <w:szCs w:val="24"/>
          <w:lang w:val="fr-FR"/>
        </w:rPr>
        <w:t>millions d’individus souffrent d’infertilité (WHO, 2023). La prévalence mondiale varie considérab</w:t>
      </w:r>
      <w:r w:rsidR="003F4F3D" w:rsidRPr="00FC4EA6">
        <w:rPr>
          <w:rFonts w:ascii="Times New Roman" w:hAnsi="Times New Roman" w:cs="Times New Roman"/>
          <w:sz w:val="24"/>
          <w:szCs w:val="24"/>
          <w:lang w:val="fr-FR"/>
        </w:rPr>
        <w:t>lement en fonction des régions.</w:t>
      </w:r>
    </w:p>
    <w:p w14:paraId="64146E59" w14:textId="5520E8BA" w:rsidR="00872D6E" w:rsidRPr="00FC4EA6" w:rsidRDefault="00872D6E" w:rsidP="00CC5CCA">
      <w:pPr>
        <w:pStyle w:val="Lgende"/>
        <w:spacing w:after="0"/>
        <w:jc w:val="both"/>
        <w:rPr>
          <w:rFonts w:ascii="Times New Roman" w:hAnsi="Times New Roman" w:cs="Times New Roman"/>
          <w:i w:val="0"/>
          <w:color w:val="auto"/>
          <w:sz w:val="28"/>
          <w:szCs w:val="24"/>
          <w:lang w:val="fr-FR"/>
        </w:rPr>
      </w:pPr>
      <w:r w:rsidRPr="00FC4EA6">
        <w:rPr>
          <w:rFonts w:ascii="Times New Roman" w:hAnsi="Times New Roman" w:cs="Times New Roman"/>
          <w:b/>
          <w:sz w:val="24"/>
          <w:szCs w:val="24"/>
          <w:lang w:val="fr-FR"/>
        </w:rPr>
        <w:t xml:space="preserve">      </w:t>
      </w:r>
      <w:bookmarkStart w:id="136" w:name="_Toc239432497"/>
      <w:r w:rsidR="00D233C5" w:rsidRPr="00FC4EA6">
        <w:rPr>
          <w:rFonts w:ascii="Times New Roman" w:hAnsi="Times New Roman" w:cs="Times New Roman"/>
          <w:b/>
          <w:i w:val="0"/>
          <w:color w:val="auto"/>
          <w:sz w:val="28"/>
          <w:szCs w:val="24"/>
          <w:lang w:val="fr-FR"/>
        </w:rPr>
        <w:t xml:space="preserve">Tableau </w:t>
      </w:r>
      <w:r w:rsidR="00A04290" w:rsidRPr="00FC4EA6">
        <w:rPr>
          <w:rFonts w:ascii="Times New Roman" w:hAnsi="Times New Roman" w:cs="Times New Roman"/>
          <w:b/>
          <w:i w:val="0"/>
          <w:color w:val="auto"/>
          <w:sz w:val="28"/>
          <w:szCs w:val="24"/>
          <w:lang w:val="fr-FR"/>
        </w:rPr>
        <w:t>IV</w:t>
      </w:r>
      <w:r w:rsidR="00CC374C" w:rsidRPr="00FC4EA6">
        <w:rPr>
          <w:rFonts w:ascii="Times New Roman" w:hAnsi="Times New Roman" w:cs="Times New Roman"/>
          <w:b/>
          <w:i w:val="0"/>
          <w:color w:val="auto"/>
          <w:sz w:val="28"/>
          <w:szCs w:val="24"/>
          <w:lang w:val="fr-FR"/>
        </w:rPr>
        <w:t xml:space="preserve"> </w:t>
      </w:r>
      <w:r w:rsidRPr="00FC4EA6">
        <w:rPr>
          <w:rFonts w:ascii="Times New Roman" w:hAnsi="Times New Roman" w:cs="Times New Roman"/>
          <w:i w:val="0"/>
          <w:color w:val="auto"/>
          <w:sz w:val="28"/>
          <w:szCs w:val="24"/>
          <w:lang w:val="fr-FR"/>
        </w:rPr>
        <w:t>:</w:t>
      </w:r>
      <w:r w:rsidR="00725BF3" w:rsidRPr="00FC4EA6">
        <w:rPr>
          <w:rFonts w:ascii="Times New Roman" w:hAnsi="Times New Roman" w:cs="Times New Roman"/>
          <w:i w:val="0"/>
          <w:color w:val="auto"/>
          <w:sz w:val="28"/>
          <w:szCs w:val="24"/>
          <w:lang w:val="fr-FR"/>
        </w:rPr>
        <w:t xml:space="preserve"> </w:t>
      </w:r>
      <w:r w:rsidRPr="00FC4EA6">
        <w:rPr>
          <w:rFonts w:ascii="Times New Roman" w:hAnsi="Times New Roman" w:cs="Times New Roman"/>
          <w:i w:val="0"/>
          <w:color w:val="auto"/>
          <w:sz w:val="28"/>
          <w:szCs w:val="24"/>
          <w:lang w:val="fr-FR"/>
        </w:rPr>
        <w:t xml:space="preserve"> prévalence de l’infertilité dans le monde</w:t>
      </w:r>
      <w:bookmarkEnd w:id="136"/>
    </w:p>
    <w:tbl>
      <w:tblPr>
        <w:tblStyle w:val="Grilledutableau"/>
        <w:tblW w:w="0" w:type="auto"/>
        <w:tblLook w:val="04A0" w:firstRow="1" w:lastRow="0" w:firstColumn="1" w:lastColumn="0" w:noHBand="0" w:noVBand="1"/>
      </w:tblPr>
      <w:tblGrid>
        <w:gridCol w:w="3028"/>
        <w:gridCol w:w="3020"/>
        <w:gridCol w:w="3014"/>
      </w:tblGrid>
      <w:tr w:rsidR="00872D6E" w:rsidRPr="00FC4EA6" w14:paraId="5F8BF3DC" w14:textId="77777777" w:rsidTr="00872D6E">
        <w:tc>
          <w:tcPr>
            <w:tcW w:w="3070" w:type="dxa"/>
          </w:tcPr>
          <w:p w14:paraId="7EDA29B0"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Région</w:t>
            </w:r>
          </w:p>
        </w:tc>
        <w:tc>
          <w:tcPr>
            <w:tcW w:w="3071" w:type="dxa"/>
          </w:tcPr>
          <w:p w14:paraId="127E5195"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Prévalence estimée</w:t>
            </w:r>
          </w:p>
        </w:tc>
        <w:tc>
          <w:tcPr>
            <w:tcW w:w="3071" w:type="dxa"/>
          </w:tcPr>
          <w:p w14:paraId="130C725C"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Source</w:t>
            </w:r>
          </w:p>
        </w:tc>
      </w:tr>
      <w:tr w:rsidR="00872D6E" w:rsidRPr="00FC4EA6" w14:paraId="45E3E562" w14:textId="77777777" w:rsidTr="00872D6E">
        <w:tc>
          <w:tcPr>
            <w:tcW w:w="3070" w:type="dxa"/>
          </w:tcPr>
          <w:p w14:paraId="171720DB"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Afrique subsaharienne</w:t>
            </w:r>
          </w:p>
        </w:tc>
        <w:tc>
          <w:tcPr>
            <w:tcW w:w="3071" w:type="dxa"/>
          </w:tcPr>
          <w:p w14:paraId="6D54348B"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9-30%</w:t>
            </w:r>
          </w:p>
        </w:tc>
        <w:tc>
          <w:tcPr>
            <w:tcW w:w="3071" w:type="dxa"/>
          </w:tcPr>
          <w:p w14:paraId="5270A12C" w14:textId="77777777" w:rsidR="00872D6E" w:rsidRPr="00FC4EA6" w:rsidRDefault="00872D6E" w:rsidP="00CC5CCA">
            <w:pPr>
              <w:spacing w:after="0"/>
              <w:jc w:val="both"/>
              <w:rPr>
                <w:rFonts w:ascii="Times New Roman" w:hAnsi="Times New Roman" w:cs="Times New Roman"/>
                <w:sz w:val="24"/>
                <w:szCs w:val="24"/>
              </w:rPr>
            </w:pPr>
            <w:proofErr w:type="spellStart"/>
            <w:r w:rsidRPr="00FC4EA6">
              <w:rPr>
                <w:rFonts w:ascii="Times New Roman" w:hAnsi="Times New Roman" w:cs="Times New Roman"/>
                <w:sz w:val="24"/>
                <w:szCs w:val="24"/>
              </w:rPr>
              <w:t>Ombelet</w:t>
            </w:r>
            <w:proofErr w:type="spellEnd"/>
            <w:r w:rsidRPr="00FC4EA6">
              <w:rPr>
                <w:rFonts w:ascii="Times New Roman" w:hAnsi="Times New Roman" w:cs="Times New Roman"/>
                <w:sz w:val="24"/>
                <w:szCs w:val="24"/>
              </w:rPr>
              <w:t xml:space="preserve"> et al., 2021</w:t>
            </w:r>
          </w:p>
        </w:tc>
      </w:tr>
      <w:tr w:rsidR="00872D6E" w:rsidRPr="00FC4EA6" w14:paraId="38D81422" w14:textId="77777777" w:rsidTr="00872D6E">
        <w:tc>
          <w:tcPr>
            <w:tcW w:w="3070" w:type="dxa"/>
          </w:tcPr>
          <w:p w14:paraId="52E3B69E"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 xml:space="preserve">Afrique du Nord/ </w:t>
            </w:r>
          </w:p>
          <w:p w14:paraId="04E1B952"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Moyen orient</w:t>
            </w:r>
          </w:p>
        </w:tc>
        <w:tc>
          <w:tcPr>
            <w:tcW w:w="3071" w:type="dxa"/>
          </w:tcPr>
          <w:p w14:paraId="628F442C"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10-15%</w:t>
            </w:r>
          </w:p>
        </w:tc>
        <w:tc>
          <w:tcPr>
            <w:tcW w:w="3071" w:type="dxa"/>
          </w:tcPr>
          <w:p w14:paraId="2D372D78" w14:textId="77777777" w:rsidR="00872D6E" w:rsidRPr="00FC4EA6" w:rsidRDefault="00872D6E" w:rsidP="00CC5CCA">
            <w:pPr>
              <w:spacing w:after="0"/>
              <w:jc w:val="both"/>
              <w:rPr>
                <w:rFonts w:ascii="Times New Roman" w:hAnsi="Times New Roman" w:cs="Times New Roman"/>
                <w:sz w:val="24"/>
                <w:szCs w:val="24"/>
              </w:rPr>
            </w:pPr>
            <w:proofErr w:type="spellStart"/>
            <w:r w:rsidRPr="00FC4EA6">
              <w:rPr>
                <w:rFonts w:ascii="Times New Roman" w:hAnsi="Times New Roman" w:cs="Times New Roman"/>
                <w:sz w:val="24"/>
                <w:szCs w:val="24"/>
              </w:rPr>
              <w:t>Inhorn</w:t>
            </w:r>
            <w:proofErr w:type="spellEnd"/>
            <w:r w:rsidRPr="00FC4EA6">
              <w:rPr>
                <w:rFonts w:ascii="Times New Roman" w:hAnsi="Times New Roman" w:cs="Times New Roman"/>
                <w:sz w:val="24"/>
                <w:szCs w:val="24"/>
              </w:rPr>
              <w:t xml:space="preserve"> et Patrizio, 2015</w:t>
            </w:r>
          </w:p>
        </w:tc>
      </w:tr>
      <w:tr w:rsidR="00872D6E" w:rsidRPr="00FC4EA6" w14:paraId="5A5995CD" w14:textId="77777777" w:rsidTr="00872D6E">
        <w:tc>
          <w:tcPr>
            <w:tcW w:w="3070" w:type="dxa"/>
          </w:tcPr>
          <w:p w14:paraId="54893763"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Asie du Sud</w:t>
            </w:r>
          </w:p>
        </w:tc>
        <w:tc>
          <w:tcPr>
            <w:tcW w:w="3071" w:type="dxa"/>
          </w:tcPr>
          <w:p w14:paraId="2F1EC568"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15-20%</w:t>
            </w:r>
          </w:p>
        </w:tc>
        <w:tc>
          <w:tcPr>
            <w:tcW w:w="3071" w:type="dxa"/>
          </w:tcPr>
          <w:p w14:paraId="4A87E499"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Sharma et al., 2021</w:t>
            </w:r>
          </w:p>
        </w:tc>
      </w:tr>
      <w:tr w:rsidR="00872D6E" w:rsidRPr="00FC4EA6" w14:paraId="43658D32" w14:textId="77777777" w:rsidTr="00872D6E">
        <w:tc>
          <w:tcPr>
            <w:tcW w:w="3070" w:type="dxa"/>
          </w:tcPr>
          <w:p w14:paraId="39D4B99B"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Amérique latine</w:t>
            </w:r>
          </w:p>
        </w:tc>
        <w:tc>
          <w:tcPr>
            <w:tcW w:w="3071" w:type="dxa"/>
          </w:tcPr>
          <w:p w14:paraId="30E14ADF"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12-18%</w:t>
            </w:r>
          </w:p>
        </w:tc>
        <w:tc>
          <w:tcPr>
            <w:tcW w:w="3071" w:type="dxa"/>
          </w:tcPr>
          <w:p w14:paraId="4E022580" w14:textId="77777777" w:rsidR="00872D6E" w:rsidRPr="00FC4EA6" w:rsidRDefault="00872D6E" w:rsidP="00CC5CCA">
            <w:pPr>
              <w:spacing w:after="0"/>
              <w:jc w:val="both"/>
              <w:rPr>
                <w:rFonts w:ascii="Times New Roman" w:hAnsi="Times New Roman" w:cs="Times New Roman"/>
                <w:sz w:val="24"/>
                <w:szCs w:val="24"/>
              </w:rPr>
            </w:pPr>
            <w:proofErr w:type="spellStart"/>
            <w:r w:rsidRPr="00FC4EA6">
              <w:rPr>
                <w:rFonts w:ascii="Times New Roman" w:hAnsi="Times New Roman" w:cs="Times New Roman"/>
                <w:sz w:val="24"/>
                <w:szCs w:val="24"/>
              </w:rPr>
              <w:t>Cedenho</w:t>
            </w:r>
            <w:proofErr w:type="spellEnd"/>
            <w:r w:rsidRPr="00FC4EA6">
              <w:rPr>
                <w:rFonts w:ascii="Times New Roman" w:hAnsi="Times New Roman" w:cs="Times New Roman"/>
                <w:sz w:val="24"/>
                <w:szCs w:val="24"/>
              </w:rPr>
              <w:t xml:space="preserve"> et al., 2022</w:t>
            </w:r>
          </w:p>
        </w:tc>
      </w:tr>
      <w:tr w:rsidR="00872D6E" w:rsidRPr="00FC4EA6" w14:paraId="54DD5082" w14:textId="77777777" w:rsidTr="00872D6E">
        <w:tc>
          <w:tcPr>
            <w:tcW w:w="3070" w:type="dxa"/>
          </w:tcPr>
          <w:p w14:paraId="29E68E02"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Europe</w:t>
            </w:r>
          </w:p>
        </w:tc>
        <w:tc>
          <w:tcPr>
            <w:tcW w:w="3071" w:type="dxa"/>
          </w:tcPr>
          <w:p w14:paraId="0CE2AA36" w14:textId="77777777" w:rsidR="00872D6E" w:rsidRPr="00FC4EA6" w:rsidRDefault="00872D6E" w:rsidP="00CC5CCA">
            <w:pPr>
              <w:spacing w:after="0"/>
              <w:jc w:val="both"/>
              <w:rPr>
                <w:rFonts w:ascii="Times New Roman" w:hAnsi="Times New Roman" w:cs="Times New Roman"/>
                <w:sz w:val="24"/>
                <w:szCs w:val="24"/>
              </w:rPr>
            </w:pPr>
            <w:r w:rsidRPr="00FC4EA6">
              <w:rPr>
                <w:rFonts w:ascii="Times New Roman" w:hAnsi="Times New Roman" w:cs="Times New Roman"/>
                <w:sz w:val="24"/>
                <w:szCs w:val="24"/>
              </w:rPr>
              <w:t>8-12%</w:t>
            </w:r>
          </w:p>
        </w:tc>
        <w:tc>
          <w:tcPr>
            <w:tcW w:w="3071" w:type="dxa"/>
          </w:tcPr>
          <w:p w14:paraId="6EA89808" w14:textId="77777777" w:rsidR="00872D6E" w:rsidRPr="00FC4EA6" w:rsidRDefault="00872D6E" w:rsidP="00CC5CCA">
            <w:pPr>
              <w:spacing w:after="0"/>
              <w:jc w:val="both"/>
              <w:rPr>
                <w:rFonts w:ascii="Times New Roman" w:hAnsi="Times New Roman" w:cs="Times New Roman"/>
                <w:sz w:val="24"/>
                <w:szCs w:val="24"/>
              </w:rPr>
            </w:pPr>
            <w:proofErr w:type="spellStart"/>
            <w:r w:rsidRPr="00FC4EA6">
              <w:rPr>
                <w:rFonts w:ascii="Times New Roman" w:hAnsi="Times New Roman" w:cs="Times New Roman"/>
                <w:sz w:val="24"/>
                <w:szCs w:val="24"/>
              </w:rPr>
              <w:t>Eshre</w:t>
            </w:r>
            <w:proofErr w:type="spellEnd"/>
            <w:r w:rsidRPr="00FC4EA6">
              <w:rPr>
                <w:rFonts w:ascii="Times New Roman" w:hAnsi="Times New Roman" w:cs="Times New Roman"/>
                <w:sz w:val="24"/>
                <w:szCs w:val="24"/>
              </w:rPr>
              <w:t>, 2020</w:t>
            </w:r>
          </w:p>
        </w:tc>
      </w:tr>
    </w:tbl>
    <w:p w14:paraId="5FA65CA3" w14:textId="698AAD32" w:rsidR="00CC5CCA" w:rsidRPr="00FC4EA6" w:rsidRDefault="00872D6E" w:rsidP="00CC5CCA">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En Afrique subsaharienne, l’infertilité est particulièrement préoccupante. Une méta-analyse récente de </w:t>
      </w:r>
      <w:proofErr w:type="spellStart"/>
      <w:r w:rsidRPr="00FC4EA6">
        <w:rPr>
          <w:rFonts w:ascii="Times New Roman" w:hAnsi="Times New Roman" w:cs="Times New Roman"/>
          <w:sz w:val="24"/>
          <w:szCs w:val="24"/>
          <w:lang w:val="fr-FR"/>
        </w:rPr>
        <w:t>Gedef</w:t>
      </w:r>
      <w:proofErr w:type="spellEnd"/>
      <w:r w:rsidRPr="00FC4EA6">
        <w:rPr>
          <w:rFonts w:ascii="Times New Roman" w:hAnsi="Times New Roman" w:cs="Times New Roman"/>
          <w:sz w:val="24"/>
          <w:szCs w:val="24"/>
          <w:lang w:val="fr-FR"/>
        </w:rPr>
        <w:t xml:space="preserve"> et al. (2025) incluant 16 études de la région a rapporté une prévalence globale de l’infertilité de 22,7% avec 42% de cas d’infertilité prim</w:t>
      </w:r>
      <w:r w:rsidR="00BA1072" w:rsidRPr="00FC4EA6">
        <w:rPr>
          <w:rFonts w:ascii="Times New Roman" w:hAnsi="Times New Roman" w:cs="Times New Roman"/>
          <w:sz w:val="24"/>
          <w:szCs w:val="24"/>
          <w:lang w:val="fr-FR"/>
        </w:rPr>
        <w:t>aire et 58% de cas secondaires.</w:t>
      </w:r>
    </w:p>
    <w:p w14:paraId="128810E9" w14:textId="120665C7" w:rsidR="00872D6E" w:rsidRPr="00FC4EA6" w:rsidRDefault="00280F74" w:rsidP="00CC5CCA">
      <w:pPr>
        <w:jc w:val="both"/>
        <w:outlineLvl w:val="2"/>
        <w:rPr>
          <w:rFonts w:ascii="Times New Roman" w:hAnsi="Times New Roman" w:cs="Times New Roman"/>
          <w:b/>
          <w:sz w:val="24"/>
          <w:szCs w:val="24"/>
          <w:lang w:val="fr-FR"/>
        </w:rPr>
      </w:pPr>
      <w:bookmarkStart w:id="137" w:name="_Toc239694640"/>
      <w:r w:rsidRPr="00FC4EA6">
        <w:rPr>
          <w:rFonts w:ascii="Times New Roman" w:hAnsi="Times New Roman" w:cs="Times New Roman"/>
          <w:b/>
          <w:sz w:val="24"/>
          <w:szCs w:val="24"/>
          <w:lang w:val="fr-FR"/>
        </w:rPr>
        <w:t xml:space="preserve">II.1.3. </w:t>
      </w:r>
      <w:r w:rsidR="00526522" w:rsidRPr="00FC4EA6">
        <w:rPr>
          <w:rFonts w:ascii="Times New Roman" w:hAnsi="Times New Roman" w:cs="Times New Roman"/>
          <w:b/>
          <w:sz w:val="24"/>
          <w:szCs w:val="24"/>
          <w:lang w:val="fr-FR"/>
        </w:rPr>
        <w:t>S</w:t>
      </w:r>
      <w:r w:rsidR="00872D6E" w:rsidRPr="00FC4EA6">
        <w:rPr>
          <w:rFonts w:ascii="Times New Roman" w:hAnsi="Times New Roman" w:cs="Times New Roman"/>
          <w:b/>
          <w:sz w:val="24"/>
          <w:szCs w:val="24"/>
          <w:lang w:val="fr-FR"/>
        </w:rPr>
        <w:t>ituation en Afrique centrale</w:t>
      </w:r>
      <w:bookmarkEnd w:id="137"/>
    </w:p>
    <w:p w14:paraId="08FD8919" w14:textId="0705B62A" w:rsidR="00872D6E" w:rsidRPr="00FC4EA6" w:rsidRDefault="00872D6E" w:rsidP="00C73D34">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lastRenderedPageBreak/>
        <w:t>Pour l’Afrique centrale, les donn</w:t>
      </w:r>
      <w:r w:rsidR="00725BF3" w:rsidRPr="00FC4EA6">
        <w:rPr>
          <w:rFonts w:ascii="Times New Roman" w:hAnsi="Times New Roman" w:cs="Times New Roman"/>
          <w:sz w:val="24"/>
          <w:szCs w:val="24"/>
          <w:lang w:val="fr-FR"/>
        </w:rPr>
        <w:t xml:space="preserve">ées restent fragmentaires. Une </w:t>
      </w:r>
      <w:r w:rsidRPr="00FC4EA6">
        <w:rPr>
          <w:rFonts w:ascii="Times New Roman" w:hAnsi="Times New Roman" w:cs="Times New Roman"/>
          <w:sz w:val="24"/>
          <w:szCs w:val="24"/>
          <w:lang w:val="fr-FR"/>
        </w:rPr>
        <w:t xml:space="preserve">étude au Gabon par Mayi-Tsonga et al. (2014) a rapporté une prévalence de l’infertilité de 28% chez </w:t>
      </w:r>
      <w:r w:rsidR="00725BF3" w:rsidRPr="00FC4EA6">
        <w:rPr>
          <w:rFonts w:ascii="Times New Roman" w:hAnsi="Times New Roman" w:cs="Times New Roman"/>
          <w:sz w:val="24"/>
          <w:szCs w:val="24"/>
          <w:lang w:val="fr-FR"/>
        </w:rPr>
        <w:t>les femmes consultantes</w:t>
      </w:r>
      <w:r w:rsidRPr="00FC4EA6">
        <w:rPr>
          <w:rFonts w:ascii="Times New Roman" w:hAnsi="Times New Roman" w:cs="Times New Roman"/>
          <w:sz w:val="24"/>
          <w:szCs w:val="24"/>
          <w:lang w:val="fr-FR"/>
        </w:rPr>
        <w:t xml:space="preserve"> en gynécologie. Au Congo, </w:t>
      </w:r>
      <w:proofErr w:type="spellStart"/>
      <w:r w:rsidRPr="00FC4EA6">
        <w:rPr>
          <w:rFonts w:ascii="Times New Roman" w:hAnsi="Times New Roman" w:cs="Times New Roman"/>
          <w:sz w:val="24"/>
          <w:szCs w:val="24"/>
          <w:lang w:val="fr-FR"/>
        </w:rPr>
        <w:t>Moyikoua</w:t>
      </w:r>
      <w:proofErr w:type="spellEnd"/>
      <w:r w:rsidRPr="00FC4EA6">
        <w:rPr>
          <w:rFonts w:ascii="Times New Roman" w:hAnsi="Times New Roman" w:cs="Times New Roman"/>
          <w:sz w:val="24"/>
          <w:szCs w:val="24"/>
          <w:lang w:val="fr-FR"/>
        </w:rPr>
        <w:t xml:space="preserve"> et al. (2017) ont retrouvé 35% </w:t>
      </w:r>
      <w:r w:rsidR="002718EE" w:rsidRPr="00FC4EA6">
        <w:rPr>
          <w:rFonts w:ascii="Times New Roman" w:hAnsi="Times New Roman" w:cs="Times New Roman"/>
          <w:sz w:val="24"/>
          <w:szCs w:val="24"/>
          <w:lang w:val="fr-FR"/>
        </w:rPr>
        <w:t>d’infertilité.</w:t>
      </w:r>
    </w:p>
    <w:p w14:paraId="5EE9BA5B" w14:textId="119E448E" w:rsidR="002718EE" w:rsidRPr="00FC4EA6" w:rsidRDefault="002718EE" w:rsidP="00863D98">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Au Cameroun, l’infertilité est socialement très mal vécue. D</w:t>
      </w:r>
      <w:r w:rsidR="00725BF3" w:rsidRPr="00FC4EA6">
        <w:rPr>
          <w:rFonts w:ascii="Times New Roman" w:hAnsi="Times New Roman" w:cs="Times New Roman"/>
          <w:sz w:val="24"/>
          <w:szCs w:val="24"/>
          <w:lang w:val="fr-FR"/>
        </w:rPr>
        <w:t xml:space="preserve">es 1978, </w:t>
      </w:r>
      <w:proofErr w:type="spellStart"/>
      <w:r w:rsidR="00725BF3" w:rsidRPr="00FC4EA6">
        <w:rPr>
          <w:rFonts w:ascii="Times New Roman" w:hAnsi="Times New Roman" w:cs="Times New Roman"/>
          <w:sz w:val="24"/>
          <w:szCs w:val="24"/>
          <w:lang w:val="fr-FR"/>
        </w:rPr>
        <w:t>Nasah</w:t>
      </w:r>
      <w:proofErr w:type="spellEnd"/>
      <w:r w:rsidR="00725BF3" w:rsidRPr="00FC4EA6">
        <w:rPr>
          <w:rFonts w:ascii="Times New Roman" w:hAnsi="Times New Roman" w:cs="Times New Roman"/>
          <w:sz w:val="24"/>
          <w:szCs w:val="24"/>
          <w:lang w:val="fr-FR"/>
        </w:rPr>
        <w:t xml:space="preserve"> soulignait que «</w:t>
      </w:r>
      <w:r w:rsidRPr="00FC4EA6">
        <w:rPr>
          <w:rFonts w:ascii="Times New Roman" w:hAnsi="Times New Roman" w:cs="Times New Roman"/>
          <w:sz w:val="24"/>
          <w:szCs w:val="24"/>
          <w:lang w:val="fr-FR"/>
        </w:rPr>
        <w:t xml:space="preserve"> les femmes </w:t>
      </w:r>
      <w:r w:rsidR="00E17914" w:rsidRPr="00FC4EA6">
        <w:rPr>
          <w:rFonts w:ascii="Times New Roman" w:hAnsi="Times New Roman" w:cs="Times New Roman"/>
          <w:sz w:val="24"/>
          <w:szCs w:val="24"/>
          <w:lang w:val="fr-FR"/>
        </w:rPr>
        <w:t>Camerounaises</w:t>
      </w:r>
      <w:r w:rsidR="00DC7766" w:rsidRPr="00FC4EA6">
        <w:rPr>
          <w:rFonts w:ascii="Times New Roman" w:hAnsi="Times New Roman" w:cs="Times New Roman"/>
          <w:sz w:val="24"/>
          <w:szCs w:val="24"/>
          <w:lang w:val="fr-FR"/>
        </w:rPr>
        <w:t xml:space="preserve"> ont plus de peur pour</w:t>
      </w:r>
      <w:r w:rsidRPr="00FC4EA6">
        <w:rPr>
          <w:rFonts w:ascii="Times New Roman" w:hAnsi="Times New Roman" w:cs="Times New Roman"/>
          <w:sz w:val="24"/>
          <w:szCs w:val="24"/>
          <w:lang w:val="fr-FR"/>
        </w:rPr>
        <w:t xml:space="preserve"> l’infertilité que du cancer ». </w:t>
      </w:r>
      <w:r w:rsidR="00DC7766" w:rsidRPr="00FC4EA6">
        <w:rPr>
          <w:rFonts w:ascii="Times New Roman" w:hAnsi="Times New Roman" w:cs="Times New Roman"/>
          <w:sz w:val="24"/>
          <w:szCs w:val="24"/>
          <w:lang w:val="fr-FR"/>
        </w:rPr>
        <w:t>Une</w:t>
      </w:r>
      <w:r w:rsidR="00725BF3" w:rsidRPr="00FC4EA6">
        <w:rPr>
          <w:rFonts w:ascii="Times New Roman" w:hAnsi="Times New Roman" w:cs="Times New Roman"/>
          <w:sz w:val="24"/>
          <w:szCs w:val="24"/>
          <w:lang w:val="fr-FR"/>
        </w:rPr>
        <w:t xml:space="preserve"> étude qualitative de Richards </w:t>
      </w:r>
      <w:r w:rsidRPr="00FC4EA6">
        <w:rPr>
          <w:rFonts w:ascii="Times New Roman" w:hAnsi="Times New Roman" w:cs="Times New Roman"/>
          <w:sz w:val="24"/>
          <w:szCs w:val="24"/>
          <w:lang w:val="fr-FR"/>
        </w:rPr>
        <w:t xml:space="preserve">(2002) </w:t>
      </w:r>
      <w:r w:rsidR="00E17914" w:rsidRPr="00FC4EA6">
        <w:rPr>
          <w:rFonts w:ascii="Times New Roman" w:hAnsi="Times New Roman" w:cs="Times New Roman"/>
          <w:sz w:val="24"/>
          <w:szCs w:val="24"/>
          <w:lang w:val="fr-FR"/>
        </w:rPr>
        <w:t>reporte</w:t>
      </w:r>
      <w:r w:rsidRPr="00FC4EA6">
        <w:rPr>
          <w:rFonts w:ascii="Times New Roman" w:hAnsi="Times New Roman" w:cs="Times New Roman"/>
          <w:sz w:val="24"/>
          <w:szCs w:val="24"/>
          <w:lang w:val="fr-FR"/>
        </w:rPr>
        <w:t xml:space="preserve"> qu’</w:t>
      </w:r>
      <w:r w:rsidR="00CC374C" w:rsidRPr="00FC4EA6">
        <w:rPr>
          <w:rFonts w:ascii="Times New Roman" w:hAnsi="Times New Roman" w:cs="Times New Roman"/>
          <w:sz w:val="24"/>
          <w:szCs w:val="24"/>
          <w:lang w:val="fr-FR"/>
        </w:rPr>
        <w:t xml:space="preserve">au niveau local, l’infertilité </w:t>
      </w:r>
      <w:r w:rsidRPr="00FC4EA6">
        <w:rPr>
          <w:rFonts w:ascii="Times New Roman" w:hAnsi="Times New Roman" w:cs="Times New Roman"/>
          <w:sz w:val="24"/>
          <w:szCs w:val="24"/>
          <w:lang w:val="fr-FR"/>
        </w:rPr>
        <w:t xml:space="preserve">est </w:t>
      </w:r>
      <w:r w:rsidR="00E17914" w:rsidRPr="00FC4EA6">
        <w:rPr>
          <w:rFonts w:ascii="Times New Roman" w:hAnsi="Times New Roman" w:cs="Times New Roman"/>
          <w:sz w:val="24"/>
          <w:szCs w:val="24"/>
          <w:lang w:val="fr-FR"/>
        </w:rPr>
        <w:t>définie</w:t>
      </w:r>
      <w:r w:rsidRPr="00FC4EA6">
        <w:rPr>
          <w:rFonts w:ascii="Times New Roman" w:hAnsi="Times New Roman" w:cs="Times New Roman"/>
          <w:sz w:val="24"/>
          <w:szCs w:val="24"/>
          <w:lang w:val="fr-FR"/>
        </w:rPr>
        <w:t xml:space="preserve"> comme l’incapacité à avoir un enfant quand on le </w:t>
      </w:r>
      <w:r w:rsidR="00E17914" w:rsidRPr="00FC4EA6">
        <w:rPr>
          <w:rFonts w:ascii="Times New Roman" w:hAnsi="Times New Roman" w:cs="Times New Roman"/>
          <w:sz w:val="24"/>
          <w:szCs w:val="24"/>
          <w:lang w:val="fr-FR"/>
        </w:rPr>
        <w:t>souhaite. Et qu’elle est attribuée à des causes multiples : contraception antérieure, avortement et sorcellerie.</w:t>
      </w:r>
      <w:r w:rsidR="00CF206F" w:rsidRPr="00FC4EA6">
        <w:rPr>
          <w:rFonts w:ascii="Times New Roman" w:hAnsi="Times New Roman" w:cs="Times New Roman"/>
          <w:sz w:val="24"/>
          <w:szCs w:val="24"/>
          <w:lang w:val="fr-FR"/>
        </w:rPr>
        <w:t xml:space="preserve"> L’infertilité au Cameroun en 2025 varie entre 15-20% chez les couples en âge de procréer, avec les variations selon les région et sous-groupes de population </w:t>
      </w:r>
      <w:proofErr w:type="spellStart"/>
      <w:r w:rsidR="00CF206F" w:rsidRPr="00FC4EA6">
        <w:rPr>
          <w:rFonts w:ascii="Times New Roman" w:hAnsi="Times New Roman" w:cs="Times New Roman"/>
          <w:sz w:val="24"/>
          <w:szCs w:val="24"/>
          <w:lang w:val="fr-FR"/>
        </w:rPr>
        <w:t>Binyuy</w:t>
      </w:r>
      <w:proofErr w:type="spellEnd"/>
      <w:r w:rsidR="00CF206F" w:rsidRPr="00FC4EA6">
        <w:rPr>
          <w:rFonts w:ascii="Times New Roman" w:hAnsi="Times New Roman" w:cs="Times New Roman"/>
          <w:sz w:val="24"/>
          <w:szCs w:val="24"/>
          <w:lang w:val="fr-FR"/>
        </w:rPr>
        <w:t>, (2025).</w:t>
      </w:r>
    </w:p>
    <w:p w14:paraId="5C066334" w14:textId="42363492" w:rsidR="00872D6E" w:rsidRPr="00FC4EA6" w:rsidRDefault="00280F74" w:rsidP="00863D98">
      <w:pPr>
        <w:jc w:val="both"/>
        <w:outlineLvl w:val="1"/>
        <w:rPr>
          <w:rFonts w:ascii="Times New Roman" w:hAnsi="Times New Roman" w:cs="Times New Roman"/>
          <w:b/>
          <w:sz w:val="24"/>
          <w:szCs w:val="24"/>
          <w:lang w:val="fr-FR"/>
        </w:rPr>
      </w:pPr>
      <w:r w:rsidRPr="00FC4EA6">
        <w:rPr>
          <w:rFonts w:ascii="Times New Roman" w:hAnsi="Times New Roman" w:cs="Times New Roman"/>
          <w:b/>
          <w:sz w:val="24"/>
          <w:szCs w:val="24"/>
          <w:lang w:val="fr-FR"/>
        </w:rPr>
        <w:t xml:space="preserve"> </w:t>
      </w:r>
      <w:bookmarkStart w:id="138" w:name="_Toc239694641"/>
      <w:r w:rsidRPr="00FC4EA6">
        <w:rPr>
          <w:rFonts w:ascii="Times New Roman" w:hAnsi="Times New Roman" w:cs="Times New Roman"/>
          <w:b/>
          <w:sz w:val="24"/>
          <w:szCs w:val="24"/>
          <w:lang w:val="fr-FR"/>
        </w:rPr>
        <w:t xml:space="preserve">II.2. </w:t>
      </w:r>
      <w:r w:rsidR="00526522" w:rsidRPr="00FC4EA6">
        <w:rPr>
          <w:rFonts w:ascii="Times New Roman" w:hAnsi="Times New Roman" w:cs="Times New Roman"/>
          <w:b/>
          <w:sz w:val="24"/>
          <w:szCs w:val="24"/>
          <w:lang w:val="fr-FR"/>
        </w:rPr>
        <w:t>F</w:t>
      </w:r>
      <w:r w:rsidR="00872D6E" w:rsidRPr="00FC4EA6">
        <w:rPr>
          <w:rFonts w:ascii="Times New Roman" w:hAnsi="Times New Roman" w:cs="Times New Roman"/>
          <w:b/>
          <w:sz w:val="24"/>
          <w:szCs w:val="24"/>
          <w:lang w:val="fr-FR"/>
        </w:rPr>
        <w:t>acteurs de risques et étiologie de l’infertilité primaire</w:t>
      </w:r>
      <w:bookmarkEnd w:id="138"/>
    </w:p>
    <w:p w14:paraId="56718E3C" w14:textId="348B8D6C" w:rsidR="00872D6E" w:rsidRPr="00FC4EA6" w:rsidRDefault="00280F74" w:rsidP="00863D98">
      <w:pPr>
        <w:jc w:val="both"/>
        <w:outlineLvl w:val="2"/>
        <w:rPr>
          <w:rFonts w:ascii="Times New Roman" w:hAnsi="Times New Roman" w:cs="Times New Roman"/>
          <w:b/>
          <w:sz w:val="24"/>
          <w:szCs w:val="24"/>
          <w:lang w:val="fr-FR"/>
        </w:rPr>
      </w:pPr>
      <w:r w:rsidRPr="00FC4EA6">
        <w:rPr>
          <w:rFonts w:ascii="Times New Roman" w:hAnsi="Times New Roman" w:cs="Times New Roman"/>
          <w:b/>
          <w:sz w:val="24"/>
          <w:szCs w:val="24"/>
          <w:lang w:val="fr-FR"/>
        </w:rPr>
        <w:t xml:space="preserve"> </w:t>
      </w:r>
      <w:bookmarkStart w:id="139" w:name="_Toc239694642"/>
      <w:r w:rsidRPr="00FC4EA6">
        <w:rPr>
          <w:rFonts w:ascii="Times New Roman" w:hAnsi="Times New Roman" w:cs="Times New Roman"/>
          <w:b/>
          <w:sz w:val="24"/>
          <w:szCs w:val="24"/>
          <w:lang w:val="fr-FR"/>
        </w:rPr>
        <w:t xml:space="preserve">II.2.1. </w:t>
      </w:r>
      <w:r w:rsidR="00526522" w:rsidRPr="00FC4EA6">
        <w:rPr>
          <w:rFonts w:ascii="Times New Roman" w:hAnsi="Times New Roman" w:cs="Times New Roman"/>
          <w:b/>
          <w:sz w:val="24"/>
          <w:szCs w:val="24"/>
          <w:lang w:val="fr-FR"/>
        </w:rPr>
        <w:t>F</w:t>
      </w:r>
      <w:r w:rsidR="00872D6E" w:rsidRPr="00FC4EA6">
        <w:rPr>
          <w:rFonts w:ascii="Times New Roman" w:hAnsi="Times New Roman" w:cs="Times New Roman"/>
          <w:b/>
          <w:sz w:val="24"/>
          <w:szCs w:val="24"/>
          <w:lang w:val="fr-FR"/>
        </w:rPr>
        <w:t>acteurs féminins</w:t>
      </w:r>
      <w:bookmarkEnd w:id="139"/>
    </w:p>
    <w:p w14:paraId="58DFC229" w14:textId="04F19037" w:rsidR="00872D6E" w:rsidRPr="00FC4EA6" w:rsidRDefault="00872D6E" w:rsidP="00863D98">
      <w:p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Les causes féminines représentent environ 35 à 40% des cas d’infertilité dans les pays en dévelo</w:t>
      </w:r>
      <w:r w:rsidR="00BA1072" w:rsidRPr="00FC4EA6">
        <w:rPr>
          <w:rFonts w:ascii="Times New Roman" w:hAnsi="Times New Roman" w:cs="Times New Roman"/>
          <w:sz w:val="24"/>
          <w:szCs w:val="24"/>
          <w:lang w:val="fr-FR"/>
        </w:rPr>
        <w:t>ppement (</w:t>
      </w:r>
      <w:proofErr w:type="spellStart"/>
      <w:r w:rsidR="00BA1072" w:rsidRPr="00FC4EA6">
        <w:rPr>
          <w:rFonts w:ascii="Times New Roman" w:hAnsi="Times New Roman" w:cs="Times New Roman"/>
          <w:sz w:val="24"/>
          <w:szCs w:val="24"/>
          <w:lang w:val="fr-FR"/>
        </w:rPr>
        <w:t>Ombelet</w:t>
      </w:r>
      <w:proofErr w:type="spellEnd"/>
      <w:r w:rsidR="00BA1072" w:rsidRPr="00FC4EA6">
        <w:rPr>
          <w:rFonts w:ascii="Times New Roman" w:hAnsi="Times New Roman" w:cs="Times New Roman"/>
          <w:sz w:val="24"/>
          <w:szCs w:val="24"/>
          <w:lang w:val="fr-FR"/>
        </w:rPr>
        <w:t xml:space="preserve"> et al., 2021).</w:t>
      </w:r>
    </w:p>
    <w:p w14:paraId="1B28767D" w14:textId="6172B3EA" w:rsidR="00872D6E" w:rsidRPr="00FC4EA6" w:rsidRDefault="00280F74" w:rsidP="00863D98">
      <w:pPr>
        <w:jc w:val="both"/>
        <w:outlineLvl w:val="2"/>
        <w:rPr>
          <w:rFonts w:ascii="Times New Roman" w:hAnsi="Times New Roman" w:cs="Times New Roman"/>
          <w:b/>
          <w:sz w:val="24"/>
          <w:szCs w:val="24"/>
          <w:lang w:val="fr-FR"/>
        </w:rPr>
      </w:pPr>
      <w:bookmarkStart w:id="140" w:name="_Toc239694643"/>
      <w:r w:rsidRPr="00FC4EA6">
        <w:rPr>
          <w:rFonts w:ascii="Times New Roman" w:hAnsi="Times New Roman" w:cs="Times New Roman"/>
          <w:b/>
          <w:sz w:val="24"/>
          <w:szCs w:val="24"/>
          <w:lang w:val="fr-FR"/>
        </w:rPr>
        <w:t>II.2</w:t>
      </w:r>
      <w:r w:rsidR="002E6C90" w:rsidRPr="00FC4EA6">
        <w:rPr>
          <w:rFonts w:ascii="Times New Roman" w:hAnsi="Times New Roman" w:cs="Times New Roman"/>
          <w:b/>
          <w:sz w:val="24"/>
          <w:szCs w:val="24"/>
          <w:lang w:val="fr-FR"/>
        </w:rPr>
        <w:t>.1</w:t>
      </w:r>
      <w:r w:rsidRPr="00FC4EA6">
        <w:rPr>
          <w:rFonts w:ascii="Times New Roman" w:hAnsi="Times New Roman" w:cs="Times New Roman"/>
          <w:b/>
          <w:sz w:val="24"/>
          <w:szCs w:val="24"/>
          <w:lang w:val="fr-FR"/>
        </w:rPr>
        <w:t xml:space="preserve">.a. </w:t>
      </w:r>
      <w:r w:rsidR="002E6C90" w:rsidRPr="00FC4EA6">
        <w:rPr>
          <w:rFonts w:ascii="Times New Roman" w:hAnsi="Times New Roman" w:cs="Times New Roman"/>
          <w:b/>
          <w:sz w:val="24"/>
          <w:szCs w:val="24"/>
          <w:lang w:val="fr-FR"/>
        </w:rPr>
        <w:t>F</w:t>
      </w:r>
      <w:r w:rsidR="00872D6E" w:rsidRPr="00FC4EA6">
        <w:rPr>
          <w:rFonts w:ascii="Times New Roman" w:hAnsi="Times New Roman" w:cs="Times New Roman"/>
          <w:b/>
          <w:sz w:val="24"/>
          <w:szCs w:val="24"/>
          <w:lang w:val="fr-FR"/>
        </w:rPr>
        <w:t>acteurs tubaires et péritonéaux</w:t>
      </w:r>
      <w:bookmarkEnd w:id="140"/>
    </w:p>
    <w:p w14:paraId="5DC1BBC3" w14:textId="77777777" w:rsidR="00872D6E" w:rsidRPr="00FC4EA6" w:rsidRDefault="00872D6E" w:rsidP="00863D98">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Les anomalies tubaires constituent la première cause d’infertilité en Afrique subsaharienne</w:t>
      </w:r>
    </w:p>
    <w:p w14:paraId="6C4D1143" w14:textId="770517A7" w:rsidR="00872D6E" w:rsidRPr="00FC4EA6" w:rsidRDefault="00872D6E" w:rsidP="00863D98">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 (Dhont, 2011). </w:t>
      </w:r>
      <w:r w:rsidR="00725BF3" w:rsidRPr="00FC4EA6">
        <w:rPr>
          <w:rFonts w:ascii="Times New Roman" w:hAnsi="Times New Roman" w:cs="Times New Roman"/>
          <w:sz w:val="24"/>
          <w:szCs w:val="24"/>
          <w:lang w:val="fr-FR"/>
        </w:rPr>
        <w:t>Leurs origines son</w:t>
      </w:r>
      <w:r w:rsidRPr="00FC4EA6">
        <w:rPr>
          <w:rFonts w:ascii="Times New Roman" w:hAnsi="Times New Roman" w:cs="Times New Roman"/>
          <w:sz w:val="24"/>
          <w:szCs w:val="24"/>
          <w:lang w:val="fr-FR"/>
        </w:rPr>
        <w:t xml:space="preserve">t principalement </w:t>
      </w:r>
      <w:r w:rsidR="00725BF3" w:rsidRPr="00FC4EA6">
        <w:rPr>
          <w:rFonts w:ascii="Times New Roman" w:hAnsi="Times New Roman" w:cs="Times New Roman"/>
          <w:sz w:val="24"/>
          <w:szCs w:val="24"/>
          <w:lang w:val="fr-FR"/>
        </w:rPr>
        <w:t>infectieuses</w:t>
      </w:r>
      <w:r w:rsidRPr="00FC4EA6">
        <w:rPr>
          <w:rFonts w:ascii="Times New Roman" w:hAnsi="Times New Roman" w:cs="Times New Roman"/>
          <w:sz w:val="24"/>
          <w:szCs w:val="24"/>
          <w:lang w:val="fr-FR"/>
        </w:rPr>
        <w:t> :</w:t>
      </w:r>
    </w:p>
    <w:p w14:paraId="639C26FB" w14:textId="79F71F72" w:rsidR="00872D6E" w:rsidRPr="00FC4EA6" w:rsidRDefault="00872D6E" w:rsidP="00863D98">
      <w:pPr>
        <w:pStyle w:val="Paragraphedeliste"/>
        <w:numPr>
          <w:ilvl w:val="0"/>
          <w:numId w:val="6"/>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Infections sexuellement transmissibles : Chlamydia trachomatis et Neisseria gonorrhoeae sont les agents les plus incriminés. Une méta-analyse de </w:t>
      </w:r>
      <w:proofErr w:type="spellStart"/>
      <w:r w:rsidRPr="00FC4EA6">
        <w:rPr>
          <w:rFonts w:ascii="Times New Roman" w:hAnsi="Times New Roman" w:cs="Times New Roman"/>
          <w:sz w:val="24"/>
          <w:szCs w:val="24"/>
          <w:lang w:val="fr-FR"/>
        </w:rPr>
        <w:t>Tsevat</w:t>
      </w:r>
      <w:proofErr w:type="spellEnd"/>
      <w:r w:rsidRPr="00FC4EA6">
        <w:rPr>
          <w:rFonts w:ascii="Times New Roman" w:hAnsi="Times New Roman" w:cs="Times New Roman"/>
          <w:sz w:val="24"/>
          <w:szCs w:val="24"/>
          <w:lang w:val="fr-FR"/>
        </w:rPr>
        <w:t xml:space="preserve"> et al. (2017) a montré que 10-15% des </w:t>
      </w:r>
      <w:r w:rsidR="00725BF3" w:rsidRPr="00FC4EA6">
        <w:rPr>
          <w:rFonts w:ascii="Times New Roman" w:hAnsi="Times New Roman" w:cs="Times New Roman"/>
          <w:sz w:val="24"/>
          <w:szCs w:val="24"/>
          <w:lang w:val="fr-FR"/>
        </w:rPr>
        <w:t>femmes non</w:t>
      </w:r>
      <w:r w:rsidRPr="00FC4EA6">
        <w:rPr>
          <w:rFonts w:ascii="Times New Roman" w:hAnsi="Times New Roman" w:cs="Times New Roman"/>
          <w:sz w:val="24"/>
          <w:szCs w:val="24"/>
          <w:lang w:val="fr-FR"/>
        </w:rPr>
        <w:t xml:space="preserve"> traitées pour une infection à Chlamydia développent une maladie inflammatoire pelvienne (MIP), dont 20% évoluent vers une infertilité tubaire.</w:t>
      </w:r>
    </w:p>
    <w:p w14:paraId="78905DE5" w14:textId="72DA9A67" w:rsidR="00863D98" w:rsidRDefault="00872D6E" w:rsidP="00863D98">
      <w:pPr>
        <w:pStyle w:val="Paragraphedeliste"/>
        <w:numPr>
          <w:ilvl w:val="0"/>
          <w:numId w:val="6"/>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Séquelles d’avortements : les avortements septiques, fréquents en Afrique où l’avortement est souvent clandestin, sont une cause majeure de lésions tubaires (</w:t>
      </w:r>
      <w:proofErr w:type="spellStart"/>
      <w:r w:rsidRPr="00FC4EA6">
        <w:rPr>
          <w:rFonts w:ascii="Times New Roman" w:hAnsi="Times New Roman" w:cs="Times New Roman"/>
          <w:sz w:val="24"/>
          <w:szCs w:val="24"/>
          <w:lang w:val="fr-FR"/>
        </w:rPr>
        <w:t>Gedef</w:t>
      </w:r>
      <w:proofErr w:type="spellEnd"/>
      <w:r w:rsidRPr="00FC4EA6">
        <w:rPr>
          <w:rFonts w:ascii="Times New Roman" w:hAnsi="Times New Roman" w:cs="Times New Roman"/>
          <w:sz w:val="24"/>
          <w:szCs w:val="24"/>
          <w:lang w:val="fr-FR"/>
        </w:rPr>
        <w:t xml:space="preserve"> et al., 2025).</w:t>
      </w:r>
    </w:p>
    <w:p w14:paraId="073E0F38" w14:textId="014378E8" w:rsidR="00872D6E" w:rsidRPr="00863D98" w:rsidRDefault="00863D98" w:rsidP="00863D98">
      <w:pPr>
        <w:jc w:val="both"/>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22DB8070" w14:textId="4B8F4322" w:rsidR="00872D6E" w:rsidRPr="00FC4EA6" w:rsidRDefault="00280F74" w:rsidP="00863D98">
      <w:pPr>
        <w:spacing w:after="0"/>
        <w:jc w:val="both"/>
        <w:outlineLvl w:val="2"/>
        <w:rPr>
          <w:rFonts w:ascii="Times New Roman" w:hAnsi="Times New Roman" w:cs="Times New Roman"/>
          <w:b/>
          <w:sz w:val="24"/>
          <w:szCs w:val="24"/>
          <w:lang w:val="fr-FR"/>
        </w:rPr>
      </w:pPr>
      <w:r w:rsidRPr="00FC4EA6">
        <w:rPr>
          <w:rFonts w:ascii="Times New Roman" w:hAnsi="Times New Roman" w:cs="Times New Roman"/>
          <w:b/>
          <w:sz w:val="24"/>
          <w:szCs w:val="24"/>
          <w:lang w:val="fr-FR"/>
        </w:rPr>
        <w:lastRenderedPageBreak/>
        <w:t xml:space="preserve"> </w:t>
      </w:r>
      <w:bookmarkStart w:id="141" w:name="_Toc239694644"/>
      <w:r w:rsidRPr="00FC4EA6">
        <w:rPr>
          <w:rFonts w:ascii="Times New Roman" w:hAnsi="Times New Roman" w:cs="Times New Roman"/>
          <w:b/>
          <w:sz w:val="24"/>
          <w:szCs w:val="24"/>
          <w:lang w:val="fr-FR"/>
        </w:rPr>
        <w:t>II.2</w:t>
      </w:r>
      <w:r w:rsidR="002E6C90" w:rsidRPr="00FC4EA6">
        <w:rPr>
          <w:rFonts w:ascii="Times New Roman" w:hAnsi="Times New Roman" w:cs="Times New Roman"/>
          <w:b/>
          <w:sz w:val="24"/>
          <w:szCs w:val="24"/>
          <w:lang w:val="fr-FR"/>
        </w:rPr>
        <w:t>.1</w:t>
      </w:r>
      <w:r w:rsidRPr="00FC4EA6">
        <w:rPr>
          <w:rFonts w:ascii="Times New Roman" w:hAnsi="Times New Roman" w:cs="Times New Roman"/>
          <w:b/>
          <w:sz w:val="24"/>
          <w:szCs w:val="24"/>
          <w:lang w:val="fr-FR"/>
        </w:rPr>
        <w:t xml:space="preserve">.b. </w:t>
      </w:r>
      <w:r w:rsidR="002E6C90" w:rsidRPr="00FC4EA6">
        <w:rPr>
          <w:rFonts w:ascii="Times New Roman" w:hAnsi="Times New Roman" w:cs="Times New Roman"/>
          <w:b/>
          <w:sz w:val="24"/>
          <w:szCs w:val="24"/>
          <w:lang w:val="fr-FR"/>
        </w:rPr>
        <w:t>F</w:t>
      </w:r>
      <w:r w:rsidR="00872D6E" w:rsidRPr="00FC4EA6">
        <w:rPr>
          <w:rFonts w:ascii="Times New Roman" w:hAnsi="Times New Roman" w:cs="Times New Roman"/>
          <w:b/>
          <w:sz w:val="24"/>
          <w:szCs w:val="24"/>
          <w:lang w:val="fr-FR"/>
        </w:rPr>
        <w:t>acteurs ovulatoires</w:t>
      </w:r>
      <w:bookmarkEnd w:id="141"/>
    </w:p>
    <w:p w14:paraId="59DB07C7" w14:textId="77777777" w:rsidR="00872D6E" w:rsidRPr="00FC4EA6" w:rsidRDefault="00872D6E" w:rsidP="00863D98">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Les troubles de l’ovulation représentent 20-25% des causes d’infertilité féminine (</w:t>
      </w:r>
      <w:proofErr w:type="spellStart"/>
      <w:r w:rsidRPr="00FC4EA6">
        <w:rPr>
          <w:rFonts w:ascii="Times New Roman" w:hAnsi="Times New Roman" w:cs="Times New Roman"/>
          <w:sz w:val="24"/>
          <w:szCs w:val="24"/>
          <w:lang w:val="fr-FR"/>
        </w:rPr>
        <w:t>Eshre</w:t>
      </w:r>
      <w:proofErr w:type="spellEnd"/>
      <w:r w:rsidRPr="00FC4EA6">
        <w:rPr>
          <w:rFonts w:ascii="Times New Roman" w:hAnsi="Times New Roman" w:cs="Times New Roman"/>
          <w:sz w:val="24"/>
          <w:szCs w:val="24"/>
          <w:lang w:val="fr-FR"/>
        </w:rPr>
        <w:t>, 2020). Les principales étiologies sont :</w:t>
      </w:r>
    </w:p>
    <w:p w14:paraId="42C634E2" w14:textId="4D540085" w:rsidR="00872D6E" w:rsidRPr="00FC4EA6" w:rsidRDefault="00872D6E" w:rsidP="00863D98">
      <w:pPr>
        <w:pStyle w:val="Paragraphedeliste"/>
        <w:numPr>
          <w:ilvl w:val="0"/>
          <w:numId w:val="7"/>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Syndrome </w:t>
      </w:r>
      <w:r w:rsidR="00E506D4" w:rsidRPr="00FC4EA6">
        <w:rPr>
          <w:rFonts w:ascii="Times New Roman" w:hAnsi="Times New Roman" w:cs="Times New Roman"/>
          <w:sz w:val="24"/>
          <w:szCs w:val="24"/>
          <w:lang w:val="fr-FR"/>
        </w:rPr>
        <w:t>des Ovaires Poly kystiques (SOPK</w:t>
      </w:r>
      <w:r w:rsidRPr="00FC4EA6">
        <w:rPr>
          <w:rFonts w:ascii="Times New Roman" w:hAnsi="Times New Roman" w:cs="Times New Roman"/>
          <w:sz w:val="24"/>
          <w:szCs w:val="24"/>
          <w:lang w:val="fr-FR"/>
        </w:rPr>
        <w:t>) : prévalence de 6-10% chez les femmes en âge de procréer, c’est la cause la plus fréquente d’anovulation (Balen et al., 2016).</w:t>
      </w:r>
    </w:p>
    <w:p w14:paraId="48E7A8E7" w14:textId="77777777" w:rsidR="00872D6E" w:rsidRPr="00FC4EA6" w:rsidRDefault="00872D6E" w:rsidP="00863D98">
      <w:pPr>
        <w:pStyle w:val="Paragraphedeliste"/>
        <w:numPr>
          <w:ilvl w:val="0"/>
          <w:numId w:val="7"/>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Insuffisance Ovarienne Prématurée (IOP) : touche 1% des femmes avant 40 ans (Webber et al., 2016)</w:t>
      </w:r>
    </w:p>
    <w:p w14:paraId="7A4787D9" w14:textId="77777777" w:rsidR="00872D6E" w:rsidRPr="00FC4EA6" w:rsidRDefault="00872D6E" w:rsidP="00863D98">
      <w:pPr>
        <w:pStyle w:val="Paragraphedeliste"/>
        <w:numPr>
          <w:ilvl w:val="0"/>
          <w:numId w:val="7"/>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Troubles thyroïdiens et hyperprolactinémie : causes endocriniennes traitables.</w:t>
      </w:r>
    </w:p>
    <w:p w14:paraId="42BCC289" w14:textId="36496498" w:rsidR="00872D6E" w:rsidRPr="00FC4EA6" w:rsidRDefault="00280F74" w:rsidP="00863D98">
      <w:pPr>
        <w:spacing w:after="0"/>
        <w:jc w:val="both"/>
        <w:outlineLvl w:val="2"/>
        <w:rPr>
          <w:rFonts w:ascii="Times New Roman" w:hAnsi="Times New Roman" w:cs="Times New Roman"/>
          <w:b/>
          <w:sz w:val="24"/>
          <w:szCs w:val="24"/>
          <w:lang w:val="fr-FR"/>
        </w:rPr>
      </w:pPr>
      <w:bookmarkStart w:id="142" w:name="_Toc239694645"/>
      <w:r w:rsidRPr="00FC4EA6">
        <w:rPr>
          <w:rFonts w:ascii="Times New Roman" w:hAnsi="Times New Roman" w:cs="Times New Roman"/>
          <w:b/>
          <w:sz w:val="24"/>
          <w:szCs w:val="24"/>
          <w:lang w:val="fr-FR"/>
        </w:rPr>
        <w:t>II.2</w:t>
      </w:r>
      <w:r w:rsidR="002E6C90" w:rsidRPr="00FC4EA6">
        <w:rPr>
          <w:rFonts w:ascii="Times New Roman" w:hAnsi="Times New Roman" w:cs="Times New Roman"/>
          <w:b/>
          <w:sz w:val="24"/>
          <w:szCs w:val="24"/>
          <w:lang w:val="fr-FR"/>
        </w:rPr>
        <w:t>.1</w:t>
      </w:r>
      <w:r w:rsidRPr="00FC4EA6">
        <w:rPr>
          <w:rFonts w:ascii="Times New Roman" w:hAnsi="Times New Roman" w:cs="Times New Roman"/>
          <w:b/>
          <w:sz w:val="24"/>
          <w:szCs w:val="24"/>
          <w:lang w:val="fr-FR"/>
        </w:rPr>
        <w:t xml:space="preserve">.c. </w:t>
      </w:r>
      <w:r w:rsidR="002E6C90" w:rsidRPr="00FC4EA6">
        <w:rPr>
          <w:rFonts w:ascii="Times New Roman" w:hAnsi="Times New Roman" w:cs="Times New Roman"/>
          <w:b/>
          <w:sz w:val="24"/>
          <w:szCs w:val="24"/>
          <w:lang w:val="fr-FR"/>
        </w:rPr>
        <w:t>F</w:t>
      </w:r>
      <w:r w:rsidR="00872D6E" w:rsidRPr="00FC4EA6">
        <w:rPr>
          <w:rFonts w:ascii="Times New Roman" w:hAnsi="Times New Roman" w:cs="Times New Roman"/>
          <w:b/>
          <w:sz w:val="24"/>
          <w:szCs w:val="24"/>
          <w:lang w:val="fr-FR"/>
        </w:rPr>
        <w:t>acteurs utérins</w:t>
      </w:r>
      <w:bookmarkEnd w:id="142"/>
    </w:p>
    <w:p w14:paraId="5E7FE007" w14:textId="4BF921C0" w:rsidR="00872D6E" w:rsidRPr="00FC4EA6" w:rsidRDefault="00872D6E" w:rsidP="00863D98">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Les anomali</w:t>
      </w:r>
      <w:r w:rsidR="00E506D4" w:rsidRPr="00FC4EA6">
        <w:rPr>
          <w:rFonts w:ascii="Times New Roman" w:hAnsi="Times New Roman" w:cs="Times New Roman"/>
          <w:sz w:val="24"/>
          <w:szCs w:val="24"/>
          <w:lang w:val="fr-FR"/>
        </w:rPr>
        <w:t>es utérines (fibromes, synéchies</w:t>
      </w:r>
      <w:r w:rsidRPr="00FC4EA6">
        <w:rPr>
          <w:rFonts w:ascii="Times New Roman" w:hAnsi="Times New Roman" w:cs="Times New Roman"/>
          <w:sz w:val="24"/>
          <w:szCs w:val="24"/>
          <w:lang w:val="fr-FR"/>
        </w:rPr>
        <w:t xml:space="preserve">, malformations) sont responsables de 5-10% des cas d’infertilité (Patrice </w:t>
      </w:r>
      <w:proofErr w:type="spellStart"/>
      <w:r w:rsidRPr="00FC4EA6">
        <w:rPr>
          <w:rFonts w:ascii="Times New Roman" w:hAnsi="Times New Roman" w:cs="Times New Roman"/>
          <w:sz w:val="24"/>
          <w:szCs w:val="24"/>
          <w:lang w:val="fr-FR"/>
        </w:rPr>
        <w:t>Committee</w:t>
      </w:r>
      <w:proofErr w:type="spellEnd"/>
      <w:r w:rsidRPr="00FC4EA6">
        <w:rPr>
          <w:rFonts w:ascii="Times New Roman" w:hAnsi="Times New Roman" w:cs="Times New Roman"/>
          <w:sz w:val="24"/>
          <w:szCs w:val="24"/>
          <w:lang w:val="fr-FR"/>
        </w:rPr>
        <w:t xml:space="preserve"> of ASRM, 2021).</w:t>
      </w:r>
    </w:p>
    <w:p w14:paraId="3CF88DE8" w14:textId="7C0B74E8" w:rsidR="00872D6E" w:rsidRPr="00FC4EA6" w:rsidRDefault="00D233C5" w:rsidP="00863D98">
      <w:pPr>
        <w:pStyle w:val="Lgende"/>
        <w:spacing w:after="0"/>
        <w:jc w:val="both"/>
        <w:rPr>
          <w:rFonts w:ascii="Times New Roman" w:hAnsi="Times New Roman" w:cs="Times New Roman"/>
          <w:i w:val="0"/>
          <w:color w:val="auto"/>
          <w:sz w:val="28"/>
          <w:szCs w:val="24"/>
          <w:lang w:val="fr-FR"/>
        </w:rPr>
      </w:pPr>
      <w:bookmarkStart w:id="143" w:name="_Toc239432498"/>
      <w:r w:rsidRPr="00FC4EA6">
        <w:rPr>
          <w:rFonts w:ascii="Times New Roman" w:hAnsi="Times New Roman" w:cs="Times New Roman"/>
          <w:b/>
          <w:i w:val="0"/>
          <w:color w:val="auto"/>
          <w:sz w:val="28"/>
          <w:szCs w:val="24"/>
          <w:lang w:val="fr-FR"/>
        </w:rPr>
        <w:t>Tableau</w:t>
      </w:r>
      <w:r w:rsidR="00A04290" w:rsidRPr="00FC4EA6">
        <w:rPr>
          <w:rFonts w:ascii="Times New Roman" w:hAnsi="Times New Roman" w:cs="Times New Roman"/>
          <w:b/>
          <w:i w:val="0"/>
          <w:color w:val="auto"/>
          <w:sz w:val="28"/>
          <w:szCs w:val="24"/>
          <w:lang w:val="fr-FR"/>
        </w:rPr>
        <w:t xml:space="preserve"> V</w:t>
      </w:r>
      <w:r w:rsidR="00725BF3" w:rsidRPr="00FC4EA6">
        <w:rPr>
          <w:rFonts w:ascii="Times New Roman" w:hAnsi="Times New Roman" w:cs="Times New Roman"/>
          <w:b/>
          <w:i w:val="0"/>
          <w:color w:val="auto"/>
          <w:sz w:val="28"/>
          <w:szCs w:val="24"/>
          <w:lang w:val="fr-FR"/>
        </w:rPr>
        <w:t xml:space="preserve"> </w:t>
      </w:r>
      <w:r w:rsidR="00872D6E" w:rsidRPr="00FC4EA6">
        <w:rPr>
          <w:rFonts w:ascii="Times New Roman" w:hAnsi="Times New Roman" w:cs="Times New Roman"/>
          <w:i w:val="0"/>
          <w:color w:val="auto"/>
          <w:sz w:val="28"/>
          <w:szCs w:val="24"/>
          <w:lang w:val="fr-FR"/>
        </w:rPr>
        <w:t>:</w:t>
      </w:r>
      <w:r w:rsidR="00DD3B32" w:rsidRPr="00FC4EA6">
        <w:rPr>
          <w:rFonts w:ascii="Times New Roman" w:hAnsi="Times New Roman" w:cs="Times New Roman"/>
          <w:i w:val="0"/>
          <w:color w:val="auto"/>
          <w:sz w:val="28"/>
          <w:szCs w:val="24"/>
          <w:lang w:val="fr-FR"/>
        </w:rPr>
        <w:t xml:space="preserve"> </w:t>
      </w:r>
      <w:r w:rsidR="00725BF3" w:rsidRPr="00FC4EA6">
        <w:rPr>
          <w:rFonts w:ascii="Times New Roman" w:hAnsi="Times New Roman" w:cs="Times New Roman"/>
          <w:i w:val="0"/>
          <w:color w:val="auto"/>
          <w:sz w:val="28"/>
          <w:szCs w:val="24"/>
          <w:lang w:val="fr-FR"/>
        </w:rPr>
        <w:t xml:space="preserve"> </w:t>
      </w:r>
      <w:r w:rsidR="00DD3B32" w:rsidRPr="00FC4EA6">
        <w:rPr>
          <w:rFonts w:ascii="Times New Roman" w:hAnsi="Times New Roman" w:cs="Times New Roman"/>
          <w:i w:val="0"/>
          <w:color w:val="auto"/>
          <w:sz w:val="28"/>
          <w:szCs w:val="24"/>
          <w:lang w:val="fr-FR"/>
        </w:rPr>
        <w:t>types d’anomalies associés à l’infertilité et leur prévalence</w:t>
      </w:r>
      <w:bookmarkEnd w:id="143"/>
    </w:p>
    <w:tbl>
      <w:tblPr>
        <w:tblStyle w:val="Grilledutableau"/>
        <w:tblW w:w="0" w:type="auto"/>
        <w:tblLook w:val="04A0" w:firstRow="1" w:lastRow="0" w:firstColumn="1" w:lastColumn="0" w:noHBand="0" w:noVBand="1"/>
      </w:tblPr>
      <w:tblGrid>
        <w:gridCol w:w="3025"/>
        <w:gridCol w:w="3018"/>
        <w:gridCol w:w="3019"/>
      </w:tblGrid>
      <w:tr w:rsidR="00872D6E" w:rsidRPr="00FC4EA6" w14:paraId="0E928399" w14:textId="77777777" w:rsidTr="00872D6E">
        <w:tc>
          <w:tcPr>
            <w:tcW w:w="3070" w:type="dxa"/>
          </w:tcPr>
          <w:p w14:paraId="2668E19D"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Types d’anomalie</w:t>
            </w:r>
          </w:p>
        </w:tc>
        <w:tc>
          <w:tcPr>
            <w:tcW w:w="3071" w:type="dxa"/>
          </w:tcPr>
          <w:p w14:paraId="20A3FFD5"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Prévalence chez les infertiles</w:t>
            </w:r>
          </w:p>
        </w:tc>
        <w:tc>
          <w:tcPr>
            <w:tcW w:w="3071" w:type="dxa"/>
          </w:tcPr>
          <w:p w14:paraId="4E9A3FE8"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Risque relatif d’infertilité</w:t>
            </w:r>
          </w:p>
        </w:tc>
      </w:tr>
      <w:tr w:rsidR="00872D6E" w:rsidRPr="00FC4EA6" w14:paraId="6DFEF52E" w14:textId="77777777" w:rsidTr="00872D6E">
        <w:tc>
          <w:tcPr>
            <w:tcW w:w="3070" w:type="dxa"/>
          </w:tcPr>
          <w:p w14:paraId="25CF2FAB"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Fibromes sous-muqueux</w:t>
            </w:r>
          </w:p>
        </w:tc>
        <w:tc>
          <w:tcPr>
            <w:tcW w:w="3071" w:type="dxa"/>
          </w:tcPr>
          <w:p w14:paraId="1864779C"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5-10%</w:t>
            </w:r>
          </w:p>
        </w:tc>
        <w:tc>
          <w:tcPr>
            <w:tcW w:w="3071" w:type="dxa"/>
          </w:tcPr>
          <w:p w14:paraId="614D4FE5"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OR= 2,2</w:t>
            </w:r>
          </w:p>
        </w:tc>
      </w:tr>
      <w:tr w:rsidR="00872D6E" w:rsidRPr="00FC4EA6" w14:paraId="6C272A23" w14:textId="77777777" w:rsidTr="00872D6E">
        <w:tc>
          <w:tcPr>
            <w:tcW w:w="3070" w:type="dxa"/>
          </w:tcPr>
          <w:p w14:paraId="6910E29D"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 xml:space="preserve">Polypes </w:t>
            </w:r>
            <w:proofErr w:type="spellStart"/>
            <w:r w:rsidRPr="00FC4EA6">
              <w:rPr>
                <w:rFonts w:ascii="Times New Roman" w:hAnsi="Times New Roman" w:cs="Times New Roman"/>
                <w:sz w:val="24"/>
                <w:szCs w:val="24"/>
              </w:rPr>
              <w:t>endométriaux</w:t>
            </w:r>
            <w:proofErr w:type="spellEnd"/>
          </w:p>
        </w:tc>
        <w:tc>
          <w:tcPr>
            <w:tcW w:w="3071" w:type="dxa"/>
          </w:tcPr>
          <w:p w14:paraId="47D29972"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3-8%</w:t>
            </w:r>
          </w:p>
        </w:tc>
        <w:tc>
          <w:tcPr>
            <w:tcW w:w="3071" w:type="dxa"/>
          </w:tcPr>
          <w:p w14:paraId="75558047"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OR= 1,5</w:t>
            </w:r>
          </w:p>
        </w:tc>
      </w:tr>
      <w:tr w:rsidR="00872D6E" w:rsidRPr="00FC4EA6" w14:paraId="243C013C" w14:textId="77777777" w:rsidTr="00872D6E">
        <w:tc>
          <w:tcPr>
            <w:tcW w:w="3070" w:type="dxa"/>
          </w:tcPr>
          <w:p w14:paraId="358874C8"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Synéchies (syndrome d’</w:t>
            </w:r>
            <w:proofErr w:type="spellStart"/>
            <w:r w:rsidRPr="00FC4EA6">
              <w:rPr>
                <w:rFonts w:ascii="Times New Roman" w:hAnsi="Times New Roman" w:cs="Times New Roman"/>
                <w:sz w:val="24"/>
                <w:szCs w:val="24"/>
              </w:rPr>
              <w:t>Asherman</w:t>
            </w:r>
            <w:proofErr w:type="spellEnd"/>
            <w:r w:rsidRPr="00FC4EA6">
              <w:rPr>
                <w:rFonts w:ascii="Times New Roman" w:hAnsi="Times New Roman" w:cs="Times New Roman"/>
                <w:sz w:val="24"/>
                <w:szCs w:val="24"/>
              </w:rPr>
              <w:t>)</w:t>
            </w:r>
          </w:p>
        </w:tc>
        <w:tc>
          <w:tcPr>
            <w:tcW w:w="3071" w:type="dxa"/>
          </w:tcPr>
          <w:p w14:paraId="4EF4DE11"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1-2%</w:t>
            </w:r>
          </w:p>
        </w:tc>
        <w:tc>
          <w:tcPr>
            <w:tcW w:w="3071" w:type="dxa"/>
          </w:tcPr>
          <w:p w14:paraId="22F821F9"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Infertilité sévère</w:t>
            </w:r>
          </w:p>
        </w:tc>
      </w:tr>
      <w:tr w:rsidR="00872D6E" w:rsidRPr="00FC4EA6" w14:paraId="7194984B" w14:textId="77777777" w:rsidTr="00872D6E">
        <w:tc>
          <w:tcPr>
            <w:tcW w:w="3070" w:type="dxa"/>
          </w:tcPr>
          <w:p w14:paraId="2D0821FB"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Malformation utérine</w:t>
            </w:r>
          </w:p>
        </w:tc>
        <w:tc>
          <w:tcPr>
            <w:tcW w:w="3071" w:type="dxa"/>
          </w:tcPr>
          <w:p w14:paraId="2C0C6317"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1-3%</w:t>
            </w:r>
          </w:p>
        </w:tc>
        <w:tc>
          <w:tcPr>
            <w:tcW w:w="3071" w:type="dxa"/>
          </w:tcPr>
          <w:p w14:paraId="72423914" w14:textId="77777777" w:rsidR="00872D6E" w:rsidRPr="00FC4EA6" w:rsidRDefault="00872D6E" w:rsidP="00863D98">
            <w:pPr>
              <w:spacing w:after="0"/>
              <w:jc w:val="both"/>
              <w:rPr>
                <w:rFonts w:ascii="Times New Roman" w:hAnsi="Times New Roman" w:cs="Times New Roman"/>
                <w:sz w:val="24"/>
                <w:szCs w:val="24"/>
              </w:rPr>
            </w:pPr>
            <w:r w:rsidRPr="00FC4EA6">
              <w:rPr>
                <w:rFonts w:ascii="Times New Roman" w:hAnsi="Times New Roman" w:cs="Times New Roman"/>
                <w:sz w:val="24"/>
                <w:szCs w:val="24"/>
              </w:rPr>
              <w:t>Variable selon le type</w:t>
            </w:r>
          </w:p>
        </w:tc>
      </w:tr>
    </w:tbl>
    <w:p w14:paraId="6CA361F7" w14:textId="77777777" w:rsidR="00872D6E" w:rsidRPr="00FC4EA6" w:rsidRDefault="00872D6E" w:rsidP="00863D98">
      <w:pPr>
        <w:spacing w:after="0"/>
        <w:jc w:val="both"/>
        <w:rPr>
          <w:rFonts w:ascii="Times New Roman" w:hAnsi="Times New Roman" w:cs="Times New Roman"/>
          <w:sz w:val="6"/>
          <w:szCs w:val="24"/>
          <w:lang w:val="fr-FR"/>
        </w:rPr>
      </w:pPr>
    </w:p>
    <w:p w14:paraId="302DFF8B" w14:textId="41387DD1" w:rsidR="00872D6E" w:rsidRPr="00FC4EA6" w:rsidRDefault="002E6C90" w:rsidP="00863D98">
      <w:pPr>
        <w:spacing w:after="0"/>
        <w:jc w:val="both"/>
        <w:outlineLvl w:val="2"/>
        <w:rPr>
          <w:rFonts w:ascii="Times New Roman" w:hAnsi="Times New Roman" w:cs="Times New Roman"/>
          <w:b/>
          <w:sz w:val="24"/>
          <w:szCs w:val="24"/>
          <w:lang w:val="fr-FR"/>
        </w:rPr>
      </w:pPr>
      <w:r w:rsidRPr="00FC4EA6">
        <w:rPr>
          <w:rFonts w:ascii="Times New Roman" w:hAnsi="Times New Roman" w:cs="Times New Roman"/>
          <w:b/>
          <w:sz w:val="24"/>
          <w:szCs w:val="24"/>
          <w:lang w:val="fr-FR"/>
        </w:rPr>
        <w:t xml:space="preserve"> </w:t>
      </w:r>
      <w:bookmarkStart w:id="144" w:name="_Toc239694646"/>
      <w:r w:rsidRPr="00FC4EA6">
        <w:rPr>
          <w:rFonts w:ascii="Times New Roman" w:hAnsi="Times New Roman" w:cs="Times New Roman"/>
          <w:b/>
          <w:sz w:val="24"/>
          <w:szCs w:val="24"/>
          <w:lang w:val="fr-FR"/>
        </w:rPr>
        <w:t>II.2.1.d. F</w:t>
      </w:r>
      <w:r w:rsidR="00872D6E" w:rsidRPr="00FC4EA6">
        <w:rPr>
          <w:rFonts w:ascii="Times New Roman" w:hAnsi="Times New Roman" w:cs="Times New Roman"/>
          <w:b/>
          <w:sz w:val="24"/>
          <w:szCs w:val="24"/>
          <w:lang w:val="fr-FR"/>
        </w:rPr>
        <w:t>acteurs liés à l’âge</w:t>
      </w:r>
      <w:bookmarkEnd w:id="144"/>
      <w:r w:rsidR="00872D6E" w:rsidRPr="00FC4EA6">
        <w:rPr>
          <w:rFonts w:ascii="Times New Roman" w:hAnsi="Times New Roman" w:cs="Times New Roman"/>
          <w:b/>
          <w:sz w:val="24"/>
          <w:szCs w:val="24"/>
          <w:lang w:val="fr-FR"/>
        </w:rPr>
        <w:t xml:space="preserve"> </w:t>
      </w:r>
    </w:p>
    <w:p w14:paraId="7C2074BC" w14:textId="15E976CD" w:rsidR="00872D6E" w:rsidRPr="00FC4EA6" w:rsidRDefault="00872D6E" w:rsidP="00863D98">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L’âge maternel est un déterminant majeur de la fertilité. La fertilité féminine décline significativement après 35 ans, avec une chute accélérée après 38 ans (</w:t>
      </w:r>
      <w:proofErr w:type="spellStart"/>
      <w:r w:rsidRPr="00FC4EA6">
        <w:rPr>
          <w:rFonts w:ascii="Times New Roman" w:hAnsi="Times New Roman" w:cs="Times New Roman"/>
          <w:sz w:val="24"/>
          <w:szCs w:val="24"/>
          <w:lang w:val="fr-FR"/>
        </w:rPr>
        <w:t>Dunson</w:t>
      </w:r>
      <w:proofErr w:type="spellEnd"/>
      <w:r w:rsidRPr="00FC4EA6">
        <w:rPr>
          <w:rFonts w:ascii="Times New Roman" w:hAnsi="Times New Roman" w:cs="Times New Roman"/>
          <w:sz w:val="24"/>
          <w:szCs w:val="24"/>
          <w:lang w:val="fr-FR"/>
        </w:rPr>
        <w:t xml:space="preserve"> et al., 2004). Une analyse récente a montré que l’âge ≥35 ans multiplie par 2,2 le risque d’in</w:t>
      </w:r>
      <w:r w:rsidR="00BA1072" w:rsidRPr="00FC4EA6">
        <w:rPr>
          <w:rFonts w:ascii="Times New Roman" w:hAnsi="Times New Roman" w:cs="Times New Roman"/>
          <w:sz w:val="24"/>
          <w:szCs w:val="24"/>
          <w:lang w:val="fr-FR"/>
        </w:rPr>
        <w:t>fertilité (</w:t>
      </w:r>
      <w:proofErr w:type="spellStart"/>
      <w:r w:rsidR="00BA1072" w:rsidRPr="00FC4EA6">
        <w:rPr>
          <w:rFonts w:ascii="Times New Roman" w:hAnsi="Times New Roman" w:cs="Times New Roman"/>
          <w:sz w:val="24"/>
          <w:szCs w:val="24"/>
          <w:lang w:val="fr-FR"/>
        </w:rPr>
        <w:t>Gedef</w:t>
      </w:r>
      <w:proofErr w:type="spellEnd"/>
      <w:r w:rsidR="00BA1072" w:rsidRPr="00FC4EA6">
        <w:rPr>
          <w:rFonts w:ascii="Times New Roman" w:hAnsi="Times New Roman" w:cs="Times New Roman"/>
          <w:sz w:val="24"/>
          <w:szCs w:val="24"/>
          <w:lang w:val="fr-FR"/>
        </w:rPr>
        <w:t xml:space="preserve"> et al., 2025).</w:t>
      </w:r>
    </w:p>
    <w:p w14:paraId="0DECC28B" w14:textId="4DE392A2" w:rsidR="00872D6E" w:rsidRPr="00FC4EA6" w:rsidRDefault="002E6C90" w:rsidP="00863D98">
      <w:pPr>
        <w:spacing w:after="0"/>
        <w:jc w:val="both"/>
        <w:outlineLvl w:val="2"/>
        <w:rPr>
          <w:rFonts w:ascii="Times New Roman" w:hAnsi="Times New Roman" w:cs="Times New Roman"/>
          <w:b/>
          <w:sz w:val="24"/>
          <w:szCs w:val="24"/>
          <w:lang w:val="fr-FR"/>
        </w:rPr>
      </w:pPr>
      <w:bookmarkStart w:id="145" w:name="_Toc239694647"/>
      <w:r w:rsidRPr="00FC4EA6">
        <w:rPr>
          <w:rFonts w:ascii="Times New Roman" w:hAnsi="Times New Roman" w:cs="Times New Roman"/>
          <w:b/>
          <w:sz w:val="24"/>
          <w:szCs w:val="24"/>
          <w:lang w:val="fr-FR"/>
        </w:rPr>
        <w:t>II.2.2. F</w:t>
      </w:r>
      <w:r w:rsidR="00872D6E" w:rsidRPr="00FC4EA6">
        <w:rPr>
          <w:rFonts w:ascii="Times New Roman" w:hAnsi="Times New Roman" w:cs="Times New Roman"/>
          <w:b/>
          <w:sz w:val="24"/>
          <w:szCs w:val="24"/>
          <w:lang w:val="fr-FR"/>
        </w:rPr>
        <w:t>acteurs masculins</w:t>
      </w:r>
      <w:bookmarkEnd w:id="145"/>
    </w:p>
    <w:p w14:paraId="67496D7B" w14:textId="72B2BC02" w:rsidR="00872D6E" w:rsidRPr="00FC4EA6" w:rsidRDefault="00872D6E" w:rsidP="00863D98">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Les causes masculines sont impliquées dans 20-30% des cas d’infertilité, et dans 40-50% des cas si o</w:t>
      </w:r>
      <w:r w:rsidR="00B53747" w:rsidRPr="00FC4EA6">
        <w:rPr>
          <w:rFonts w:ascii="Times New Roman" w:hAnsi="Times New Roman" w:cs="Times New Roman"/>
          <w:sz w:val="24"/>
          <w:szCs w:val="24"/>
          <w:lang w:val="fr-FR"/>
        </w:rPr>
        <w:t>n inclut les facteurs mixtes (</w:t>
      </w:r>
      <w:proofErr w:type="spellStart"/>
      <w:r w:rsidR="00B53747" w:rsidRPr="00FC4EA6">
        <w:rPr>
          <w:rFonts w:ascii="Times New Roman" w:hAnsi="Times New Roman" w:cs="Times New Roman"/>
          <w:sz w:val="24"/>
          <w:szCs w:val="24"/>
          <w:lang w:val="fr-FR"/>
        </w:rPr>
        <w:t>A</w:t>
      </w:r>
      <w:r w:rsidR="00BA1072" w:rsidRPr="00FC4EA6">
        <w:rPr>
          <w:rFonts w:ascii="Times New Roman" w:hAnsi="Times New Roman" w:cs="Times New Roman"/>
          <w:sz w:val="24"/>
          <w:szCs w:val="24"/>
          <w:lang w:val="fr-FR"/>
        </w:rPr>
        <w:t>garwal</w:t>
      </w:r>
      <w:proofErr w:type="spellEnd"/>
      <w:r w:rsidR="00BA1072" w:rsidRPr="00FC4EA6">
        <w:rPr>
          <w:rFonts w:ascii="Times New Roman" w:hAnsi="Times New Roman" w:cs="Times New Roman"/>
          <w:sz w:val="24"/>
          <w:szCs w:val="24"/>
          <w:lang w:val="fr-FR"/>
        </w:rPr>
        <w:t xml:space="preserve"> et al., 2021).</w:t>
      </w:r>
    </w:p>
    <w:p w14:paraId="4159B269" w14:textId="3AA2C756" w:rsidR="00DD3B32" w:rsidRPr="00FC4EA6" w:rsidRDefault="002E6C90" w:rsidP="00863D98">
      <w:pPr>
        <w:spacing w:after="0"/>
        <w:jc w:val="both"/>
        <w:outlineLvl w:val="1"/>
        <w:rPr>
          <w:rFonts w:ascii="Times New Roman" w:hAnsi="Times New Roman" w:cs="Times New Roman"/>
          <w:b/>
          <w:sz w:val="24"/>
          <w:szCs w:val="24"/>
          <w:lang w:val="fr-FR"/>
        </w:rPr>
      </w:pPr>
      <w:r w:rsidRPr="00FC4EA6">
        <w:rPr>
          <w:rFonts w:ascii="Times New Roman" w:hAnsi="Times New Roman" w:cs="Times New Roman"/>
          <w:b/>
          <w:sz w:val="24"/>
          <w:szCs w:val="24"/>
          <w:lang w:val="fr-FR"/>
        </w:rPr>
        <w:t xml:space="preserve"> </w:t>
      </w:r>
      <w:bookmarkStart w:id="146" w:name="_Toc239694648"/>
      <w:r w:rsidRPr="00FC4EA6">
        <w:rPr>
          <w:rFonts w:ascii="Times New Roman" w:hAnsi="Times New Roman" w:cs="Times New Roman"/>
          <w:b/>
          <w:sz w:val="24"/>
          <w:szCs w:val="24"/>
          <w:lang w:val="fr-FR"/>
        </w:rPr>
        <w:t>II.2.2.a.  A</w:t>
      </w:r>
      <w:r w:rsidR="00872D6E" w:rsidRPr="00FC4EA6">
        <w:rPr>
          <w:rFonts w:ascii="Times New Roman" w:hAnsi="Times New Roman" w:cs="Times New Roman"/>
          <w:b/>
          <w:sz w:val="24"/>
          <w:szCs w:val="24"/>
          <w:lang w:val="fr-FR"/>
        </w:rPr>
        <w:t>nomalies du spermogramme</w:t>
      </w:r>
      <w:bookmarkEnd w:id="146"/>
    </w:p>
    <w:p w14:paraId="408C06F5" w14:textId="77777777" w:rsidR="00872D6E" w:rsidRPr="00FC4EA6" w:rsidRDefault="00872D6E" w:rsidP="00863D98">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Les altérations du spermogramme sont classées selon les critères de l’OMS (WHO, 2021) :</w:t>
      </w:r>
    </w:p>
    <w:p w14:paraId="56F3B806" w14:textId="77777777" w:rsidR="00872D6E" w:rsidRPr="00FC4EA6" w:rsidRDefault="00872D6E" w:rsidP="00863D98">
      <w:pPr>
        <w:pStyle w:val="Paragraphedeliste"/>
        <w:numPr>
          <w:ilvl w:val="0"/>
          <w:numId w:val="8"/>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Oligospermie : concentration &lt;15 millions/ml</w:t>
      </w:r>
    </w:p>
    <w:p w14:paraId="5EE7A1E8" w14:textId="77777777" w:rsidR="00872D6E" w:rsidRPr="00FC4EA6" w:rsidRDefault="00872D6E" w:rsidP="00863D98">
      <w:pPr>
        <w:pStyle w:val="Paragraphedeliste"/>
        <w:numPr>
          <w:ilvl w:val="0"/>
          <w:numId w:val="8"/>
        </w:numPr>
        <w:spacing w:after="0"/>
        <w:jc w:val="both"/>
        <w:rPr>
          <w:rFonts w:ascii="Times New Roman" w:hAnsi="Times New Roman" w:cs="Times New Roman"/>
          <w:sz w:val="24"/>
          <w:szCs w:val="24"/>
          <w:lang w:val="fr-FR"/>
        </w:rPr>
      </w:pPr>
      <w:proofErr w:type="spellStart"/>
      <w:r w:rsidRPr="00FC4EA6">
        <w:rPr>
          <w:rFonts w:ascii="Times New Roman" w:hAnsi="Times New Roman" w:cs="Times New Roman"/>
          <w:sz w:val="24"/>
          <w:szCs w:val="24"/>
          <w:lang w:val="fr-FR"/>
        </w:rPr>
        <w:t>Asthénospermie</w:t>
      </w:r>
      <w:proofErr w:type="spellEnd"/>
      <w:r w:rsidRPr="00FC4EA6">
        <w:rPr>
          <w:rFonts w:ascii="Times New Roman" w:hAnsi="Times New Roman" w:cs="Times New Roman"/>
          <w:sz w:val="24"/>
          <w:szCs w:val="24"/>
          <w:lang w:val="fr-FR"/>
        </w:rPr>
        <w:t> : mobilité progressive &lt; 32%</w:t>
      </w:r>
    </w:p>
    <w:p w14:paraId="773B386A" w14:textId="77777777" w:rsidR="00872D6E" w:rsidRPr="00FC4EA6" w:rsidRDefault="00872D6E" w:rsidP="00863D98">
      <w:pPr>
        <w:pStyle w:val="Paragraphedeliste"/>
        <w:numPr>
          <w:ilvl w:val="0"/>
          <w:numId w:val="8"/>
        </w:numPr>
        <w:spacing w:after="0"/>
        <w:jc w:val="both"/>
        <w:rPr>
          <w:rFonts w:ascii="Times New Roman" w:hAnsi="Times New Roman" w:cs="Times New Roman"/>
          <w:sz w:val="24"/>
          <w:szCs w:val="24"/>
          <w:lang w:val="fr-FR"/>
        </w:rPr>
      </w:pPr>
      <w:proofErr w:type="spellStart"/>
      <w:r w:rsidRPr="00FC4EA6">
        <w:rPr>
          <w:rFonts w:ascii="Times New Roman" w:hAnsi="Times New Roman" w:cs="Times New Roman"/>
          <w:sz w:val="24"/>
          <w:szCs w:val="24"/>
          <w:lang w:val="fr-FR"/>
        </w:rPr>
        <w:lastRenderedPageBreak/>
        <w:t>Tératospermie</w:t>
      </w:r>
      <w:proofErr w:type="spellEnd"/>
      <w:r w:rsidRPr="00FC4EA6">
        <w:rPr>
          <w:rFonts w:ascii="Times New Roman" w:hAnsi="Times New Roman" w:cs="Times New Roman"/>
          <w:sz w:val="24"/>
          <w:szCs w:val="24"/>
          <w:lang w:val="fr-FR"/>
        </w:rPr>
        <w:t> : formes normales &lt; 4%</w:t>
      </w:r>
    </w:p>
    <w:p w14:paraId="1C9B5D36" w14:textId="6045DD17" w:rsidR="0024742F" w:rsidRPr="00FC4EA6" w:rsidRDefault="00872D6E" w:rsidP="00863D98">
      <w:pPr>
        <w:pStyle w:val="Paragraphedeliste"/>
        <w:numPr>
          <w:ilvl w:val="0"/>
          <w:numId w:val="8"/>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Azoospermie : absence totale de spermatozoïdes </w:t>
      </w:r>
    </w:p>
    <w:p w14:paraId="28CE472D" w14:textId="0C9E940F" w:rsidR="00872D6E" w:rsidRPr="00FC4EA6" w:rsidRDefault="002E6C90" w:rsidP="00863D98">
      <w:pPr>
        <w:spacing w:after="0"/>
        <w:jc w:val="both"/>
        <w:outlineLvl w:val="1"/>
        <w:rPr>
          <w:rFonts w:ascii="Times New Roman" w:hAnsi="Times New Roman" w:cs="Times New Roman"/>
          <w:b/>
          <w:sz w:val="24"/>
          <w:szCs w:val="24"/>
          <w:lang w:val="fr-FR"/>
        </w:rPr>
      </w:pPr>
      <w:r w:rsidRPr="00FC4EA6">
        <w:rPr>
          <w:rFonts w:ascii="Times New Roman" w:hAnsi="Times New Roman" w:cs="Times New Roman"/>
          <w:b/>
          <w:sz w:val="24"/>
          <w:szCs w:val="24"/>
          <w:lang w:val="fr-FR"/>
        </w:rPr>
        <w:t xml:space="preserve"> </w:t>
      </w:r>
      <w:bookmarkStart w:id="147" w:name="_Toc239694649"/>
      <w:r w:rsidRPr="00FC4EA6">
        <w:rPr>
          <w:rFonts w:ascii="Times New Roman" w:hAnsi="Times New Roman" w:cs="Times New Roman"/>
          <w:b/>
          <w:sz w:val="24"/>
          <w:szCs w:val="24"/>
          <w:lang w:val="fr-FR"/>
        </w:rPr>
        <w:t>II.2.2.b. F</w:t>
      </w:r>
      <w:r w:rsidR="00872D6E" w:rsidRPr="00FC4EA6">
        <w:rPr>
          <w:rFonts w:ascii="Times New Roman" w:hAnsi="Times New Roman" w:cs="Times New Roman"/>
          <w:b/>
          <w:sz w:val="24"/>
          <w:szCs w:val="24"/>
          <w:lang w:val="fr-FR"/>
        </w:rPr>
        <w:t>acteurs étiologiques masculins</w:t>
      </w:r>
      <w:bookmarkEnd w:id="147"/>
    </w:p>
    <w:p w14:paraId="0C8D5554" w14:textId="77777777" w:rsidR="00872D6E" w:rsidRPr="00FC4EA6" w:rsidRDefault="00872D6E" w:rsidP="00863D98">
      <w:pPr>
        <w:pStyle w:val="Paragraphedeliste"/>
        <w:numPr>
          <w:ilvl w:val="0"/>
          <w:numId w:val="9"/>
        </w:numPr>
        <w:spacing w:after="0"/>
        <w:ind w:left="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Infection : les IST (Chlamydia, gonocoque) peuvent entraîner une épididymite et une obstruction des voies génitales (</w:t>
      </w:r>
      <w:proofErr w:type="spellStart"/>
      <w:r w:rsidRPr="00FC4EA6">
        <w:rPr>
          <w:rFonts w:ascii="Times New Roman" w:hAnsi="Times New Roman" w:cs="Times New Roman"/>
          <w:sz w:val="24"/>
          <w:szCs w:val="24"/>
          <w:lang w:val="fr-FR"/>
        </w:rPr>
        <w:t>Fode</w:t>
      </w:r>
      <w:proofErr w:type="spellEnd"/>
      <w:r w:rsidRPr="00FC4EA6">
        <w:rPr>
          <w:rFonts w:ascii="Times New Roman" w:hAnsi="Times New Roman" w:cs="Times New Roman"/>
          <w:sz w:val="24"/>
          <w:szCs w:val="24"/>
          <w:lang w:val="fr-FR"/>
        </w:rPr>
        <w:t xml:space="preserve"> et al., 2019).</w:t>
      </w:r>
    </w:p>
    <w:p w14:paraId="250F3209" w14:textId="638A06B9" w:rsidR="00872D6E" w:rsidRPr="00FC4EA6" w:rsidRDefault="00872D6E" w:rsidP="00863D98">
      <w:pPr>
        <w:pStyle w:val="Paragraphedeliste"/>
        <w:numPr>
          <w:ilvl w:val="0"/>
          <w:numId w:val="9"/>
        </w:numPr>
        <w:spacing w:after="0"/>
        <w:ind w:left="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Varicocèle : présente chez 15% des hommes en population générale et 35-40% </w:t>
      </w:r>
      <w:r w:rsidR="00FE2FC6" w:rsidRPr="00FC4EA6">
        <w:rPr>
          <w:rFonts w:ascii="Times New Roman" w:hAnsi="Times New Roman" w:cs="Times New Roman"/>
          <w:sz w:val="24"/>
          <w:szCs w:val="24"/>
          <w:lang w:val="fr-FR"/>
        </w:rPr>
        <w:t>des hommes</w:t>
      </w:r>
      <w:r w:rsidRPr="00FC4EA6">
        <w:rPr>
          <w:rFonts w:ascii="Times New Roman" w:hAnsi="Times New Roman" w:cs="Times New Roman"/>
          <w:sz w:val="24"/>
          <w:szCs w:val="24"/>
          <w:lang w:val="fr-FR"/>
        </w:rPr>
        <w:t xml:space="preserve"> infertiles (Jensen et al., 2021).</w:t>
      </w:r>
    </w:p>
    <w:p w14:paraId="52FF57CA" w14:textId="77777777" w:rsidR="00872D6E" w:rsidRPr="00FC4EA6" w:rsidRDefault="00872D6E" w:rsidP="00863D98">
      <w:pPr>
        <w:pStyle w:val="Paragraphedeliste"/>
        <w:numPr>
          <w:ilvl w:val="0"/>
          <w:numId w:val="9"/>
        </w:numPr>
        <w:spacing w:after="0"/>
        <w:ind w:left="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Facteurs environnementaux et mode de vie : tabagisme, alcool, exposition aux toxiques, stress thermique (Sharma et al., 2017).</w:t>
      </w:r>
    </w:p>
    <w:p w14:paraId="28D7B607" w14:textId="068A599D" w:rsidR="00872D6E" w:rsidRPr="00FC4EA6" w:rsidRDefault="00872D6E" w:rsidP="00863D98">
      <w:pPr>
        <w:pStyle w:val="Paragraphedeliste"/>
        <w:numPr>
          <w:ilvl w:val="0"/>
          <w:numId w:val="9"/>
        </w:numPr>
        <w:spacing w:after="0"/>
        <w:ind w:left="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Antécédents d’oreillons post-pubères : </w:t>
      </w:r>
      <w:r w:rsidR="00FE2FC6" w:rsidRPr="00FC4EA6">
        <w:rPr>
          <w:rFonts w:ascii="Times New Roman" w:hAnsi="Times New Roman" w:cs="Times New Roman"/>
          <w:sz w:val="24"/>
          <w:szCs w:val="24"/>
          <w:lang w:val="fr-FR"/>
        </w:rPr>
        <w:t>complication fréquente</w:t>
      </w:r>
      <w:r w:rsidRPr="00FC4EA6">
        <w:rPr>
          <w:rFonts w:ascii="Times New Roman" w:hAnsi="Times New Roman" w:cs="Times New Roman"/>
          <w:sz w:val="24"/>
          <w:szCs w:val="24"/>
          <w:lang w:val="fr-FR"/>
        </w:rPr>
        <w:t xml:space="preserve"> en Afrique, pouvant entraîner une orchite atrophique (</w:t>
      </w:r>
      <w:proofErr w:type="spellStart"/>
      <w:r w:rsidRPr="00FC4EA6">
        <w:rPr>
          <w:rFonts w:ascii="Times New Roman" w:hAnsi="Times New Roman" w:cs="Times New Roman"/>
          <w:sz w:val="24"/>
          <w:szCs w:val="24"/>
          <w:lang w:val="fr-FR"/>
        </w:rPr>
        <w:t>Masarani</w:t>
      </w:r>
      <w:proofErr w:type="spellEnd"/>
      <w:r w:rsidRPr="00FC4EA6">
        <w:rPr>
          <w:rFonts w:ascii="Times New Roman" w:hAnsi="Times New Roman" w:cs="Times New Roman"/>
          <w:sz w:val="24"/>
          <w:szCs w:val="24"/>
          <w:lang w:val="fr-FR"/>
        </w:rPr>
        <w:t xml:space="preserve"> et al., 2006).</w:t>
      </w:r>
    </w:p>
    <w:p w14:paraId="620CA261" w14:textId="0B4C63D5" w:rsidR="00526522" w:rsidRPr="00FC4EA6" w:rsidRDefault="002E6C90" w:rsidP="00863D98">
      <w:pPr>
        <w:spacing w:after="0"/>
        <w:jc w:val="both"/>
        <w:outlineLvl w:val="1"/>
        <w:rPr>
          <w:rFonts w:ascii="Times New Roman" w:hAnsi="Times New Roman" w:cs="Times New Roman"/>
          <w:b/>
          <w:sz w:val="24"/>
          <w:szCs w:val="24"/>
          <w:lang w:val="fr-FR"/>
        </w:rPr>
      </w:pPr>
      <w:r w:rsidRPr="00FC4EA6">
        <w:rPr>
          <w:rFonts w:ascii="Times New Roman" w:hAnsi="Times New Roman" w:cs="Times New Roman"/>
          <w:b/>
          <w:sz w:val="24"/>
          <w:szCs w:val="24"/>
          <w:lang w:val="fr-FR"/>
        </w:rPr>
        <w:t xml:space="preserve"> </w:t>
      </w:r>
      <w:bookmarkStart w:id="148" w:name="_Toc239694650"/>
      <w:r w:rsidRPr="00FC4EA6">
        <w:rPr>
          <w:rFonts w:ascii="Times New Roman" w:hAnsi="Times New Roman" w:cs="Times New Roman"/>
          <w:b/>
          <w:sz w:val="24"/>
          <w:szCs w:val="24"/>
          <w:lang w:val="fr-FR"/>
        </w:rPr>
        <w:t xml:space="preserve">II.2.2.c. </w:t>
      </w:r>
      <w:r w:rsidR="00872D6E" w:rsidRPr="00FC4EA6">
        <w:rPr>
          <w:rFonts w:ascii="Times New Roman" w:hAnsi="Times New Roman" w:cs="Times New Roman"/>
          <w:b/>
          <w:sz w:val="24"/>
          <w:szCs w:val="24"/>
          <w:lang w:val="fr-FR"/>
        </w:rPr>
        <w:t>facteurs mixtes et inexpliqués</w:t>
      </w:r>
      <w:bookmarkEnd w:id="148"/>
    </w:p>
    <w:p w14:paraId="77C317F5" w14:textId="73B60FAC" w:rsidR="00526522" w:rsidRPr="00FC4EA6" w:rsidRDefault="00725BF3" w:rsidP="00863D98">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L’infertilité dite « </w:t>
      </w:r>
      <w:r w:rsidR="00872D6E" w:rsidRPr="00FC4EA6">
        <w:rPr>
          <w:rFonts w:ascii="Times New Roman" w:hAnsi="Times New Roman" w:cs="Times New Roman"/>
          <w:sz w:val="24"/>
          <w:szCs w:val="24"/>
          <w:lang w:val="fr-FR"/>
        </w:rPr>
        <w:t>inexpliquée » concerne 15-20% des couples après bilan complet (</w:t>
      </w:r>
      <w:proofErr w:type="spellStart"/>
      <w:r w:rsidR="00872D6E" w:rsidRPr="00FC4EA6">
        <w:rPr>
          <w:rFonts w:ascii="Times New Roman" w:hAnsi="Times New Roman" w:cs="Times New Roman"/>
          <w:sz w:val="24"/>
          <w:szCs w:val="24"/>
          <w:lang w:val="fr-FR"/>
        </w:rPr>
        <w:t>Quaas</w:t>
      </w:r>
      <w:proofErr w:type="spellEnd"/>
      <w:r w:rsidR="00872D6E" w:rsidRPr="00FC4EA6">
        <w:rPr>
          <w:rFonts w:ascii="Times New Roman" w:hAnsi="Times New Roman" w:cs="Times New Roman"/>
          <w:sz w:val="24"/>
          <w:szCs w:val="24"/>
          <w:lang w:val="fr-FR"/>
        </w:rPr>
        <w:t xml:space="preserve"> et </w:t>
      </w:r>
      <w:proofErr w:type="spellStart"/>
      <w:r w:rsidR="00872D6E" w:rsidRPr="00FC4EA6">
        <w:rPr>
          <w:rFonts w:ascii="Times New Roman" w:hAnsi="Times New Roman" w:cs="Times New Roman"/>
          <w:sz w:val="24"/>
          <w:szCs w:val="24"/>
          <w:lang w:val="fr-FR"/>
        </w:rPr>
        <w:t>Dokras</w:t>
      </w:r>
      <w:proofErr w:type="spellEnd"/>
      <w:r w:rsidR="00872D6E" w:rsidRPr="00FC4EA6">
        <w:rPr>
          <w:rFonts w:ascii="Times New Roman" w:hAnsi="Times New Roman" w:cs="Times New Roman"/>
          <w:sz w:val="24"/>
          <w:szCs w:val="24"/>
          <w:lang w:val="fr-FR"/>
        </w:rPr>
        <w:t xml:space="preserve">, 2008). Elle pourrait être liée à des facteurs immunologiques, génétiques ou </w:t>
      </w:r>
      <w:proofErr w:type="spellStart"/>
      <w:r w:rsidR="00872D6E" w:rsidRPr="00FC4EA6">
        <w:rPr>
          <w:rFonts w:ascii="Times New Roman" w:hAnsi="Times New Roman" w:cs="Times New Roman"/>
          <w:sz w:val="24"/>
          <w:szCs w:val="24"/>
          <w:lang w:val="fr-FR"/>
        </w:rPr>
        <w:t>epigé</w:t>
      </w:r>
      <w:r w:rsidR="00216B84" w:rsidRPr="00FC4EA6">
        <w:rPr>
          <w:rFonts w:ascii="Times New Roman" w:hAnsi="Times New Roman" w:cs="Times New Roman"/>
          <w:sz w:val="24"/>
          <w:szCs w:val="24"/>
          <w:lang w:val="fr-FR"/>
        </w:rPr>
        <w:t>nétiques</w:t>
      </w:r>
      <w:proofErr w:type="spellEnd"/>
      <w:r w:rsidR="00216B84" w:rsidRPr="00FC4EA6">
        <w:rPr>
          <w:rFonts w:ascii="Times New Roman" w:hAnsi="Times New Roman" w:cs="Times New Roman"/>
          <w:sz w:val="24"/>
          <w:szCs w:val="24"/>
          <w:lang w:val="fr-FR"/>
        </w:rPr>
        <w:t xml:space="preserve"> non encore identifiés.</w:t>
      </w:r>
      <w:r w:rsidR="00BA1072" w:rsidRPr="00FC4EA6">
        <w:rPr>
          <w:rFonts w:ascii="Times New Roman" w:hAnsi="Times New Roman" w:cs="Times New Roman"/>
          <w:sz w:val="24"/>
          <w:szCs w:val="24"/>
          <w:lang w:val="fr-FR"/>
        </w:rPr>
        <w:t xml:space="preserve">     </w:t>
      </w:r>
      <w:r w:rsidR="00526522" w:rsidRPr="00FC4EA6">
        <w:rPr>
          <w:rFonts w:ascii="Times New Roman" w:hAnsi="Times New Roman" w:cs="Times New Roman"/>
          <w:sz w:val="24"/>
          <w:szCs w:val="24"/>
          <w:lang w:val="fr-FR"/>
        </w:rPr>
        <w:t xml:space="preserve">    </w:t>
      </w:r>
    </w:p>
    <w:p w14:paraId="1961E8FC" w14:textId="1BD2FDC5" w:rsidR="00700C64" w:rsidRPr="00FC4EA6" w:rsidRDefault="002E6C90" w:rsidP="00863D98">
      <w:pPr>
        <w:spacing w:after="0"/>
        <w:jc w:val="both"/>
        <w:outlineLvl w:val="1"/>
        <w:rPr>
          <w:rFonts w:ascii="Times New Roman" w:hAnsi="Times New Roman" w:cs="Times New Roman"/>
          <w:sz w:val="24"/>
          <w:szCs w:val="24"/>
          <w:lang w:val="fr-FR"/>
        </w:rPr>
      </w:pPr>
      <w:r w:rsidRPr="00FC4EA6">
        <w:rPr>
          <w:rFonts w:ascii="Times New Roman" w:hAnsi="Times New Roman" w:cs="Times New Roman"/>
          <w:b/>
          <w:sz w:val="24"/>
          <w:szCs w:val="24"/>
          <w:lang w:val="fr-FR"/>
        </w:rPr>
        <w:t xml:space="preserve"> </w:t>
      </w:r>
      <w:bookmarkStart w:id="149" w:name="_Toc239694651"/>
      <w:r w:rsidRPr="00FC4EA6">
        <w:rPr>
          <w:rFonts w:ascii="Times New Roman" w:hAnsi="Times New Roman" w:cs="Times New Roman"/>
          <w:b/>
          <w:sz w:val="24"/>
          <w:szCs w:val="24"/>
          <w:lang w:val="fr-FR"/>
        </w:rPr>
        <w:t>II.3. Spécificité</w:t>
      </w:r>
      <w:r w:rsidR="00725BF3" w:rsidRPr="00FC4EA6">
        <w:rPr>
          <w:rFonts w:ascii="Times New Roman" w:hAnsi="Times New Roman" w:cs="Times New Roman"/>
          <w:b/>
          <w:sz w:val="24"/>
          <w:szCs w:val="24"/>
          <w:lang w:val="fr-FR"/>
        </w:rPr>
        <w:t xml:space="preserve"> de l’infertilité en </w:t>
      </w:r>
      <w:r w:rsidR="00872D6E" w:rsidRPr="00FC4EA6">
        <w:rPr>
          <w:rFonts w:ascii="Times New Roman" w:hAnsi="Times New Roman" w:cs="Times New Roman"/>
          <w:b/>
          <w:sz w:val="24"/>
          <w:szCs w:val="24"/>
          <w:lang w:val="fr-FR"/>
        </w:rPr>
        <w:t>Afrique subsaharienne</w:t>
      </w:r>
      <w:bookmarkEnd w:id="149"/>
    </w:p>
    <w:p w14:paraId="3291CF5E" w14:textId="66E7674E" w:rsidR="00872D6E" w:rsidRPr="00FC4EA6" w:rsidRDefault="00526522" w:rsidP="00863D98">
      <w:pPr>
        <w:spacing w:after="0"/>
        <w:jc w:val="both"/>
        <w:outlineLvl w:val="1"/>
        <w:rPr>
          <w:rFonts w:ascii="Times New Roman" w:hAnsi="Times New Roman" w:cs="Times New Roman"/>
          <w:b/>
          <w:sz w:val="24"/>
          <w:szCs w:val="24"/>
          <w:lang w:val="fr-FR"/>
        </w:rPr>
      </w:pPr>
      <w:r w:rsidRPr="00FC4EA6">
        <w:rPr>
          <w:rFonts w:ascii="Times New Roman" w:hAnsi="Times New Roman" w:cs="Times New Roman"/>
          <w:sz w:val="24"/>
          <w:szCs w:val="24"/>
          <w:lang w:val="fr-FR"/>
        </w:rPr>
        <w:t xml:space="preserve"> </w:t>
      </w:r>
      <w:bookmarkStart w:id="150" w:name="_Toc239694652"/>
      <w:r w:rsidRPr="00FC4EA6">
        <w:rPr>
          <w:rFonts w:ascii="Times New Roman" w:hAnsi="Times New Roman" w:cs="Times New Roman"/>
          <w:b/>
          <w:sz w:val="24"/>
          <w:szCs w:val="24"/>
          <w:lang w:val="fr-FR"/>
        </w:rPr>
        <w:t xml:space="preserve">II.3.1. </w:t>
      </w:r>
      <w:r w:rsidR="00725BF3" w:rsidRPr="00FC4EA6">
        <w:rPr>
          <w:rFonts w:ascii="Times New Roman" w:hAnsi="Times New Roman" w:cs="Times New Roman"/>
          <w:b/>
          <w:sz w:val="24"/>
          <w:szCs w:val="24"/>
          <w:lang w:val="fr-FR"/>
        </w:rPr>
        <w:t>Poids</w:t>
      </w:r>
      <w:r w:rsidR="00872D6E" w:rsidRPr="00FC4EA6">
        <w:rPr>
          <w:rFonts w:ascii="Times New Roman" w:hAnsi="Times New Roman" w:cs="Times New Roman"/>
          <w:b/>
          <w:sz w:val="24"/>
          <w:szCs w:val="24"/>
          <w:lang w:val="fr-FR"/>
        </w:rPr>
        <w:t xml:space="preserve"> des infections</w:t>
      </w:r>
      <w:bookmarkEnd w:id="150"/>
    </w:p>
    <w:p w14:paraId="4C5C905E" w14:textId="6CB8F807" w:rsidR="00216B84" w:rsidRPr="00FC4EA6" w:rsidRDefault="00872D6E" w:rsidP="00863D98">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Contrairement aux pays occidentaux où l’infertilité est souvent </w:t>
      </w:r>
      <w:r w:rsidR="00216B84" w:rsidRPr="00FC4EA6">
        <w:rPr>
          <w:rFonts w:ascii="Times New Roman" w:hAnsi="Times New Roman" w:cs="Times New Roman"/>
          <w:sz w:val="24"/>
          <w:szCs w:val="24"/>
          <w:lang w:val="fr-FR"/>
        </w:rPr>
        <w:t>liée</w:t>
      </w:r>
      <w:r w:rsidRPr="00FC4EA6">
        <w:rPr>
          <w:rFonts w:ascii="Times New Roman" w:hAnsi="Times New Roman" w:cs="Times New Roman"/>
          <w:sz w:val="24"/>
          <w:szCs w:val="24"/>
          <w:lang w:val="fr-FR"/>
        </w:rPr>
        <w:t xml:space="preserve"> à l’âge ou à des causes endocriniennes, l’infertilité en Afrique subsaharienne est dominée par les séquelles inf</w:t>
      </w:r>
      <w:r w:rsidR="00FA5CE0" w:rsidRPr="00FC4EA6">
        <w:rPr>
          <w:rFonts w:ascii="Times New Roman" w:hAnsi="Times New Roman" w:cs="Times New Roman"/>
          <w:sz w:val="24"/>
          <w:szCs w:val="24"/>
          <w:lang w:val="fr-FR"/>
        </w:rPr>
        <w:t>ectieuses (DHONT</w:t>
      </w:r>
      <w:r w:rsidRPr="00FC4EA6">
        <w:rPr>
          <w:rFonts w:ascii="Times New Roman" w:hAnsi="Times New Roman" w:cs="Times New Roman"/>
          <w:sz w:val="24"/>
          <w:szCs w:val="24"/>
          <w:lang w:val="fr-FR"/>
        </w:rPr>
        <w:t xml:space="preserve">, 2011). </w:t>
      </w:r>
      <w:r w:rsidR="00B2276F" w:rsidRPr="00FC4EA6">
        <w:rPr>
          <w:rFonts w:ascii="Times New Roman" w:hAnsi="Times New Roman" w:cs="Times New Roman"/>
          <w:sz w:val="24"/>
          <w:szCs w:val="24"/>
          <w:lang w:val="fr-FR"/>
        </w:rPr>
        <w:t>La</w:t>
      </w:r>
      <w:r w:rsidRPr="00FC4EA6">
        <w:rPr>
          <w:rFonts w:ascii="Times New Roman" w:hAnsi="Times New Roman" w:cs="Times New Roman"/>
          <w:sz w:val="24"/>
          <w:szCs w:val="24"/>
          <w:lang w:val="fr-FR"/>
        </w:rPr>
        <w:t xml:space="preserve"> méta analyse de </w:t>
      </w:r>
      <w:proofErr w:type="spellStart"/>
      <w:r w:rsidRPr="00FC4EA6">
        <w:rPr>
          <w:rFonts w:ascii="Times New Roman" w:hAnsi="Times New Roman" w:cs="Times New Roman"/>
          <w:sz w:val="24"/>
          <w:szCs w:val="24"/>
          <w:lang w:val="fr-FR"/>
        </w:rPr>
        <w:t>Gedef</w:t>
      </w:r>
      <w:proofErr w:type="spellEnd"/>
      <w:r w:rsidRPr="00FC4EA6">
        <w:rPr>
          <w:rFonts w:ascii="Times New Roman" w:hAnsi="Times New Roman" w:cs="Times New Roman"/>
          <w:sz w:val="24"/>
          <w:szCs w:val="24"/>
          <w:lang w:val="fr-FR"/>
        </w:rPr>
        <w:t xml:space="preserve"> et al. (2025) confirme que les antécédents d’IST multiplient p</w:t>
      </w:r>
      <w:r w:rsidR="003F4F3D" w:rsidRPr="00FC4EA6">
        <w:rPr>
          <w:rFonts w:ascii="Times New Roman" w:hAnsi="Times New Roman" w:cs="Times New Roman"/>
          <w:sz w:val="24"/>
          <w:szCs w:val="24"/>
          <w:lang w:val="fr-FR"/>
        </w:rPr>
        <w:t>ar 3,2 le risque d’infertilité.</w:t>
      </w:r>
    </w:p>
    <w:p w14:paraId="3BBBF880" w14:textId="77777777" w:rsidR="00872D6E" w:rsidRPr="00FC4EA6" w:rsidRDefault="00872D6E" w:rsidP="00863D98">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Cette prédominance infectieuse s’explique par :</w:t>
      </w:r>
    </w:p>
    <w:p w14:paraId="3539200A" w14:textId="57735377" w:rsidR="00872D6E" w:rsidRPr="00FC4EA6" w:rsidRDefault="00872D6E" w:rsidP="00863D98">
      <w:pPr>
        <w:pStyle w:val="Paragraphedeliste"/>
        <w:numPr>
          <w:ilvl w:val="0"/>
          <w:numId w:val="10"/>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Une prévalence </w:t>
      </w:r>
      <w:r w:rsidR="00DD3B32" w:rsidRPr="00FC4EA6">
        <w:rPr>
          <w:rFonts w:ascii="Times New Roman" w:hAnsi="Times New Roman" w:cs="Times New Roman"/>
          <w:sz w:val="24"/>
          <w:szCs w:val="24"/>
          <w:lang w:val="fr-FR"/>
        </w:rPr>
        <w:t>élevée</w:t>
      </w:r>
      <w:r w:rsidRPr="00FC4EA6">
        <w:rPr>
          <w:rFonts w:ascii="Times New Roman" w:hAnsi="Times New Roman" w:cs="Times New Roman"/>
          <w:sz w:val="24"/>
          <w:szCs w:val="24"/>
          <w:lang w:val="fr-FR"/>
        </w:rPr>
        <w:t xml:space="preserve"> des IST non diagnostiquées et non traitées</w:t>
      </w:r>
    </w:p>
    <w:p w14:paraId="6B8EFBCB" w14:textId="77777777" w:rsidR="00872D6E" w:rsidRPr="00FC4EA6" w:rsidRDefault="00872D6E" w:rsidP="00863D98">
      <w:pPr>
        <w:pStyle w:val="Paragraphedeliste"/>
        <w:numPr>
          <w:ilvl w:val="0"/>
          <w:numId w:val="10"/>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Un accès limité aux soins de santé reproductive</w:t>
      </w:r>
    </w:p>
    <w:p w14:paraId="675E849E" w14:textId="675860B8" w:rsidR="00863D98" w:rsidRDefault="00872D6E" w:rsidP="00863D98">
      <w:pPr>
        <w:pStyle w:val="Paragraphedeliste"/>
        <w:numPr>
          <w:ilvl w:val="0"/>
          <w:numId w:val="10"/>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Des pratiques d’avortement à risque</w:t>
      </w:r>
    </w:p>
    <w:p w14:paraId="75CE27CF" w14:textId="7EE8F297" w:rsidR="00872D6E" w:rsidRPr="00FC4EA6" w:rsidRDefault="00526522" w:rsidP="00863D98">
      <w:pPr>
        <w:spacing w:after="0"/>
        <w:jc w:val="both"/>
        <w:outlineLvl w:val="1"/>
        <w:rPr>
          <w:rFonts w:ascii="Times New Roman" w:hAnsi="Times New Roman" w:cs="Times New Roman"/>
          <w:b/>
          <w:sz w:val="24"/>
          <w:szCs w:val="24"/>
          <w:lang w:val="fr-FR"/>
        </w:rPr>
      </w:pPr>
      <w:bookmarkStart w:id="151" w:name="_Toc239694653"/>
      <w:r w:rsidRPr="00FC4EA6">
        <w:rPr>
          <w:rFonts w:ascii="Times New Roman" w:hAnsi="Times New Roman" w:cs="Times New Roman"/>
          <w:b/>
          <w:sz w:val="24"/>
          <w:szCs w:val="24"/>
          <w:lang w:val="fr-FR"/>
        </w:rPr>
        <w:t>II.3.2.</w:t>
      </w:r>
      <w:r w:rsidR="00872D6E" w:rsidRPr="00FC4EA6">
        <w:rPr>
          <w:rFonts w:ascii="Times New Roman" w:hAnsi="Times New Roman" w:cs="Times New Roman"/>
          <w:b/>
          <w:sz w:val="24"/>
          <w:szCs w:val="24"/>
          <w:lang w:val="fr-FR"/>
        </w:rPr>
        <w:t xml:space="preserve"> </w:t>
      </w:r>
      <w:r w:rsidR="00725BF3" w:rsidRPr="00FC4EA6">
        <w:rPr>
          <w:rFonts w:ascii="Times New Roman" w:hAnsi="Times New Roman" w:cs="Times New Roman"/>
          <w:b/>
          <w:sz w:val="24"/>
          <w:szCs w:val="24"/>
          <w:lang w:val="fr-FR"/>
        </w:rPr>
        <w:t>Aspects</w:t>
      </w:r>
      <w:r w:rsidR="00872D6E" w:rsidRPr="00FC4EA6">
        <w:rPr>
          <w:rFonts w:ascii="Times New Roman" w:hAnsi="Times New Roman" w:cs="Times New Roman"/>
          <w:b/>
          <w:sz w:val="24"/>
          <w:szCs w:val="24"/>
          <w:lang w:val="fr-FR"/>
        </w:rPr>
        <w:t xml:space="preserve"> socio-culturels</w:t>
      </w:r>
      <w:bookmarkEnd w:id="151"/>
    </w:p>
    <w:p w14:paraId="00DA3055" w14:textId="77777777" w:rsidR="00872D6E" w:rsidRPr="00FC4EA6" w:rsidRDefault="00872D6E" w:rsidP="00863D98">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L’infertilité en Afrique revêt une dimension sociale particulière :</w:t>
      </w:r>
    </w:p>
    <w:p w14:paraId="4D7CD15E" w14:textId="77777777" w:rsidR="00872D6E" w:rsidRPr="00FC4EA6" w:rsidRDefault="00872D6E" w:rsidP="00863D98">
      <w:pPr>
        <w:pStyle w:val="Paragraphedeliste"/>
        <w:numPr>
          <w:ilvl w:val="0"/>
          <w:numId w:val="11"/>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Stigmatisation sociale : les femmes infertiles subissent souvent rejet familial, répudiation, violence conjugale (Feldman-</w:t>
      </w:r>
      <w:proofErr w:type="spellStart"/>
      <w:r w:rsidRPr="00FC4EA6">
        <w:rPr>
          <w:rFonts w:ascii="Times New Roman" w:hAnsi="Times New Roman" w:cs="Times New Roman"/>
          <w:sz w:val="24"/>
          <w:szCs w:val="24"/>
          <w:lang w:val="fr-FR"/>
        </w:rPr>
        <w:t>Savelsberg</w:t>
      </w:r>
      <w:proofErr w:type="spellEnd"/>
      <w:r w:rsidRPr="00FC4EA6">
        <w:rPr>
          <w:rFonts w:ascii="Times New Roman" w:hAnsi="Times New Roman" w:cs="Times New Roman"/>
          <w:sz w:val="24"/>
          <w:szCs w:val="24"/>
          <w:lang w:val="fr-FR"/>
        </w:rPr>
        <w:t>, 2016).</w:t>
      </w:r>
    </w:p>
    <w:p w14:paraId="4878EE99" w14:textId="5ED7669B" w:rsidR="00872D6E" w:rsidRPr="00FC4EA6" w:rsidRDefault="00872D6E" w:rsidP="00863D98">
      <w:pPr>
        <w:pStyle w:val="Paragraphedeliste"/>
        <w:numPr>
          <w:ilvl w:val="0"/>
          <w:numId w:val="11"/>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Pression procréative : la maternité est souvent </w:t>
      </w:r>
      <w:r w:rsidR="00FE2FC6" w:rsidRPr="00FC4EA6">
        <w:rPr>
          <w:rFonts w:ascii="Times New Roman" w:hAnsi="Times New Roman" w:cs="Times New Roman"/>
          <w:sz w:val="24"/>
          <w:szCs w:val="24"/>
          <w:lang w:val="fr-FR"/>
        </w:rPr>
        <w:t>considérée</w:t>
      </w:r>
      <w:r w:rsidRPr="00FC4EA6">
        <w:rPr>
          <w:rFonts w:ascii="Times New Roman" w:hAnsi="Times New Roman" w:cs="Times New Roman"/>
          <w:sz w:val="24"/>
          <w:szCs w:val="24"/>
          <w:lang w:val="fr-FR"/>
        </w:rPr>
        <w:t xml:space="preserve"> comme un accomplissement social incontournable (</w:t>
      </w:r>
      <w:proofErr w:type="spellStart"/>
      <w:r w:rsidRPr="00FC4EA6">
        <w:rPr>
          <w:rFonts w:ascii="Times New Roman" w:hAnsi="Times New Roman" w:cs="Times New Roman"/>
          <w:sz w:val="24"/>
          <w:szCs w:val="24"/>
          <w:lang w:val="fr-FR"/>
        </w:rPr>
        <w:t>Ombelet</w:t>
      </w:r>
      <w:proofErr w:type="spellEnd"/>
      <w:r w:rsidRPr="00FC4EA6">
        <w:rPr>
          <w:rFonts w:ascii="Times New Roman" w:hAnsi="Times New Roman" w:cs="Times New Roman"/>
          <w:sz w:val="24"/>
          <w:szCs w:val="24"/>
          <w:lang w:val="fr-FR"/>
        </w:rPr>
        <w:t xml:space="preserve"> et al., 2021).</w:t>
      </w:r>
    </w:p>
    <w:p w14:paraId="0EAD66F5" w14:textId="49099B4E" w:rsidR="0022016D" w:rsidRPr="00863D98" w:rsidRDefault="00872D6E" w:rsidP="00863D98">
      <w:pPr>
        <w:pStyle w:val="Paragraphedeliste"/>
        <w:numPr>
          <w:ilvl w:val="0"/>
          <w:numId w:val="11"/>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lastRenderedPageBreak/>
        <w:t>Recours aux soins traditionnels : de nombreux couples consultent d’abord des tradipraticiens, retardant le recours à la médecine conventionnelle (Bell et al., 2024).</w:t>
      </w:r>
      <w:r w:rsidR="00CC5CCA" w:rsidRPr="00863D98">
        <w:rPr>
          <w:rFonts w:ascii="Times New Roman" w:hAnsi="Times New Roman" w:cs="Times New Roman"/>
          <w:sz w:val="24"/>
          <w:szCs w:val="24"/>
          <w:lang w:val="fr-FR"/>
        </w:rPr>
        <w:br w:type="page"/>
      </w:r>
    </w:p>
    <w:p w14:paraId="45367E6B" w14:textId="77777777" w:rsidR="00AD13E0" w:rsidRPr="00FC4EA6" w:rsidRDefault="00CA4874" w:rsidP="00CC5CCA">
      <w:pPr>
        <w:spacing w:after="0"/>
        <w:jc w:val="both"/>
        <w:outlineLvl w:val="1"/>
        <w:rPr>
          <w:rFonts w:ascii="Times New Roman" w:hAnsi="Times New Roman" w:cs="Times New Roman"/>
          <w:b/>
          <w:sz w:val="24"/>
          <w:szCs w:val="24"/>
          <w:lang w:val="fr-FR"/>
        </w:rPr>
      </w:pPr>
      <w:bookmarkStart w:id="152" w:name="_Toc239694654"/>
      <w:r w:rsidRPr="00FC4EA6">
        <w:rPr>
          <w:rFonts w:ascii="Times New Roman" w:hAnsi="Times New Roman" w:cs="Times New Roman"/>
          <w:b/>
          <w:sz w:val="24"/>
          <w:szCs w:val="24"/>
          <w:lang w:val="fr-FR"/>
        </w:rPr>
        <w:lastRenderedPageBreak/>
        <w:t>II.4</w:t>
      </w:r>
      <w:r w:rsidR="00813D46" w:rsidRPr="00FC4EA6">
        <w:rPr>
          <w:rFonts w:ascii="Times New Roman" w:hAnsi="Times New Roman" w:cs="Times New Roman"/>
          <w:b/>
          <w:sz w:val="24"/>
          <w:szCs w:val="24"/>
          <w:lang w:val="fr-FR"/>
        </w:rPr>
        <w:t xml:space="preserve">. </w:t>
      </w:r>
      <w:r w:rsidR="0022016D" w:rsidRPr="00FC4EA6">
        <w:rPr>
          <w:rFonts w:ascii="Times New Roman" w:hAnsi="Times New Roman" w:cs="Times New Roman"/>
          <w:b/>
          <w:sz w:val="24"/>
          <w:szCs w:val="24"/>
          <w:lang w:val="fr-FR"/>
        </w:rPr>
        <w:t xml:space="preserve">Examens à </w:t>
      </w:r>
      <w:r w:rsidR="00E40127" w:rsidRPr="00FC4EA6">
        <w:rPr>
          <w:rFonts w:ascii="Times New Roman" w:hAnsi="Times New Roman" w:cs="Times New Roman"/>
          <w:b/>
          <w:sz w:val="24"/>
          <w:szCs w:val="24"/>
          <w:lang w:val="fr-FR"/>
        </w:rPr>
        <w:t>réaliser</w:t>
      </w:r>
      <w:r w:rsidR="0022016D" w:rsidRPr="00FC4EA6">
        <w:rPr>
          <w:rFonts w:ascii="Times New Roman" w:hAnsi="Times New Roman" w:cs="Times New Roman"/>
          <w:b/>
          <w:sz w:val="24"/>
          <w:szCs w:val="24"/>
          <w:lang w:val="fr-FR"/>
        </w:rPr>
        <w:t xml:space="preserve"> pour détecter les cas d’infertilité</w:t>
      </w:r>
      <w:bookmarkEnd w:id="152"/>
    </w:p>
    <w:p w14:paraId="35940DEF" w14:textId="6E0EFF08" w:rsidR="00872D6E" w:rsidRPr="00FC4EA6" w:rsidRDefault="00935EFE" w:rsidP="00CC5CCA">
      <w:pPr>
        <w:spacing w:after="0"/>
        <w:jc w:val="both"/>
        <w:outlineLvl w:val="1"/>
        <w:rPr>
          <w:rFonts w:ascii="Times New Roman" w:hAnsi="Times New Roman" w:cs="Times New Roman"/>
          <w:b/>
          <w:sz w:val="24"/>
          <w:szCs w:val="24"/>
          <w:lang w:val="fr-FR"/>
        </w:rPr>
      </w:pPr>
      <w:r w:rsidRPr="00FC4EA6">
        <w:rPr>
          <w:rFonts w:ascii="Times New Roman" w:hAnsi="Times New Roman" w:cs="Times New Roman"/>
          <w:b/>
          <w:sz w:val="24"/>
          <w:szCs w:val="24"/>
          <w:lang w:val="fr-FR"/>
        </w:rPr>
        <w:t xml:space="preserve"> </w:t>
      </w:r>
      <w:bookmarkStart w:id="153" w:name="_Toc239694655"/>
      <w:r w:rsidR="003344D9" w:rsidRPr="00FC4EA6">
        <w:rPr>
          <w:rFonts w:ascii="Times New Roman" w:hAnsi="Times New Roman" w:cs="Times New Roman"/>
          <w:b/>
          <w:sz w:val="24"/>
          <w:szCs w:val="24"/>
          <w:lang w:val="fr-FR"/>
        </w:rPr>
        <w:t>(</w:t>
      </w:r>
      <w:r w:rsidR="00C93E0B" w:rsidRPr="00FC4EA6">
        <w:rPr>
          <w:rFonts w:ascii="Times New Roman" w:hAnsi="Times New Roman" w:cs="Times New Roman"/>
          <w:b/>
          <w:sz w:val="24"/>
          <w:szCs w:val="24"/>
          <w:lang w:val="fr-FR"/>
        </w:rPr>
        <w:t>Selon</w:t>
      </w:r>
      <w:r w:rsidR="003344D9" w:rsidRPr="00FC4EA6">
        <w:rPr>
          <w:rFonts w:ascii="Times New Roman" w:hAnsi="Times New Roman" w:cs="Times New Roman"/>
          <w:b/>
          <w:sz w:val="24"/>
          <w:szCs w:val="24"/>
          <w:lang w:val="fr-FR"/>
        </w:rPr>
        <w:t xml:space="preserve"> l’OMS 2025</w:t>
      </w:r>
      <w:r w:rsidR="007C2B22" w:rsidRPr="00FC4EA6">
        <w:rPr>
          <w:rFonts w:ascii="Times New Roman" w:hAnsi="Times New Roman" w:cs="Times New Roman"/>
          <w:b/>
          <w:sz w:val="24"/>
          <w:szCs w:val="24"/>
          <w:lang w:val="fr-FR"/>
        </w:rPr>
        <w:t xml:space="preserve"> et </w:t>
      </w:r>
      <w:r w:rsidR="006B2D4D" w:rsidRPr="00FC4EA6">
        <w:rPr>
          <w:rFonts w:ascii="Times New Roman" w:hAnsi="Times New Roman" w:cs="Times New Roman"/>
          <w:b/>
          <w:sz w:val="24"/>
          <w:szCs w:val="24"/>
          <w:lang w:val="fr-FR"/>
        </w:rPr>
        <w:t>WHO2021)</w:t>
      </w:r>
      <w:bookmarkEnd w:id="153"/>
    </w:p>
    <w:p w14:paraId="4E4CFA50" w14:textId="70C8DFA3" w:rsidR="00654CA8" w:rsidRPr="00FC4EA6" w:rsidRDefault="00654CA8" w:rsidP="00CC5CCA">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Chez la femme, le bilan minimal comprend :</w:t>
      </w:r>
    </w:p>
    <w:p w14:paraId="1EE89978" w14:textId="6B372D43" w:rsidR="00654CA8" w:rsidRPr="00FC4EA6" w:rsidRDefault="00CC4D25" w:rsidP="00CC5CCA">
      <w:pPr>
        <w:pStyle w:val="Paragraphedeliste"/>
        <w:numPr>
          <w:ilvl w:val="0"/>
          <w:numId w:val="25"/>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Test d’ovulation</w:t>
      </w:r>
    </w:p>
    <w:p w14:paraId="4E1AEB44" w14:textId="26599EAC" w:rsidR="00D35B94" w:rsidRPr="00FC4EA6" w:rsidRDefault="00D35B94" w:rsidP="00CC5CCA">
      <w:pPr>
        <w:pStyle w:val="Paragraphedeliste"/>
        <w:numPr>
          <w:ilvl w:val="0"/>
          <w:numId w:val="25"/>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 bilan horm</w:t>
      </w:r>
      <w:r w:rsidR="00D048C7" w:rsidRPr="00FC4EA6">
        <w:rPr>
          <w:rFonts w:ascii="Times New Roman" w:hAnsi="Times New Roman" w:cs="Times New Roman"/>
          <w:sz w:val="24"/>
          <w:szCs w:val="24"/>
          <w:lang w:val="fr-FR"/>
        </w:rPr>
        <w:t xml:space="preserve">onal (FSH, LH, TSH, prolactine, dosage de </w:t>
      </w:r>
      <w:r w:rsidR="00FE2FC6" w:rsidRPr="00FC4EA6">
        <w:rPr>
          <w:rFonts w:ascii="Times New Roman" w:hAnsi="Times New Roman" w:cs="Times New Roman"/>
          <w:sz w:val="24"/>
          <w:szCs w:val="24"/>
          <w:lang w:val="fr-FR"/>
        </w:rPr>
        <w:t>la réserve</w:t>
      </w:r>
      <w:r w:rsidR="00D048C7" w:rsidRPr="00FC4EA6">
        <w:rPr>
          <w:rFonts w:ascii="Times New Roman" w:hAnsi="Times New Roman" w:cs="Times New Roman"/>
          <w:sz w:val="24"/>
          <w:szCs w:val="24"/>
          <w:lang w:val="fr-FR"/>
        </w:rPr>
        <w:t xml:space="preserve"> ovarienne, le dosage de la progestérone /</w:t>
      </w:r>
      <w:r w:rsidR="00C93E0B" w:rsidRPr="00FC4EA6">
        <w:rPr>
          <w:rFonts w:ascii="Times New Roman" w:hAnsi="Times New Roman" w:cs="Times New Roman"/>
          <w:sz w:val="24"/>
          <w:szCs w:val="24"/>
          <w:lang w:val="fr-FR"/>
        </w:rPr>
        <w:t>œstradiol)</w:t>
      </w:r>
    </w:p>
    <w:p w14:paraId="5F1CAF35" w14:textId="66C33576" w:rsidR="00D35B94" w:rsidRPr="00FC4EA6" w:rsidRDefault="00D35B94" w:rsidP="00CC5CCA">
      <w:pPr>
        <w:pStyle w:val="Paragraphedeliste"/>
        <w:numPr>
          <w:ilvl w:val="0"/>
          <w:numId w:val="25"/>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L’échographie pelvienne,</w:t>
      </w:r>
    </w:p>
    <w:p w14:paraId="4BE02A7B" w14:textId="18881FA6" w:rsidR="00D35B94" w:rsidRPr="00FC4EA6" w:rsidRDefault="00D35B94" w:rsidP="00CC5CCA">
      <w:pPr>
        <w:pStyle w:val="Paragraphedeliste"/>
        <w:numPr>
          <w:ilvl w:val="0"/>
          <w:numId w:val="25"/>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Le bilan infectieux (PCR, Gonocoque, </w:t>
      </w:r>
      <w:proofErr w:type="spellStart"/>
      <w:r w:rsidRPr="00FC4EA6">
        <w:rPr>
          <w:rFonts w:ascii="Times New Roman" w:hAnsi="Times New Roman" w:cs="Times New Roman"/>
          <w:sz w:val="24"/>
          <w:szCs w:val="24"/>
          <w:lang w:val="fr-FR"/>
        </w:rPr>
        <w:t>Ureaplasma</w:t>
      </w:r>
      <w:proofErr w:type="spellEnd"/>
      <w:r w:rsidRPr="00FC4EA6">
        <w:rPr>
          <w:rFonts w:ascii="Times New Roman" w:hAnsi="Times New Roman" w:cs="Times New Roman"/>
          <w:sz w:val="24"/>
          <w:szCs w:val="24"/>
          <w:lang w:val="fr-FR"/>
        </w:rPr>
        <w:t>, Mycoplasma</w:t>
      </w:r>
      <w:r w:rsidR="00935EFE" w:rsidRPr="00FC4EA6">
        <w:rPr>
          <w:rFonts w:ascii="Times New Roman" w:hAnsi="Times New Roman" w:cs="Times New Roman"/>
          <w:sz w:val="24"/>
          <w:szCs w:val="24"/>
          <w:lang w:val="fr-FR"/>
        </w:rPr>
        <w:t>,</w:t>
      </w:r>
      <w:r w:rsidR="00D048C7" w:rsidRPr="00FC4EA6">
        <w:rPr>
          <w:rFonts w:ascii="Times New Roman" w:hAnsi="Times New Roman" w:cs="Times New Roman"/>
          <w:sz w:val="24"/>
          <w:szCs w:val="24"/>
          <w:lang w:val="fr-FR"/>
        </w:rPr>
        <w:t xml:space="preserve"> Chlamydia, syphilis)</w:t>
      </w:r>
      <w:r w:rsidR="00935EFE" w:rsidRPr="00FC4EA6">
        <w:rPr>
          <w:rFonts w:ascii="Times New Roman" w:hAnsi="Times New Roman" w:cs="Times New Roman"/>
          <w:sz w:val="24"/>
          <w:szCs w:val="24"/>
          <w:lang w:val="fr-FR"/>
        </w:rPr>
        <w:t xml:space="preserve"> </w:t>
      </w:r>
    </w:p>
    <w:p w14:paraId="4352EEFC" w14:textId="3424A01B" w:rsidR="00D35B94" w:rsidRPr="00FC4EA6" w:rsidRDefault="00CC4D25" w:rsidP="00CC5CCA">
      <w:pPr>
        <w:pStyle w:val="Paragraphedeliste"/>
        <w:numPr>
          <w:ilvl w:val="0"/>
          <w:numId w:val="25"/>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HSG. </w:t>
      </w:r>
    </w:p>
    <w:p w14:paraId="26AE1980" w14:textId="44B7232B" w:rsidR="00D35B94" w:rsidRPr="00FC4EA6" w:rsidRDefault="00D35B94" w:rsidP="00CC5CCA">
      <w:pPr>
        <w:pStyle w:val="Paragraphedeliste"/>
        <w:numPr>
          <w:ilvl w:val="0"/>
          <w:numId w:val="25"/>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Hystéroscopie</w:t>
      </w:r>
    </w:p>
    <w:p w14:paraId="6D27FEC5" w14:textId="4A6ADDE9" w:rsidR="0022016D" w:rsidRPr="00FC4EA6" w:rsidRDefault="00E40127" w:rsidP="00CC5CCA">
      <w:pPr>
        <w:pStyle w:val="Paragraphedeliste"/>
        <w:numPr>
          <w:ilvl w:val="0"/>
          <w:numId w:val="25"/>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Cœlioscopie</w:t>
      </w:r>
    </w:p>
    <w:p w14:paraId="7661CF35" w14:textId="04019E42" w:rsidR="0022016D" w:rsidRPr="00FC4EA6" w:rsidRDefault="0022016D" w:rsidP="00CC5CCA">
      <w:pPr>
        <w:pStyle w:val="Paragraphedeliste"/>
        <w:numPr>
          <w:ilvl w:val="0"/>
          <w:numId w:val="25"/>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Biopsie de l’</w:t>
      </w:r>
      <w:r w:rsidR="00E40127" w:rsidRPr="00FC4EA6">
        <w:rPr>
          <w:rFonts w:ascii="Times New Roman" w:hAnsi="Times New Roman" w:cs="Times New Roman"/>
          <w:sz w:val="24"/>
          <w:szCs w:val="24"/>
          <w:lang w:val="fr-FR"/>
        </w:rPr>
        <w:t>endomètre</w:t>
      </w:r>
    </w:p>
    <w:p w14:paraId="16507CAA" w14:textId="00059B1F" w:rsidR="00935EFE" w:rsidRPr="00FC4EA6" w:rsidRDefault="00D048C7" w:rsidP="00CC5CCA">
      <w:pPr>
        <w:pStyle w:val="Paragraphedeliste"/>
        <w:numPr>
          <w:ilvl w:val="0"/>
          <w:numId w:val="25"/>
        </w:numPr>
        <w:spacing w:after="0"/>
        <w:jc w:val="both"/>
        <w:rPr>
          <w:rFonts w:ascii="Times New Roman" w:hAnsi="Times New Roman" w:cs="Times New Roman"/>
          <w:sz w:val="24"/>
          <w:szCs w:val="24"/>
          <w:lang w:val="fr-FR"/>
        </w:rPr>
      </w:pPr>
      <w:r w:rsidRPr="00FC4EA6">
        <w:rPr>
          <w:rFonts w:ascii="Times New Roman" w:hAnsi="Times New Roman" w:cs="Times New Roman"/>
          <w:b/>
          <w:bCs/>
          <w:color w:val="EE0000"/>
          <w:sz w:val="24"/>
          <w:szCs w:val="24"/>
          <w:lang w:val="fr-FR"/>
        </w:rPr>
        <w:t xml:space="preserve"> </w:t>
      </w:r>
      <w:r w:rsidRPr="00FC4EA6">
        <w:rPr>
          <w:rFonts w:ascii="Times New Roman" w:hAnsi="Times New Roman" w:cs="Times New Roman"/>
          <w:bCs/>
          <w:sz w:val="24"/>
          <w:szCs w:val="24"/>
          <w:lang w:val="fr-FR"/>
        </w:rPr>
        <w:t xml:space="preserve">Test post </w:t>
      </w:r>
      <w:r w:rsidR="00FE2FC6" w:rsidRPr="00FC4EA6">
        <w:rPr>
          <w:rFonts w:ascii="Times New Roman" w:hAnsi="Times New Roman" w:cs="Times New Roman"/>
          <w:bCs/>
          <w:sz w:val="24"/>
          <w:szCs w:val="24"/>
          <w:lang w:val="fr-FR"/>
        </w:rPr>
        <w:t>coïtal (</w:t>
      </w:r>
      <w:r w:rsidRPr="00FC4EA6">
        <w:rPr>
          <w:rFonts w:ascii="Times New Roman" w:hAnsi="Times New Roman" w:cs="Times New Roman"/>
          <w:bCs/>
          <w:sz w:val="24"/>
          <w:szCs w:val="24"/>
          <w:lang w:val="fr-FR"/>
        </w:rPr>
        <w:t>couples)</w:t>
      </w:r>
    </w:p>
    <w:p w14:paraId="3FE146ED" w14:textId="37A89841" w:rsidR="00D35B94" w:rsidRPr="00FC4EA6" w:rsidRDefault="00D35B94" w:rsidP="00CC5CCA">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Chez l’homme</w:t>
      </w:r>
      <w:r w:rsidR="00F66FD8" w:rsidRPr="00FC4EA6">
        <w:rPr>
          <w:rFonts w:ascii="Times New Roman" w:hAnsi="Times New Roman" w:cs="Times New Roman"/>
          <w:sz w:val="24"/>
          <w:szCs w:val="24"/>
          <w:lang w:val="fr-FR"/>
        </w:rPr>
        <w:t>, le bilan comprend :</w:t>
      </w:r>
    </w:p>
    <w:p w14:paraId="3C0DE633" w14:textId="068D74BA" w:rsidR="00F66FD8" w:rsidRPr="00FC4EA6" w:rsidRDefault="00F66FD8" w:rsidP="00CC5CCA">
      <w:pPr>
        <w:pStyle w:val="Paragraphedeliste"/>
        <w:numPr>
          <w:ilvl w:val="0"/>
          <w:numId w:val="24"/>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 spermogramme</w:t>
      </w:r>
      <w:r w:rsidR="006B2D4D" w:rsidRPr="00FC4EA6">
        <w:rPr>
          <w:rFonts w:ascii="Times New Roman" w:hAnsi="Times New Roman" w:cs="Times New Roman"/>
          <w:sz w:val="24"/>
          <w:szCs w:val="24"/>
          <w:lang w:val="fr-FR"/>
        </w:rPr>
        <w:t xml:space="preserve">. </w:t>
      </w:r>
    </w:p>
    <w:p w14:paraId="2D73632C" w14:textId="76C52F24" w:rsidR="00F66FD8" w:rsidRPr="00FC4EA6" w:rsidRDefault="00F66FD8" w:rsidP="00CC5CCA">
      <w:pPr>
        <w:pStyle w:val="Paragraphedeliste"/>
        <w:numPr>
          <w:ilvl w:val="0"/>
          <w:numId w:val="24"/>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 bilan hormonal (FSH, LH, testostérone)</w:t>
      </w:r>
    </w:p>
    <w:p w14:paraId="285C44B9" w14:textId="2A532EAD" w:rsidR="00F66FD8" w:rsidRPr="00FC4EA6" w:rsidRDefault="00F66FD8" w:rsidP="00CC5CCA">
      <w:pPr>
        <w:pStyle w:val="Paragraphedeliste"/>
        <w:numPr>
          <w:ilvl w:val="0"/>
          <w:numId w:val="24"/>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Echographie testiculaire</w:t>
      </w:r>
    </w:p>
    <w:p w14:paraId="54327C29" w14:textId="587ECF99" w:rsidR="00F66FD8" w:rsidRPr="00FC4EA6" w:rsidRDefault="00F66FD8" w:rsidP="00CC5CCA">
      <w:pPr>
        <w:pStyle w:val="Paragraphedeliste"/>
        <w:numPr>
          <w:ilvl w:val="0"/>
          <w:numId w:val="24"/>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Biopsie testiculaire</w:t>
      </w:r>
    </w:p>
    <w:p w14:paraId="5728EBF3" w14:textId="6915BB92" w:rsidR="00C93E0B" w:rsidRPr="00FC4EA6" w:rsidRDefault="00C93E0B" w:rsidP="00CC5CCA">
      <w:pPr>
        <w:pStyle w:val="Paragraphedeliste"/>
        <w:numPr>
          <w:ilvl w:val="0"/>
          <w:numId w:val="24"/>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 bilan infectieux</w:t>
      </w:r>
    </w:p>
    <w:p w14:paraId="2DF9BAE7" w14:textId="3EB9EAAE" w:rsidR="00863D98" w:rsidRDefault="00F66FD8" w:rsidP="00CC5CCA">
      <w:pPr>
        <w:pStyle w:val="Paragraphedeliste"/>
        <w:numPr>
          <w:ilvl w:val="0"/>
          <w:numId w:val="24"/>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Recherche d’anticor</w:t>
      </w:r>
      <w:r w:rsidR="0022016D" w:rsidRPr="00FC4EA6">
        <w:rPr>
          <w:rFonts w:ascii="Times New Roman" w:hAnsi="Times New Roman" w:cs="Times New Roman"/>
          <w:sz w:val="24"/>
          <w:szCs w:val="24"/>
          <w:lang w:val="fr-FR"/>
        </w:rPr>
        <w:t>ps anti spermatozoïdes</w:t>
      </w:r>
    </w:p>
    <w:p w14:paraId="721C3213" w14:textId="085322A1" w:rsidR="003F4F3D" w:rsidRPr="00863D98" w:rsidRDefault="00863D98" w:rsidP="00863D98">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5C9E976C" w14:textId="68EE9121" w:rsidR="0022016D" w:rsidRPr="00FC4EA6" w:rsidRDefault="0022016D" w:rsidP="00CC5CCA">
      <w:pPr>
        <w:ind w:left="357"/>
        <w:jc w:val="both"/>
        <w:outlineLvl w:val="2"/>
        <w:rPr>
          <w:rFonts w:ascii="Times New Roman" w:hAnsi="Times New Roman" w:cs="Times New Roman"/>
          <w:b/>
          <w:sz w:val="24"/>
          <w:szCs w:val="24"/>
          <w:lang w:val="fr-FR"/>
        </w:rPr>
      </w:pPr>
      <w:r w:rsidRPr="00FC4EA6">
        <w:rPr>
          <w:rFonts w:ascii="Times New Roman" w:hAnsi="Times New Roman" w:cs="Times New Roman"/>
          <w:sz w:val="24"/>
          <w:szCs w:val="24"/>
          <w:lang w:val="fr-FR"/>
        </w:rPr>
        <w:lastRenderedPageBreak/>
        <w:t xml:space="preserve"> </w:t>
      </w:r>
      <w:bookmarkStart w:id="154" w:name="_Toc239694656"/>
      <w:r w:rsidR="00CA4874" w:rsidRPr="00FC4EA6">
        <w:rPr>
          <w:rFonts w:ascii="Times New Roman" w:hAnsi="Times New Roman" w:cs="Times New Roman"/>
          <w:b/>
          <w:sz w:val="24"/>
          <w:szCs w:val="24"/>
          <w:lang w:val="fr-FR"/>
        </w:rPr>
        <w:t>II.5</w:t>
      </w:r>
      <w:r w:rsidR="00813D46" w:rsidRPr="00FC4EA6">
        <w:rPr>
          <w:rFonts w:ascii="Times New Roman" w:hAnsi="Times New Roman" w:cs="Times New Roman"/>
          <w:b/>
          <w:sz w:val="24"/>
          <w:szCs w:val="24"/>
          <w:lang w:val="fr-FR"/>
        </w:rPr>
        <w:t xml:space="preserve">. </w:t>
      </w:r>
      <w:r w:rsidRPr="00FC4EA6">
        <w:rPr>
          <w:rFonts w:ascii="Times New Roman" w:hAnsi="Times New Roman" w:cs="Times New Roman"/>
          <w:b/>
          <w:sz w:val="24"/>
          <w:szCs w:val="24"/>
          <w:lang w:val="fr-FR"/>
        </w:rPr>
        <w:t>Traitement de l</w:t>
      </w:r>
      <w:r w:rsidR="00E40127" w:rsidRPr="00FC4EA6">
        <w:rPr>
          <w:rFonts w:ascii="Times New Roman" w:hAnsi="Times New Roman" w:cs="Times New Roman"/>
          <w:b/>
          <w:sz w:val="24"/>
          <w:szCs w:val="24"/>
          <w:lang w:val="fr-FR"/>
        </w:rPr>
        <w:t>’infertilité</w:t>
      </w:r>
      <w:bookmarkEnd w:id="154"/>
    </w:p>
    <w:p w14:paraId="117A36AD" w14:textId="19095D55" w:rsidR="00E40127" w:rsidRPr="00FC4EA6" w:rsidRDefault="00E40127" w:rsidP="00C73D34">
      <w:p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 traitement de l’infertilité primaire dépend de l’étiologie identifiée.</w:t>
      </w:r>
    </w:p>
    <w:p w14:paraId="174E542F" w14:textId="5A4F7E92" w:rsidR="00E40127" w:rsidRPr="00FC4EA6" w:rsidRDefault="00D233C5" w:rsidP="00C73D34">
      <w:pPr>
        <w:pStyle w:val="Lgende"/>
        <w:jc w:val="both"/>
        <w:rPr>
          <w:rFonts w:ascii="Times New Roman" w:hAnsi="Times New Roman" w:cs="Times New Roman"/>
          <w:i w:val="0"/>
          <w:color w:val="auto"/>
          <w:sz w:val="24"/>
          <w:szCs w:val="24"/>
          <w:lang w:val="fr-FR"/>
        </w:rPr>
      </w:pPr>
      <w:bookmarkStart w:id="155" w:name="_Toc239432499"/>
      <w:r w:rsidRPr="00FC4EA6">
        <w:rPr>
          <w:rFonts w:ascii="Times New Roman" w:hAnsi="Times New Roman" w:cs="Times New Roman"/>
          <w:b/>
          <w:i w:val="0"/>
          <w:color w:val="auto"/>
          <w:sz w:val="24"/>
          <w:szCs w:val="24"/>
          <w:lang w:val="fr-FR"/>
        </w:rPr>
        <w:t>Tableau</w:t>
      </w:r>
      <w:r w:rsidR="00A04290" w:rsidRPr="00FC4EA6">
        <w:rPr>
          <w:rFonts w:ascii="Times New Roman" w:hAnsi="Times New Roman" w:cs="Times New Roman"/>
          <w:b/>
          <w:i w:val="0"/>
          <w:color w:val="auto"/>
          <w:sz w:val="24"/>
          <w:szCs w:val="24"/>
          <w:lang w:val="fr-FR"/>
        </w:rPr>
        <w:t xml:space="preserve"> VI</w:t>
      </w:r>
      <w:r w:rsidR="00CC374C" w:rsidRPr="00FC4EA6">
        <w:rPr>
          <w:rFonts w:ascii="Times New Roman" w:hAnsi="Times New Roman" w:cs="Times New Roman"/>
          <w:b/>
          <w:i w:val="0"/>
          <w:color w:val="auto"/>
          <w:sz w:val="24"/>
          <w:szCs w:val="24"/>
          <w:lang w:val="fr-FR"/>
        </w:rPr>
        <w:t xml:space="preserve"> </w:t>
      </w:r>
      <w:r w:rsidR="000B50AA" w:rsidRPr="00FC4EA6">
        <w:rPr>
          <w:rFonts w:ascii="Times New Roman" w:hAnsi="Times New Roman" w:cs="Times New Roman"/>
          <w:b/>
          <w:i w:val="0"/>
          <w:color w:val="auto"/>
          <w:sz w:val="24"/>
          <w:szCs w:val="24"/>
          <w:lang w:val="fr-FR"/>
        </w:rPr>
        <w:t>:</w:t>
      </w:r>
      <w:r w:rsidR="000B50AA" w:rsidRPr="00FC4EA6">
        <w:rPr>
          <w:rFonts w:ascii="Times New Roman" w:hAnsi="Times New Roman" w:cs="Times New Roman"/>
          <w:i w:val="0"/>
          <w:color w:val="auto"/>
          <w:sz w:val="24"/>
          <w:szCs w:val="24"/>
          <w:lang w:val="fr-FR"/>
        </w:rPr>
        <w:t xml:space="preserve"> traitement de l’infertilité en fonction de la cause</w:t>
      </w:r>
      <w:bookmarkEnd w:id="155"/>
    </w:p>
    <w:tbl>
      <w:tblPr>
        <w:tblStyle w:val="Grilledutableau"/>
        <w:tblW w:w="0" w:type="auto"/>
        <w:tblInd w:w="-176" w:type="dxa"/>
        <w:tblLook w:val="04A0" w:firstRow="1" w:lastRow="0" w:firstColumn="1" w:lastColumn="0" w:noHBand="0" w:noVBand="1"/>
      </w:tblPr>
      <w:tblGrid>
        <w:gridCol w:w="3756"/>
        <w:gridCol w:w="5482"/>
      </w:tblGrid>
      <w:tr w:rsidR="00CF700F" w:rsidRPr="00FC4EA6" w14:paraId="75CB9E1C" w14:textId="77777777" w:rsidTr="00935EFE">
        <w:tc>
          <w:tcPr>
            <w:tcW w:w="3828" w:type="dxa"/>
          </w:tcPr>
          <w:p w14:paraId="415D840C" w14:textId="3E158D10" w:rsidR="00CF700F" w:rsidRPr="00FC4EA6" w:rsidRDefault="00CF700F" w:rsidP="00CC5CCA">
            <w:pPr>
              <w:pStyle w:val="Paragraphedeliste"/>
              <w:spacing w:after="0" w:line="240" w:lineRule="auto"/>
              <w:ind w:left="0"/>
              <w:jc w:val="both"/>
              <w:rPr>
                <w:rFonts w:ascii="Times New Roman" w:hAnsi="Times New Roman" w:cs="Times New Roman"/>
                <w:b/>
                <w:sz w:val="24"/>
                <w:szCs w:val="24"/>
              </w:rPr>
            </w:pPr>
            <w:r w:rsidRPr="00FC4EA6">
              <w:rPr>
                <w:rFonts w:ascii="Times New Roman" w:hAnsi="Times New Roman" w:cs="Times New Roman"/>
                <w:b/>
                <w:sz w:val="24"/>
                <w:szCs w:val="24"/>
              </w:rPr>
              <w:t>Causes</w:t>
            </w:r>
          </w:p>
        </w:tc>
        <w:tc>
          <w:tcPr>
            <w:tcW w:w="5636" w:type="dxa"/>
          </w:tcPr>
          <w:p w14:paraId="3B9FA00B" w14:textId="077BCCAF" w:rsidR="00CF700F" w:rsidRPr="00FC4EA6" w:rsidRDefault="00CF700F" w:rsidP="00CC5CCA">
            <w:pPr>
              <w:pStyle w:val="Paragraphedeliste"/>
              <w:spacing w:after="0" w:line="240" w:lineRule="auto"/>
              <w:ind w:left="0"/>
              <w:jc w:val="both"/>
              <w:rPr>
                <w:rFonts w:ascii="Times New Roman" w:hAnsi="Times New Roman" w:cs="Times New Roman"/>
                <w:b/>
                <w:sz w:val="24"/>
                <w:szCs w:val="24"/>
              </w:rPr>
            </w:pPr>
            <w:r w:rsidRPr="00FC4EA6">
              <w:rPr>
                <w:rFonts w:ascii="Times New Roman" w:hAnsi="Times New Roman" w:cs="Times New Roman"/>
                <w:b/>
                <w:sz w:val="24"/>
                <w:szCs w:val="24"/>
              </w:rPr>
              <w:t>Traitements</w:t>
            </w:r>
            <w:r w:rsidR="000F4766" w:rsidRPr="00FC4EA6">
              <w:rPr>
                <w:rFonts w:ascii="Times New Roman" w:hAnsi="Times New Roman" w:cs="Times New Roman"/>
                <w:b/>
                <w:sz w:val="24"/>
                <w:szCs w:val="24"/>
              </w:rPr>
              <w:t xml:space="preserve"> possible</w:t>
            </w:r>
          </w:p>
        </w:tc>
      </w:tr>
      <w:tr w:rsidR="00CF700F" w:rsidRPr="00FC4EA6" w14:paraId="319035FD" w14:textId="77777777" w:rsidTr="00935EFE">
        <w:tc>
          <w:tcPr>
            <w:tcW w:w="3828" w:type="dxa"/>
          </w:tcPr>
          <w:p w14:paraId="1F7D8964" w14:textId="6C0001ED" w:rsidR="00CF700F" w:rsidRPr="00FC4EA6" w:rsidRDefault="00656DEB"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SMOP</w:t>
            </w:r>
          </w:p>
        </w:tc>
        <w:tc>
          <w:tcPr>
            <w:tcW w:w="5636" w:type="dxa"/>
          </w:tcPr>
          <w:p w14:paraId="2E0C867D" w14:textId="444CA0D8" w:rsidR="00CF700F" w:rsidRPr="00FC4EA6" w:rsidRDefault="00CF700F"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Induction de l’ovulation</w:t>
            </w:r>
          </w:p>
        </w:tc>
      </w:tr>
      <w:tr w:rsidR="00CF700F" w:rsidRPr="00FC4EA6" w14:paraId="288517F6" w14:textId="77777777" w:rsidTr="00935EFE">
        <w:tc>
          <w:tcPr>
            <w:tcW w:w="3828" w:type="dxa"/>
          </w:tcPr>
          <w:p w14:paraId="0473F6D1" w14:textId="18F0DE49" w:rsidR="00CF700F" w:rsidRPr="00FC4EA6" w:rsidRDefault="00CF700F"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Insuffisance Ovarienne Prématurée</w:t>
            </w:r>
          </w:p>
        </w:tc>
        <w:tc>
          <w:tcPr>
            <w:tcW w:w="5636" w:type="dxa"/>
          </w:tcPr>
          <w:p w14:paraId="6FD06379" w14:textId="0605396F" w:rsidR="00CF700F" w:rsidRPr="00FC4EA6" w:rsidRDefault="00C029D2"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Don d’ovocytes</w:t>
            </w:r>
          </w:p>
        </w:tc>
      </w:tr>
      <w:tr w:rsidR="00CF700F" w:rsidRPr="00FC4EA6" w14:paraId="7EBB280B" w14:textId="77777777" w:rsidTr="00935EFE">
        <w:tc>
          <w:tcPr>
            <w:tcW w:w="3828" w:type="dxa"/>
          </w:tcPr>
          <w:p w14:paraId="14F50DB7" w14:textId="69F7D86C" w:rsidR="00CF700F" w:rsidRPr="00FC4EA6" w:rsidRDefault="007800D1"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H</w:t>
            </w:r>
            <w:r w:rsidR="00CF700F" w:rsidRPr="00FC4EA6">
              <w:rPr>
                <w:rFonts w:ascii="Times New Roman" w:hAnsi="Times New Roman" w:cs="Times New Roman"/>
                <w:sz w:val="24"/>
                <w:szCs w:val="24"/>
              </w:rPr>
              <w:t>yperprolactiné</w:t>
            </w:r>
            <w:r w:rsidR="00E5765E" w:rsidRPr="00FC4EA6">
              <w:rPr>
                <w:rFonts w:ascii="Times New Roman" w:hAnsi="Times New Roman" w:cs="Times New Roman"/>
                <w:sz w:val="24"/>
                <w:szCs w:val="24"/>
              </w:rPr>
              <w:t>mie</w:t>
            </w:r>
          </w:p>
        </w:tc>
        <w:tc>
          <w:tcPr>
            <w:tcW w:w="5636" w:type="dxa"/>
          </w:tcPr>
          <w:p w14:paraId="181BD4B0" w14:textId="5ACE16C4" w:rsidR="00CF700F" w:rsidRPr="00FC4EA6" w:rsidRDefault="00E5765E"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Traitement médical</w:t>
            </w:r>
          </w:p>
        </w:tc>
      </w:tr>
      <w:tr w:rsidR="00CF700F" w:rsidRPr="00FC4EA6" w14:paraId="1AAB0DC3" w14:textId="77777777" w:rsidTr="00935EFE">
        <w:tc>
          <w:tcPr>
            <w:tcW w:w="3828" w:type="dxa"/>
          </w:tcPr>
          <w:p w14:paraId="6CFC3278" w14:textId="74EC01A3" w:rsidR="00CF700F" w:rsidRPr="00FC4EA6" w:rsidRDefault="00D55A58"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H</w:t>
            </w:r>
            <w:r w:rsidR="00E5765E" w:rsidRPr="00FC4EA6">
              <w:rPr>
                <w:rFonts w:ascii="Times New Roman" w:hAnsi="Times New Roman" w:cs="Times New Roman"/>
                <w:sz w:val="24"/>
                <w:szCs w:val="24"/>
              </w:rPr>
              <w:t>ypothyroïdies</w:t>
            </w:r>
          </w:p>
        </w:tc>
        <w:tc>
          <w:tcPr>
            <w:tcW w:w="5636" w:type="dxa"/>
          </w:tcPr>
          <w:p w14:paraId="222904D4" w14:textId="3E2434B8" w:rsidR="00CF700F" w:rsidRPr="00FC4EA6" w:rsidRDefault="00E5765E"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 xml:space="preserve">Traitement hormonal </w:t>
            </w:r>
            <w:r w:rsidR="00D55A58" w:rsidRPr="00FC4EA6">
              <w:rPr>
                <w:rFonts w:ascii="Times New Roman" w:hAnsi="Times New Roman" w:cs="Times New Roman"/>
                <w:sz w:val="24"/>
                <w:szCs w:val="24"/>
              </w:rPr>
              <w:t>substitutif</w:t>
            </w:r>
          </w:p>
        </w:tc>
      </w:tr>
      <w:tr w:rsidR="00CF700F" w:rsidRPr="00FC4EA6" w14:paraId="707B6416" w14:textId="77777777" w:rsidTr="00935EFE">
        <w:tc>
          <w:tcPr>
            <w:tcW w:w="3828" w:type="dxa"/>
          </w:tcPr>
          <w:p w14:paraId="2F3BB607" w14:textId="0F16FD1F" w:rsidR="00CF700F" w:rsidRPr="00FC4EA6" w:rsidRDefault="00E5765E"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Obésité et maigreur</w:t>
            </w:r>
          </w:p>
        </w:tc>
        <w:tc>
          <w:tcPr>
            <w:tcW w:w="5636" w:type="dxa"/>
          </w:tcPr>
          <w:p w14:paraId="20C2E943" w14:textId="623C311E" w:rsidR="00CF700F" w:rsidRPr="00FC4EA6" w:rsidRDefault="00E5765E"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Modification du mode de vie</w:t>
            </w:r>
          </w:p>
        </w:tc>
      </w:tr>
      <w:tr w:rsidR="00CF700F" w:rsidRPr="00FC4EA6" w14:paraId="6420A4FF" w14:textId="77777777" w:rsidTr="00935EFE">
        <w:tc>
          <w:tcPr>
            <w:tcW w:w="3828" w:type="dxa"/>
          </w:tcPr>
          <w:p w14:paraId="48BB9B66" w14:textId="36594B61" w:rsidR="00CF700F" w:rsidRPr="00FC4EA6" w:rsidRDefault="00E5765E"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Obstruction tubaire proximale</w:t>
            </w:r>
          </w:p>
        </w:tc>
        <w:tc>
          <w:tcPr>
            <w:tcW w:w="5636" w:type="dxa"/>
          </w:tcPr>
          <w:p w14:paraId="60457830" w14:textId="373F423B" w:rsidR="00CF700F" w:rsidRPr="00FC4EA6" w:rsidRDefault="00E5765E" w:rsidP="00CC5CCA">
            <w:pPr>
              <w:pStyle w:val="Paragraphedeliste"/>
              <w:spacing w:after="0" w:line="240" w:lineRule="auto"/>
              <w:ind w:left="0"/>
              <w:jc w:val="both"/>
              <w:rPr>
                <w:rFonts w:ascii="Times New Roman" w:hAnsi="Times New Roman" w:cs="Times New Roman"/>
                <w:sz w:val="24"/>
                <w:szCs w:val="24"/>
              </w:rPr>
            </w:pPr>
            <w:proofErr w:type="spellStart"/>
            <w:r w:rsidRPr="00FC4EA6">
              <w:rPr>
                <w:rFonts w:ascii="Times New Roman" w:hAnsi="Times New Roman" w:cs="Times New Roman"/>
                <w:sz w:val="24"/>
                <w:szCs w:val="24"/>
              </w:rPr>
              <w:t>Recanalisation</w:t>
            </w:r>
            <w:proofErr w:type="spellEnd"/>
            <w:r w:rsidRPr="00FC4EA6">
              <w:rPr>
                <w:rFonts w:ascii="Times New Roman" w:hAnsi="Times New Roman" w:cs="Times New Roman"/>
                <w:sz w:val="24"/>
                <w:szCs w:val="24"/>
              </w:rPr>
              <w:t xml:space="preserve"> tubaire par </w:t>
            </w:r>
            <w:r w:rsidR="000E40F1" w:rsidRPr="00FC4EA6">
              <w:rPr>
                <w:rFonts w:ascii="Times New Roman" w:hAnsi="Times New Roman" w:cs="Times New Roman"/>
                <w:sz w:val="24"/>
                <w:szCs w:val="24"/>
              </w:rPr>
              <w:t xml:space="preserve">voie </w:t>
            </w:r>
            <w:proofErr w:type="spellStart"/>
            <w:r w:rsidR="000E40F1" w:rsidRPr="00FC4EA6">
              <w:rPr>
                <w:rFonts w:ascii="Times New Roman" w:hAnsi="Times New Roman" w:cs="Times New Roman"/>
                <w:sz w:val="24"/>
                <w:szCs w:val="24"/>
              </w:rPr>
              <w:t>hystéroscopique</w:t>
            </w:r>
            <w:proofErr w:type="spellEnd"/>
          </w:p>
        </w:tc>
      </w:tr>
      <w:tr w:rsidR="00CF700F" w:rsidRPr="00FC4EA6" w14:paraId="7DC018A6" w14:textId="77777777" w:rsidTr="00935EFE">
        <w:tc>
          <w:tcPr>
            <w:tcW w:w="3828" w:type="dxa"/>
          </w:tcPr>
          <w:p w14:paraId="5366C97D" w14:textId="691331F7" w:rsidR="00CF700F" w:rsidRPr="00FC4EA6" w:rsidRDefault="00E5765E"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Obstruction tubaire distale</w:t>
            </w:r>
          </w:p>
        </w:tc>
        <w:tc>
          <w:tcPr>
            <w:tcW w:w="5636" w:type="dxa"/>
          </w:tcPr>
          <w:p w14:paraId="294CAE1B" w14:textId="7BB7B8B4" w:rsidR="00CF700F" w:rsidRPr="00FC4EA6" w:rsidRDefault="00FA604D"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Chirurgie</w:t>
            </w:r>
            <w:r w:rsidR="00E5765E" w:rsidRPr="00FC4EA6">
              <w:rPr>
                <w:rFonts w:ascii="Times New Roman" w:hAnsi="Times New Roman" w:cs="Times New Roman"/>
                <w:sz w:val="24"/>
                <w:szCs w:val="24"/>
              </w:rPr>
              <w:t xml:space="preserve"> : </w:t>
            </w:r>
            <w:proofErr w:type="spellStart"/>
            <w:r w:rsidR="00E5765E" w:rsidRPr="00FC4EA6">
              <w:rPr>
                <w:rFonts w:ascii="Times New Roman" w:hAnsi="Times New Roman" w:cs="Times New Roman"/>
                <w:sz w:val="24"/>
                <w:szCs w:val="24"/>
              </w:rPr>
              <w:t>néosalpingostomie</w:t>
            </w:r>
            <w:proofErr w:type="spellEnd"/>
            <w:r w:rsidR="00E5765E" w:rsidRPr="00FC4EA6">
              <w:rPr>
                <w:rFonts w:ascii="Times New Roman" w:hAnsi="Times New Roman" w:cs="Times New Roman"/>
                <w:sz w:val="24"/>
                <w:szCs w:val="24"/>
              </w:rPr>
              <w:t xml:space="preserve"> </w:t>
            </w:r>
            <w:r w:rsidR="000E40F1" w:rsidRPr="00FC4EA6">
              <w:rPr>
                <w:rFonts w:ascii="Times New Roman" w:hAnsi="Times New Roman" w:cs="Times New Roman"/>
                <w:sz w:val="24"/>
                <w:szCs w:val="24"/>
              </w:rPr>
              <w:t>(si</w:t>
            </w:r>
            <w:r w:rsidR="009072BF" w:rsidRPr="00FC4EA6">
              <w:rPr>
                <w:rFonts w:ascii="Times New Roman" w:hAnsi="Times New Roman" w:cs="Times New Roman"/>
                <w:sz w:val="24"/>
                <w:szCs w:val="24"/>
              </w:rPr>
              <w:t xml:space="preserve"> trompe peu abimée)</w:t>
            </w:r>
          </w:p>
        </w:tc>
      </w:tr>
      <w:tr w:rsidR="00CF700F" w:rsidRPr="00FC4EA6" w14:paraId="6E72AD78" w14:textId="77777777" w:rsidTr="00935EFE">
        <w:tc>
          <w:tcPr>
            <w:tcW w:w="3828" w:type="dxa"/>
          </w:tcPr>
          <w:p w14:paraId="4D7E8626" w14:textId="0868093C" w:rsidR="00CF700F" w:rsidRPr="00FC4EA6" w:rsidRDefault="009072BF"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Adhérences pelviennes</w:t>
            </w:r>
          </w:p>
        </w:tc>
        <w:tc>
          <w:tcPr>
            <w:tcW w:w="5636" w:type="dxa"/>
          </w:tcPr>
          <w:p w14:paraId="09ED44BD" w14:textId="33B003F1" w:rsidR="00CF700F" w:rsidRPr="00FC4EA6" w:rsidRDefault="009072BF"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 xml:space="preserve">Coelioscopie </w:t>
            </w:r>
            <w:r w:rsidR="00935EFE" w:rsidRPr="00FC4EA6">
              <w:rPr>
                <w:rFonts w:ascii="Times New Roman" w:hAnsi="Times New Roman" w:cs="Times New Roman"/>
                <w:sz w:val="24"/>
                <w:szCs w:val="24"/>
              </w:rPr>
              <w:t>(section</w:t>
            </w:r>
            <w:r w:rsidRPr="00FC4EA6">
              <w:rPr>
                <w:rFonts w:ascii="Times New Roman" w:hAnsi="Times New Roman" w:cs="Times New Roman"/>
                <w:sz w:val="24"/>
                <w:szCs w:val="24"/>
              </w:rPr>
              <w:t xml:space="preserve"> des adhérences)</w:t>
            </w:r>
          </w:p>
        </w:tc>
      </w:tr>
      <w:tr w:rsidR="00CF700F" w:rsidRPr="00FC4EA6" w14:paraId="015123E4" w14:textId="77777777" w:rsidTr="00935EFE">
        <w:tc>
          <w:tcPr>
            <w:tcW w:w="3828" w:type="dxa"/>
          </w:tcPr>
          <w:p w14:paraId="4075D83E" w14:textId="571CC0FD" w:rsidR="00CF700F" w:rsidRPr="00FC4EA6" w:rsidRDefault="009072BF"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 xml:space="preserve">Trompes </w:t>
            </w:r>
            <w:r w:rsidR="00FA604D" w:rsidRPr="00FC4EA6">
              <w:rPr>
                <w:rFonts w:ascii="Times New Roman" w:hAnsi="Times New Roman" w:cs="Times New Roman"/>
                <w:sz w:val="24"/>
                <w:szCs w:val="24"/>
              </w:rPr>
              <w:t>sévèrement</w:t>
            </w:r>
            <w:r w:rsidRPr="00FC4EA6">
              <w:rPr>
                <w:rFonts w:ascii="Times New Roman" w:hAnsi="Times New Roman" w:cs="Times New Roman"/>
                <w:sz w:val="24"/>
                <w:szCs w:val="24"/>
              </w:rPr>
              <w:t xml:space="preserve"> abimées </w:t>
            </w:r>
          </w:p>
        </w:tc>
        <w:tc>
          <w:tcPr>
            <w:tcW w:w="5636" w:type="dxa"/>
          </w:tcPr>
          <w:p w14:paraId="03F5A1E9" w14:textId="0592E30B" w:rsidR="00CF700F" w:rsidRPr="00FC4EA6" w:rsidRDefault="009072BF"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FIV</w:t>
            </w:r>
          </w:p>
        </w:tc>
      </w:tr>
      <w:tr w:rsidR="00CF700F" w:rsidRPr="00FC4EA6" w14:paraId="0A60AE6F" w14:textId="77777777" w:rsidTr="00935EFE">
        <w:tc>
          <w:tcPr>
            <w:tcW w:w="3828" w:type="dxa"/>
          </w:tcPr>
          <w:p w14:paraId="20DA96CE" w14:textId="60B55B61" w:rsidR="00CF700F" w:rsidRPr="00FC4EA6" w:rsidRDefault="009072BF"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Hydrosalpinx bilatéral</w:t>
            </w:r>
          </w:p>
        </w:tc>
        <w:tc>
          <w:tcPr>
            <w:tcW w:w="5636" w:type="dxa"/>
          </w:tcPr>
          <w:p w14:paraId="7CD8206B" w14:textId="27DFF6E9" w:rsidR="00CF700F" w:rsidRPr="00FC4EA6" w:rsidRDefault="009072BF"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 xml:space="preserve">Salpingectomie </w:t>
            </w:r>
            <w:r w:rsidR="00A71E00" w:rsidRPr="00FC4EA6">
              <w:rPr>
                <w:rFonts w:ascii="Times New Roman" w:hAnsi="Times New Roman" w:cs="Times New Roman"/>
                <w:sz w:val="24"/>
                <w:szCs w:val="24"/>
              </w:rPr>
              <w:t>(ablation</w:t>
            </w:r>
            <w:r w:rsidRPr="00FC4EA6">
              <w:rPr>
                <w:rFonts w:ascii="Times New Roman" w:hAnsi="Times New Roman" w:cs="Times New Roman"/>
                <w:sz w:val="24"/>
                <w:szCs w:val="24"/>
              </w:rPr>
              <w:t xml:space="preserve"> des trompes)</w:t>
            </w:r>
          </w:p>
        </w:tc>
      </w:tr>
      <w:tr w:rsidR="00CF700F" w:rsidRPr="00FC4EA6" w14:paraId="1E0A664F" w14:textId="77777777" w:rsidTr="00935EFE">
        <w:tc>
          <w:tcPr>
            <w:tcW w:w="3828" w:type="dxa"/>
          </w:tcPr>
          <w:p w14:paraId="3A109671" w14:textId="7F2BDDAB" w:rsidR="00CF700F" w:rsidRPr="00FC4EA6" w:rsidRDefault="009072BF"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Fibrome sous-muqueux</w:t>
            </w:r>
          </w:p>
        </w:tc>
        <w:tc>
          <w:tcPr>
            <w:tcW w:w="5636" w:type="dxa"/>
          </w:tcPr>
          <w:p w14:paraId="296836C8" w14:textId="000B51D5" w:rsidR="00CF700F" w:rsidRPr="00FC4EA6" w:rsidRDefault="009072BF"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 xml:space="preserve">Myomectomie </w:t>
            </w:r>
            <w:proofErr w:type="spellStart"/>
            <w:r w:rsidRPr="00FC4EA6">
              <w:rPr>
                <w:rFonts w:ascii="Times New Roman" w:hAnsi="Times New Roman" w:cs="Times New Roman"/>
                <w:sz w:val="24"/>
                <w:szCs w:val="24"/>
              </w:rPr>
              <w:t>hystéroscopique</w:t>
            </w:r>
            <w:proofErr w:type="spellEnd"/>
          </w:p>
        </w:tc>
      </w:tr>
      <w:tr w:rsidR="00CF700F" w:rsidRPr="00FC4EA6" w14:paraId="00670A82" w14:textId="77777777" w:rsidTr="00935EFE">
        <w:tc>
          <w:tcPr>
            <w:tcW w:w="3828" w:type="dxa"/>
          </w:tcPr>
          <w:p w14:paraId="10039B66" w14:textId="5BC735A4" w:rsidR="00CF700F" w:rsidRPr="00FC4EA6" w:rsidRDefault="009072BF"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 xml:space="preserve">Synéchies </w:t>
            </w:r>
            <w:r w:rsidR="00A12037" w:rsidRPr="00FC4EA6">
              <w:rPr>
                <w:rFonts w:ascii="Times New Roman" w:hAnsi="Times New Roman" w:cs="Times New Roman"/>
                <w:sz w:val="24"/>
                <w:szCs w:val="24"/>
              </w:rPr>
              <w:t>(syndrome</w:t>
            </w:r>
            <w:r w:rsidRPr="00FC4EA6">
              <w:rPr>
                <w:rFonts w:ascii="Times New Roman" w:hAnsi="Times New Roman" w:cs="Times New Roman"/>
                <w:sz w:val="24"/>
                <w:szCs w:val="24"/>
              </w:rPr>
              <w:t xml:space="preserve"> d’</w:t>
            </w:r>
            <w:proofErr w:type="spellStart"/>
            <w:r w:rsidRPr="00FC4EA6">
              <w:rPr>
                <w:rFonts w:ascii="Times New Roman" w:hAnsi="Times New Roman" w:cs="Times New Roman"/>
                <w:sz w:val="24"/>
                <w:szCs w:val="24"/>
              </w:rPr>
              <w:t>Asherman</w:t>
            </w:r>
            <w:proofErr w:type="spellEnd"/>
            <w:r w:rsidRPr="00FC4EA6">
              <w:rPr>
                <w:rFonts w:ascii="Times New Roman" w:hAnsi="Times New Roman" w:cs="Times New Roman"/>
                <w:sz w:val="24"/>
                <w:szCs w:val="24"/>
              </w:rPr>
              <w:t>)</w:t>
            </w:r>
          </w:p>
        </w:tc>
        <w:tc>
          <w:tcPr>
            <w:tcW w:w="5636" w:type="dxa"/>
          </w:tcPr>
          <w:p w14:paraId="756D6275" w14:textId="4D5095EB" w:rsidR="00CF700F" w:rsidRPr="00FC4EA6" w:rsidRDefault="009072BF"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Section des synéchies</w:t>
            </w:r>
          </w:p>
        </w:tc>
      </w:tr>
      <w:tr w:rsidR="00CF700F" w:rsidRPr="00FC4EA6" w14:paraId="59342E04" w14:textId="77777777" w:rsidTr="00935EFE">
        <w:tc>
          <w:tcPr>
            <w:tcW w:w="3828" w:type="dxa"/>
          </w:tcPr>
          <w:p w14:paraId="0C0AD534" w14:textId="32D1AC05" w:rsidR="00CF700F" w:rsidRPr="00FC4EA6" w:rsidRDefault="00FA604D"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 xml:space="preserve">Malformation utérine </w:t>
            </w:r>
            <w:r w:rsidR="00A12037" w:rsidRPr="00FC4EA6">
              <w:rPr>
                <w:rFonts w:ascii="Times New Roman" w:hAnsi="Times New Roman" w:cs="Times New Roman"/>
                <w:sz w:val="24"/>
                <w:szCs w:val="24"/>
              </w:rPr>
              <w:t>(cloison</w:t>
            </w:r>
            <w:r w:rsidRPr="00FC4EA6">
              <w:rPr>
                <w:rFonts w:ascii="Times New Roman" w:hAnsi="Times New Roman" w:cs="Times New Roman"/>
                <w:sz w:val="24"/>
                <w:szCs w:val="24"/>
              </w:rPr>
              <w:t>)</w:t>
            </w:r>
          </w:p>
        </w:tc>
        <w:tc>
          <w:tcPr>
            <w:tcW w:w="5636" w:type="dxa"/>
          </w:tcPr>
          <w:p w14:paraId="16A1D34F" w14:textId="2CE1D821" w:rsidR="00CF700F" w:rsidRPr="00FC4EA6" w:rsidRDefault="00FA604D" w:rsidP="00CC5CCA">
            <w:pPr>
              <w:pStyle w:val="Paragraphedeliste"/>
              <w:spacing w:after="0" w:line="240" w:lineRule="auto"/>
              <w:ind w:left="0"/>
              <w:jc w:val="both"/>
              <w:rPr>
                <w:rFonts w:ascii="Times New Roman" w:hAnsi="Times New Roman" w:cs="Times New Roman"/>
                <w:sz w:val="24"/>
                <w:szCs w:val="24"/>
              </w:rPr>
            </w:pPr>
            <w:proofErr w:type="spellStart"/>
            <w:r w:rsidRPr="00FC4EA6">
              <w:rPr>
                <w:rFonts w:ascii="Times New Roman" w:hAnsi="Times New Roman" w:cs="Times New Roman"/>
                <w:sz w:val="24"/>
                <w:szCs w:val="24"/>
              </w:rPr>
              <w:t>Septectomie</w:t>
            </w:r>
            <w:proofErr w:type="spellEnd"/>
            <w:r w:rsidRPr="00FC4EA6">
              <w:rPr>
                <w:rFonts w:ascii="Times New Roman" w:hAnsi="Times New Roman" w:cs="Times New Roman"/>
                <w:sz w:val="24"/>
                <w:szCs w:val="24"/>
              </w:rPr>
              <w:t xml:space="preserve"> </w:t>
            </w:r>
            <w:proofErr w:type="spellStart"/>
            <w:r w:rsidRPr="00FC4EA6">
              <w:rPr>
                <w:rFonts w:ascii="Times New Roman" w:hAnsi="Times New Roman" w:cs="Times New Roman"/>
                <w:sz w:val="24"/>
                <w:szCs w:val="24"/>
              </w:rPr>
              <w:t>hystéroscopique</w:t>
            </w:r>
            <w:proofErr w:type="spellEnd"/>
          </w:p>
        </w:tc>
      </w:tr>
      <w:tr w:rsidR="00CF700F" w:rsidRPr="00FC4EA6" w14:paraId="318FE41C" w14:textId="77777777" w:rsidTr="00935EFE">
        <w:tc>
          <w:tcPr>
            <w:tcW w:w="3828" w:type="dxa"/>
          </w:tcPr>
          <w:p w14:paraId="41D6467A" w14:textId="75F932C9" w:rsidR="00CF700F" w:rsidRPr="00FC4EA6" w:rsidRDefault="00A12037"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V</w:t>
            </w:r>
            <w:r w:rsidR="00FA604D" w:rsidRPr="00FC4EA6">
              <w:rPr>
                <w:rFonts w:ascii="Times New Roman" w:hAnsi="Times New Roman" w:cs="Times New Roman"/>
                <w:sz w:val="24"/>
                <w:szCs w:val="24"/>
              </w:rPr>
              <w:t>aricocèle</w:t>
            </w:r>
          </w:p>
        </w:tc>
        <w:tc>
          <w:tcPr>
            <w:tcW w:w="5636" w:type="dxa"/>
          </w:tcPr>
          <w:p w14:paraId="545A9195" w14:textId="39A6E6C6" w:rsidR="00CF700F" w:rsidRPr="00FC4EA6" w:rsidRDefault="00DC7766" w:rsidP="00CC5CCA">
            <w:pPr>
              <w:pStyle w:val="Paragraphedeliste"/>
              <w:spacing w:after="0" w:line="240" w:lineRule="auto"/>
              <w:ind w:left="0"/>
              <w:jc w:val="both"/>
              <w:rPr>
                <w:rFonts w:ascii="Times New Roman" w:hAnsi="Times New Roman" w:cs="Times New Roman"/>
                <w:sz w:val="24"/>
                <w:szCs w:val="24"/>
              </w:rPr>
            </w:pPr>
            <w:proofErr w:type="spellStart"/>
            <w:r w:rsidRPr="00FC4EA6">
              <w:rPr>
                <w:rFonts w:ascii="Times New Roman" w:hAnsi="Times New Roman" w:cs="Times New Roman"/>
                <w:sz w:val="24"/>
                <w:szCs w:val="24"/>
              </w:rPr>
              <w:t>V</w:t>
            </w:r>
            <w:r w:rsidR="00FA604D" w:rsidRPr="00FC4EA6">
              <w:rPr>
                <w:rFonts w:ascii="Times New Roman" w:hAnsi="Times New Roman" w:cs="Times New Roman"/>
                <w:sz w:val="24"/>
                <w:szCs w:val="24"/>
              </w:rPr>
              <w:t>aricocélectomie</w:t>
            </w:r>
            <w:proofErr w:type="spellEnd"/>
          </w:p>
        </w:tc>
      </w:tr>
      <w:tr w:rsidR="00CF700F" w:rsidRPr="00FC4EA6" w14:paraId="5DD47B41" w14:textId="77777777" w:rsidTr="00935EFE">
        <w:tc>
          <w:tcPr>
            <w:tcW w:w="3828" w:type="dxa"/>
          </w:tcPr>
          <w:p w14:paraId="782EDDFC" w14:textId="1365C250" w:rsidR="00CF700F" w:rsidRPr="00FC4EA6" w:rsidRDefault="00FA604D"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Obstruction des voies génitales</w:t>
            </w:r>
          </w:p>
        </w:tc>
        <w:tc>
          <w:tcPr>
            <w:tcW w:w="5636" w:type="dxa"/>
          </w:tcPr>
          <w:p w14:paraId="39070841" w14:textId="5115F77F" w:rsidR="00CF700F" w:rsidRPr="00FC4EA6" w:rsidRDefault="00FA604D"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 xml:space="preserve">Chirurgie de </w:t>
            </w:r>
            <w:proofErr w:type="spellStart"/>
            <w:r w:rsidRPr="00FC4EA6">
              <w:rPr>
                <w:rFonts w:ascii="Times New Roman" w:hAnsi="Times New Roman" w:cs="Times New Roman"/>
                <w:sz w:val="24"/>
                <w:szCs w:val="24"/>
              </w:rPr>
              <w:t>recanalisation</w:t>
            </w:r>
            <w:proofErr w:type="spellEnd"/>
          </w:p>
        </w:tc>
      </w:tr>
      <w:tr w:rsidR="00A61F77" w:rsidRPr="00FC4EA6" w14:paraId="128E78F6" w14:textId="77777777" w:rsidTr="00935EFE">
        <w:tc>
          <w:tcPr>
            <w:tcW w:w="3828" w:type="dxa"/>
          </w:tcPr>
          <w:p w14:paraId="1EA5846F" w14:textId="1B7485C5" w:rsidR="00A61F77" w:rsidRPr="00FC4EA6" w:rsidRDefault="00D55A58"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Infection génitales</w:t>
            </w:r>
          </w:p>
        </w:tc>
        <w:tc>
          <w:tcPr>
            <w:tcW w:w="5636" w:type="dxa"/>
          </w:tcPr>
          <w:p w14:paraId="4ED66932" w14:textId="403C9F09" w:rsidR="00A61F77" w:rsidRPr="00FC4EA6" w:rsidRDefault="00D55A58"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Antibiotique adaptée</w:t>
            </w:r>
          </w:p>
        </w:tc>
      </w:tr>
      <w:tr w:rsidR="00A61F77" w:rsidRPr="00FC4EA6" w14:paraId="0F74B7E0" w14:textId="77777777" w:rsidTr="00935EFE">
        <w:tc>
          <w:tcPr>
            <w:tcW w:w="3828" w:type="dxa"/>
          </w:tcPr>
          <w:p w14:paraId="665889BE" w14:textId="64F9E927" w:rsidR="00A61F77" w:rsidRPr="00FC4EA6" w:rsidRDefault="00D55A58"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Tabagisme/alcool</w:t>
            </w:r>
          </w:p>
        </w:tc>
        <w:tc>
          <w:tcPr>
            <w:tcW w:w="5636" w:type="dxa"/>
          </w:tcPr>
          <w:p w14:paraId="6DA93575" w14:textId="0DB55B64" w:rsidR="00A61F77" w:rsidRPr="00FC4EA6" w:rsidRDefault="00D55A58" w:rsidP="00CC5CCA">
            <w:pPr>
              <w:pStyle w:val="Paragraphedeliste"/>
              <w:spacing w:after="0" w:line="240" w:lineRule="auto"/>
              <w:ind w:left="0"/>
              <w:jc w:val="both"/>
              <w:rPr>
                <w:rFonts w:ascii="Times New Roman" w:hAnsi="Times New Roman" w:cs="Times New Roman"/>
                <w:sz w:val="24"/>
                <w:szCs w:val="24"/>
              </w:rPr>
            </w:pPr>
            <w:r w:rsidRPr="00FC4EA6">
              <w:rPr>
                <w:rFonts w:ascii="Times New Roman" w:hAnsi="Times New Roman" w:cs="Times New Roman"/>
                <w:sz w:val="24"/>
                <w:szCs w:val="24"/>
              </w:rPr>
              <w:t>Arrêt de consommation</w:t>
            </w:r>
          </w:p>
        </w:tc>
      </w:tr>
    </w:tbl>
    <w:p w14:paraId="291487E2" w14:textId="596D4958" w:rsidR="00FA604D" w:rsidRPr="00FC4EA6" w:rsidRDefault="00725BF3" w:rsidP="00C73D34">
      <w:p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En cas d’échec des traitements </w:t>
      </w:r>
      <w:r w:rsidR="00FA604D" w:rsidRPr="00FC4EA6">
        <w:rPr>
          <w:rFonts w:ascii="Times New Roman" w:hAnsi="Times New Roman" w:cs="Times New Roman"/>
          <w:sz w:val="24"/>
          <w:szCs w:val="24"/>
          <w:lang w:val="fr-FR"/>
        </w:rPr>
        <w:t>c</w:t>
      </w:r>
      <w:r w:rsidRPr="00FC4EA6">
        <w:rPr>
          <w:rFonts w:ascii="Times New Roman" w:hAnsi="Times New Roman" w:cs="Times New Roman"/>
          <w:sz w:val="24"/>
          <w:szCs w:val="24"/>
          <w:lang w:val="fr-FR"/>
        </w:rPr>
        <w:t xml:space="preserve">onventionnels ou d’infertilité </w:t>
      </w:r>
      <w:r w:rsidR="004D197B" w:rsidRPr="00FC4EA6">
        <w:rPr>
          <w:rFonts w:ascii="Times New Roman" w:hAnsi="Times New Roman" w:cs="Times New Roman"/>
          <w:sz w:val="24"/>
          <w:szCs w:val="24"/>
          <w:lang w:val="fr-FR"/>
        </w:rPr>
        <w:t>sévère</w:t>
      </w:r>
      <w:r w:rsidR="00FA604D" w:rsidRPr="00FC4EA6">
        <w:rPr>
          <w:rFonts w:ascii="Times New Roman" w:hAnsi="Times New Roman" w:cs="Times New Roman"/>
          <w:sz w:val="24"/>
          <w:szCs w:val="24"/>
          <w:lang w:val="fr-FR"/>
        </w:rPr>
        <w:t xml:space="preserve">, les techniques </w:t>
      </w:r>
      <w:r w:rsidR="00A12037" w:rsidRPr="00FC4EA6">
        <w:rPr>
          <w:rFonts w:ascii="Times New Roman" w:hAnsi="Times New Roman" w:cs="Times New Roman"/>
          <w:sz w:val="24"/>
          <w:szCs w:val="24"/>
          <w:lang w:val="fr-FR"/>
        </w:rPr>
        <w:t>d’assistances médicales</w:t>
      </w:r>
      <w:r w:rsidR="00FA604D" w:rsidRPr="00FC4EA6">
        <w:rPr>
          <w:rFonts w:ascii="Times New Roman" w:hAnsi="Times New Roman" w:cs="Times New Roman"/>
          <w:sz w:val="24"/>
          <w:szCs w:val="24"/>
          <w:lang w:val="fr-FR"/>
        </w:rPr>
        <w:t xml:space="preserve"> à la </w:t>
      </w:r>
      <w:r w:rsidR="004D197B" w:rsidRPr="00FC4EA6">
        <w:rPr>
          <w:rFonts w:ascii="Times New Roman" w:hAnsi="Times New Roman" w:cs="Times New Roman"/>
          <w:sz w:val="24"/>
          <w:szCs w:val="24"/>
          <w:lang w:val="fr-FR"/>
        </w:rPr>
        <w:t>procréation</w:t>
      </w:r>
      <w:r w:rsidR="00FA604D" w:rsidRPr="00FC4EA6">
        <w:rPr>
          <w:rFonts w:ascii="Times New Roman" w:hAnsi="Times New Roman" w:cs="Times New Roman"/>
          <w:sz w:val="24"/>
          <w:szCs w:val="24"/>
          <w:lang w:val="fr-FR"/>
        </w:rPr>
        <w:t xml:space="preserve"> </w:t>
      </w:r>
      <w:r w:rsidR="004D197B" w:rsidRPr="00FC4EA6">
        <w:rPr>
          <w:rFonts w:ascii="Times New Roman" w:hAnsi="Times New Roman" w:cs="Times New Roman"/>
          <w:sz w:val="24"/>
          <w:szCs w:val="24"/>
          <w:lang w:val="fr-FR"/>
        </w:rPr>
        <w:t>utilisées sont :</w:t>
      </w:r>
    </w:p>
    <w:p w14:paraId="081541D7" w14:textId="1CF9BE3A" w:rsidR="004D197B" w:rsidRPr="00FC4EA6" w:rsidRDefault="004D197B" w:rsidP="00CC5CCA">
      <w:pPr>
        <w:pStyle w:val="Paragraphedeliste"/>
        <w:numPr>
          <w:ilvl w:val="0"/>
          <w:numId w:val="26"/>
        </w:numPr>
        <w:ind w:left="284"/>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Insémination artificielle </w:t>
      </w:r>
    </w:p>
    <w:p w14:paraId="502455BB" w14:textId="6DD52043" w:rsidR="004D197B" w:rsidRPr="00FC4EA6" w:rsidRDefault="004D197B" w:rsidP="00CC5CCA">
      <w:pPr>
        <w:pStyle w:val="Paragraphedeliste"/>
        <w:numPr>
          <w:ilvl w:val="0"/>
          <w:numId w:val="26"/>
        </w:numPr>
        <w:ind w:left="284"/>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Fécondation in Vitro </w:t>
      </w:r>
    </w:p>
    <w:p w14:paraId="02F43656" w14:textId="785BFA7A" w:rsidR="004D197B" w:rsidRPr="00FC4EA6" w:rsidRDefault="004D197B" w:rsidP="00CC5CCA">
      <w:pPr>
        <w:pStyle w:val="Paragraphedeliste"/>
        <w:numPr>
          <w:ilvl w:val="0"/>
          <w:numId w:val="26"/>
        </w:numPr>
        <w:ind w:left="284"/>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Injection intra cytoplasmique</w:t>
      </w:r>
    </w:p>
    <w:p w14:paraId="7385B19D" w14:textId="64BE41FC" w:rsidR="004D197B" w:rsidRPr="00FC4EA6" w:rsidRDefault="004D197B" w:rsidP="00CC5CCA">
      <w:pPr>
        <w:pStyle w:val="Paragraphedeliste"/>
        <w:numPr>
          <w:ilvl w:val="0"/>
          <w:numId w:val="26"/>
        </w:numPr>
        <w:ind w:left="284"/>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Don de spermatozoïdes</w:t>
      </w:r>
    </w:p>
    <w:p w14:paraId="760F73BC" w14:textId="77777777" w:rsidR="00813D46" w:rsidRPr="00FC4EA6" w:rsidRDefault="004D197B" w:rsidP="00CC5CCA">
      <w:pPr>
        <w:pStyle w:val="Paragraphedeliste"/>
        <w:numPr>
          <w:ilvl w:val="0"/>
          <w:numId w:val="26"/>
        </w:numPr>
        <w:ind w:left="284"/>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Don d’ovocyte</w:t>
      </w:r>
    </w:p>
    <w:p w14:paraId="5E36FA57" w14:textId="3B460006" w:rsidR="00A12037" w:rsidRPr="00FC4EA6" w:rsidRDefault="005368D1" w:rsidP="00CC5CCA">
      <w:pPr>
        <w:jc w:val="both"/>
        <w:outlineLvl w:val="1"/>
        <w:rPr>
          <w:rFonts w:ascii="Times New Roman" w:hAnsi="Times New Roman" w:cs="Times New Roman"/>
          <w:sz w:val="24"/>
          <w:szCs w:val="24"/>
          <w:lang w:val="fr-FR"/>
        </w:rPr>
      </w:pPr>
      <w:bookmarkStart w:id="156" w:name="_Toc239694657"/>
      <w:r w:rsidRPr="00FC4EA6">
        <w:rPr>
          <w:rFonts w:ascii="Times New Roman" w:hAnsi="Times New Roman" w:cs="Times New Roman"/>
          <w:b/>
          <w:sz w:val="24"/>
          <w:szCs w:val="24"/>
          <w:lang w:val="fr-FR"/>
        </w:rPr>
        <w:t>II.6</w:t>
      </w:r>
      <w:r w:rsidR="00813D46" w:rsidRPr="00FC4EA6">
        <w:rPr>
          <w:rFonts w:ascii="Times New Roman" w:hAnsi="Times New Roman" w:cs="Times New Roman"/>
          <w:b/>
          <w:sz w:val="24"/>
          <w:szCs w:val="24"/>
          <w:lang w:val="fr-FR"/>
        </w:rPr>
        <w:t xml:space="preserve">. </w:t>
      </w:r>
      <w:r w:rsidR="00A12037" w:rsidRPr="00FC4EA6">
        <w:rPr>
          <w:rFonts w:ascii="Times New Roman" w:hAnsi="Times New Roman" w:cs="Times New Roman"/>
          <w:b/>
          <w:sz w:val="24"/>
          <w:szCs w:val="24"/>
          <w:lang w:val="fr-FR"/>
        </w:rPr>
        <w:t>Prévention de l’infertilité</w:t>
      </w:r>
      <w:bookmarkEnd w:id="156"/>
    </w:p>
    <w:p w14:paraId="656F3BFE" w14:textId="33D37A12" w:rsidR="00813D46" w:rsidRPr="00FC4EA6" w:rsidRDefault="00A12037" w:rsidP="00C73D34">
      <w:p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Pour prévenir l’infertilité, nous pouvons :</w:t>
      </w:r>
    </w:p>
    <w:p w14:paraId="1FED8C7D" w14:textId="6DF0394F" w:rsidR="000D6BEF" w:rsidRPr="00FC4EA6" w:rsidRDefault="0024742F" w:rsidP="00CC5CCA">
      <w:pPr>
        <w:jc w:val="both"/>
        <w:outlineLvl w:val="1"/>
        <w:rPr>
          <w:rFonts w:ascii="Times New Roman" w:hAnsi="Times New Roman" w:cs="Times New Roman"/>
          <w:b/>
          <w:sz w:val="24"/>
          <w:szCs w:val="24"/>
          <w:lang w:val="fr-FR"/>
        </w:rPr>
      </w:pPr>
      <w:bookmarkStart w:id="157" w:name="_Toc239694658"/>
      <w:r w:rsidRPr="00FC4EA6">
        <w:rPr>
          <w:rFonts w:ascii="Times New Roman" w:hAnsi="Times New Roman" w:cs="Times New Roman"/>
          <w:b/>
          <w:sz w:val="24"/>
          <w:szCs w:val="24"/>
          <w:lang w:val="fr-FR"/>
        </w:rPr>
        <w:t>I</w:t>
      </w:r>
      <w:r w:rsidR="005368D1" w:rsidRPr="00FC4EA6">
        <w:rPr>
          <w:rFonts w:ascii="Times New Roman" w:hAnsi="Times New Roman" w:cs="Times New Roman"/>
          <w:b/>
          <w:sz w:val="24"/>
          <w:szCs w:val="24"/>
          <w:lang w:val="fr-FR"/>
        </w:rPr>
        <w:t>I.6.</w:t>
      </w:r>
      <w:r w:rsidR="00813D46" w:rsidRPr="00FC4EA6">
        <w:rPr>
          <w:rFonts w:ascii="Times New Roman" w:hAnsi="Times New Roman" w:cs="Times New Roman"/>
          <w:b/>
          <w:sz w:val="24"/>
          <w:szCs w:val="24"/>
          <w:lang w:val="fr-FR"/>
        </w:rPr>
        <w:t xml:space="preserve">1. </w:t>
      </w:r>
      <w:r w:rsidR="0071421E" w:rsidRPr="00FC4EA6">
        <w:rPr>
          <w:rFonts w:ascii="Times New Roman" w:hAnsi="Times New Roman" w:cs="Times New Roman"/>
          <w:b/>
          <w:sz w:val="24"/>
          <w:szCs w:val="24"/>
          <w:lang w:val="fr-FR"/>
        </w:rPr>
        <w:t>Prévention primaire</w:t>
      </w:r>
      <w:bookmarkEnd w:id="157"/>
    </w:p>
    <w:p w14:paraId="773356F2" w14:textId="5B1A498D" w:rsidR="000D6BEF" w:rsidRPr="00FC4EA6" w:rsidRDefault="000D6BEF" w:rsidP="00C73D34">
      <w:p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Elle vise à réduire l’ex</w:t>
      </w:r>
      <w:r w:rsidR="00725BF3" w:rsidRPr="00FC4EA6">
        <w:rPr>
          <w:rFonts w:ascii="Times New Roman" w:hAnsi="Times New Roman" w:cs="Times New Roman"/>
          <w:sz w:val="24"/>
          <w:szCs w:val="24"/>
          <w:lang w:val="fr-FR"/>
        </w:rPr>
        <w:t>position aux facteurs de risque</w:t>
      </w:r>
      <w:r w:rsidRPr="00FC4EA6">
        <w:rPr>
          <w:rFonts w:ascii="Times New Roman" w:hAnsi="Times New Roman" w:cs="Times New Roman"/>
          <w:sz w:val="24"/>
          <w:szCs w:val="24"/>
          <w:lang w:val="fr-FR"/>
        </w:rPr>
        <w:t xml:space="preserve"> avant l’apparition de l’infertilité. Il s’agit de : </w:t>
      </w:r>
    </w:p>
    <w:p w14:paraId="43905339" w14:textId="66FC6238" w:rsidR="0071421E" w:rsidRPr="00FC4EA6" w:rsidRDefault="007800D1" w:rsidP="00CC5CCA">
      <w:pPr>
        <w:pStyle w:val="Paragraphedeliste"/>
        <w:numPr>
          <w:ilvl w:val="0"/>
          <w:numId w:val="27"/>
        </w:numPr>
        <w:ind w:left="0" w:hanging="142"/>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Prévention</w:t>
      </w:r>
      <w:r w:rsidR="0071421E" w:rsidRPr="00FC4EA6">
        <w:rPr>
          <w:rFonts w:ascii="Times New Roman" w:hAnsi="Times New Roman" w:cs="Times New Roman"/>
          <w:sz w:val="24"/>
          <w:szCs w:val="24"/>
          <w:lang w:val="fr-FR"/>
        </w:rPr>
        <w:t xml:space="preserve"> </w:t>
      </w:r>
      <w:r w:rsidRPr="00FC4EA6">
        <w:rPr>
          <w:rFonts w:ascii="Times New Roman" w:hAnsi="Times New Roman" w:cs="Times New Roman"/>
          <w:sz w:val="24"/>
          <w:szCs w:val="24"/>
          <w:lang w:val="fr-FR"/>
        </w:rPr>
        <w:t>des infections sexuellement transmissibles</w:t>
      </w:r>
    </w:p>
    <w:p w14:paraId="33681D63" w14:textId="276F51BD" w:rsidR="000C7F1E" w:rsidRPr="00FC4EA6" w:rsidRDefault="000C7F1E" w:rsidP="00CC5CCA">
      <w:pPr>
        <w:pStyle w:val="Paragraphedeliste"/>
        <w:numPr>
          <w:ilvl w:val="0"/>
          <w:numId w:val="27"/>
        </w:numPr>
        <w:ind w:left="0" w:hanging="142"/>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lastRenderedPageBreak/>
        <w:t xml:space="preserve">Promotion de l’utilisation du </w:t>
      </w:r>
      <w:r w:rsidR="007800D1" w:rsidRPr="00FC4EA6">
        <w:rPr>
          <w:rFonts w:ascii="Times New Roman" w:hAnsi="Times New Roman" w:cs="Times New Roman"/>
          <w:sz w:val="24"/>
          <w:szCs w:val="24"/>
          <w:lang w:val="fr-FR"/>
        </w:rPr>
        <w:t>préservatif</w:t>
      </w:r>
    </w:p>
    <w:p w14:paraId="3C3C2207" w14:textId="6D1A80E4" w:rsidR="000C7F1E" w:rsidRPr="00FC4EA6" w:rsidRDefault="007800D1" w:rsidP="00CC5CCA">
      <w:pPr>
        <w:pStyle w:val="Paragraphedeliste"/>
        <w:numPr>
          <w:ilvl w:val="0"/>
          <w:numId w:val="27"/>
        </w:numPr>
        <w:ind w:left="0" w:hanging="142"/>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Dépistage</w:t>
      </w:r>
      <w:r w:rsidR="00725BF3" w:rsidRPr="00FC4EA6">
        <w:rPr>
          <w:rFonts w:ascii="Times New Roman" w:hAnsi="Times New Roman" w:cs="Times New Roman"/>
          <w:sz w:val="24"/>
          <w:szCs w:val="24"/>
          <w:lang w:val="fr-FR"/>
        </w:rPr>
        <w:t xml:space="preserve"> </w:t>
      </w:r>
      <w:r w:rsidR="000C7F1E" w:rsidRPr="00FC4EA6">
        <w:rPr>
          <w:rFonts w:ascii="Times New Roman" w:hAnsi="Times New Roman" w:cs="Times New Roman"/>
          <w:sz w:val="24"/>
          <w:szCs w:val="24"/>
          <w:lang w:val="fr-FR"/>
        </w:rPr>
        <w:t>volontaire des IST</w:t>
      </w:r>
    </w:p>
    <w:p w14:paraId="69F22FD2" w14:textId="77777777" w:rsidR="000C7F1E" w:rsidRPr="00FC4EA6" w:rsidRDefault="000C7F1E" w:rsidP="00CC5CCA">
      <w:pPr>
        <w:pStyle w:val="Paragraphedeliste"/>
        <w:numPr>
          <w:ilvl w:val="0"/>
          <w:numId w:val="27"/>
        </w:numPr>
        <w:ind w:left="0" w:hanging="142"/>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Traitement des partenaires </w:t>
      </w:r>
    </w:p>
    <w:p w14:paraId="0B217DDC" w14:textId="77777777" w:rsidR="000C7F1E" w:rsidRPr="00FC4EA6" w:rsidRDefault="000C7F1E" w:rsidP="00CC5CCA">
      <w:pPr>
        <w:pStyle w:val="Paragraphedeliste"/>
        <w:numPr>
          <w:ilvl w:val="0"/>
          <w:numId w:val="27"/>
        </w:numPr>
        <w:ind w:left="0" w:hanging="142"/>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Education à la santé sexuelle</w:t>
      </w:r>
    </w:p>
    <w:p w14:paraId="1EE609FC" w14:textId="2EE0299B" w:rsidR="000C7F1E" w:rsidRPr="00FC4EA6" w:rsidRDefault="000C7F1E" w:rsidP="00CC5CCA">
      <w:pPr>
        <w:pStyle w:val="Paragraphedeliste"/>
        <w:numPr>
          <w:ilvl w:val="0"/>
          <w:numId w:val="27"/>
        </w:numPr>
        <w:ind w:left="0" w:hanging="142"/>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Vaccination </w:t>
      </w:r>
      <w:r w:rsidR="007800D1" w:rsidRPr="00FC4EA6">
        <w:rPr>
          <w:rFonts w:ascii="Times New Roman" w:hAnsi="Times New Roman" w:cs="Times New Roman"/>
          <w:sz w:val="24"/>
          <w:szCs w:val="24"/>
          <w:lang w:val="fr-FR"/>
        </w:rPr>
        <w:t>contre</w:t>
      </w:r>
      <w:r w:rsidRPr="00FC4EA6">
        <w:rPr>
          <w:rFonts w:ascii="Times New Roman" w:hAnsi="Times New Roman" w:cs="Times New Roman"/>
          <w:sz w:val="24"/>
          <w:szCs w:val="24"/>
          <w:lang w:val="fr-FR"/>
        </w:rPr>
        <w:t xml:space="preserve"> le HPV</w:t>
      </w:r>
    </w:p>
    <w:p w14:paraId="7A19D0B3" w14:textId="512C2794" w:rsidR="000C7F1E" w:rsidRPr="00FC4EA6" w:rsidRDefault="007800D1" w:rsidP="00CC5CCA">
      <w:pPr>
        <w:pStyle w:val="Paragraphedeliste"/>
        <w:numPr>
          <w:ilvl w:val="0"/>
          <w:numId w:val="27"/>
        </w:numPr>
        <w:ind w:left="0" w:hanging="142"/>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Prévention</w:t>
      </w:r>
      <w:r w:rsidR="000C7F1E" w:rsidRPr="00FC4EA6">
        <w:rPr>
          <w:rFonts w:ascii="Times New Roman" w:hAnsi="Times New Roman" w:cs="Times New Roman"/>
          <w:sz w:val="24"/>
          <w:szCs w:val="24"/>
          <w:lang w:val="fr-FR"/>
        </w:rPr>
        <w:t xml:space="preserve"> </w:t>
      </w:r>
      <w:r w:rsidRPr="00FC4EA6">
        <w:rPr>
          <w:rFonts w:ascii="Times New Roman" w:hAnsi="Times New Roman" w:cs="Times New Roman"/>
          <w:sz w:val="24"/>
          <w:szCs w:val="24"/>
          <w:lang w:val="fr-FR"/>
        </w:rPr>
        <w:t>des avortements</w:t>
      </w:r>
      <w:r w:rsidR="000C7F1E" w:rsidRPr="00FC4EA6">
        <w:rPr>
          <w:rFonts w:ascii="Times New Roman" w:hAnsi="Times New Roman" w:cs="Times New Roman"/>
          <w:sz w:val="24"/>
          <w:szCs w:val="24"/>
          <w:lang w:val="fr-FR"/>
        </w:rPr>
        <w:t xml:space="preserve"> à risque</w:t>
      </w:r>
    </w:p>
    <w:p w14:paraId="3FB23F5F" w14:textId="7C92F381" w:rsidR="000C7F1E" w:rsidRPr="00FC4EA6" w:rsidRDefault="000C7F1E" w:rsidP="00CC5CCA">
      <w:pPr>
        <w:pStyle w:val="Paragraphedeliste"/>
        <w:numPr>
          <w:ilvl w:val="0"/>
          <w:numId w:val="27"/>
        </w:numPr>
        <w:ind w:left="0" w:hanging="142"/>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Promotion </w:t>
      </w:r>
      <w:r w:rsidR="007800D1" w:rsidRPr="00FC4EA6">
        <w:rPr>
          <w:rFonts w:ascii="Times New Roman" w:hAnsi="Times New Roman" w:cs="Times New Roman"/>
          <w:sz w:val="24"/>
          <w:szCs w:val="24"/>
          <w:lang w:val="fr-FR"/>
        </w:rPr>
        <w:t>des avortements sécurisés</w:t>
      </w:r>
    </w:p>
    <w:p w14:paraId="52F9067A" w14:textId="45398B4C" w:rsidR="000C7F1E" w:rsidRPr="00FC4EA6" w:rsidRDefault="000C7F1E" w:rsidP="00CC5CCA">
      <w:pPr>
        <w:pStyle w:val="Paragraphedeliste"/>
        <w:numPr>
          <w:ilvl w:val="0"/>
          <w:numId w:val="27"/>
        </w:numPr>
        <w:ind w:left="0" w:hanging="142"/>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Soins post </w:t>
      </w:r>
      <w:r w:rsidR="007800D1" w:rsidRPr="00FC4EA6">
        <w:rPr>
          <w:rFonts w:ascii="Times New Roman" w:hAnsi="Times New Roman" w:cs="Times New Roman"/>
          <w:sz w:val="24"/>
          <w:szCs w:val="24"/>
          <w:lang w:val="fr-FR"/>
        </w:rPr>
        <w:t>avortement</w:t>
      </w:r>
      <w:r w:rsidRPr="00FC4EA6">
        <w:rPr>
          <w:rFonts w:ascii="Times New Roman" w:hAnsi="Times New Roman" w:cs="Times New Roman"/>
          <w:sz w:val="24"/>
          <w:szCs w:val="24"/>
          <w:lang w:val="fr-FR"/>
        </w:rPr>
        <w:t xml:space="preserve"> de qualité</w:t>
      </w:r>
    </w:p>
    <w:p w14:paraId="28DF43E7" w14:textId="68EE5941" w:rsidR="000C7F1E" w:rsidRPr="00FC4EA6" w:rsidRDefault="000C7F1E" w:rsidP="00CC5CCA">
      <w:pPr>
        <w:pStyle w:val="Paragraphedeliste"/>
        <w:numPr>
          <w:ilvl w:val="0"/>
          <w:numId w:val="27"/>
        </w:numPr>
        <w:ind w:left="0" w:hanging="142"/>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Lutte contre les facteurs comportementaux modifiables</w:t>
      </w:r>
    </w:p>
    <w:p w14:paraId="6EB0DDBF" w14:textId="0E7FCAD0" w:rsidR="000C7F1E" w:rsidRPr="00FC4EA6" w:rsidRDefault="007800D1" w:rsidP="00CC5CCA">
      <w:pPr>
        <w:pStyle w:val="Paragraphedeliste"/>
        <w:numPr>
          <w:ilvl w:val="0"/>
          <w:numId w:val="27"/>
        </w:numPr>
        <w:ind w:left="0" w:hanging="142"/>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Arrêt</w:t>
      </w:r>
      <w:r w:rsidR="000C7F1E" w:rsidRPr="00FC4EA6">
        <w:rPr>
          <w:rFonts w:ascii="Times New Roman" w:hAnsi="Times New Roman" w:cs="Times New Roman"/>
          <w:sz w:val="24"/>
          <w:szCs w:val="24"/>
          <w:lang w:val="fr-FR"/>
        </w:rPr>
        <w:t xml:space="preserve"> du tabac/alcool</w:t>
      </w:r>
    </w:p>
    <w:p w14:paraId="07595726" w14:textId="7BFBD8B5" w:rsidR="000C7F1E" w:rsidRPr="00FC4EA6" w:rsidRDefault="000C7F1E" w:rsidP="00CC5CCA">
      <w:pPr>
        <w:pStyle w:val="Paragraphedeliste"/>
        <w:numPr>
          <w:ilvl w:val="0"/>
          <w:numId w:val="27"/>
        </w:numPr>
        <w:ind w:left="0" w:hanging="142"/>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Promotion d’une alimentation saine et d’une activité physique</w:t>
      </w:r>
    </w:p>
    <w:p w14:paraId="388C5DEB" w14:textId="18EFCDA5" w:rsidR="000C7F1E" w:rsidRPr="00FC4EA6" w:rsidRDefault="007800D1" w:rsidP="00CC5CCA">
      <w:pPr>
        <w:pStyle w:val="Paragraphedeliste"/>
        <w:numPr>
          <w:ilvl w:val="0"/>
          <w:numId w:val="27"/>
        </w:numPr>
        <w:ind w:left="0" w:hanging="142"/>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Prévention</w:t>
      </w:r>
      <w:r w:rsidR="000C7F1E" w:rsidRPr="00FC4EA6">
        <w:rPr>
          <w:rFonts w:ascii="Times New Roman" w:hAnsi="Times New Roman" w:cs="Times New Roman"/>
          <w:sz w:val="24"/>
          <w:szCs w:val="24"/>
          <w:lang w:val="fr-FR"/>
        </w:rPr>
        <w:t xml:space="preserve"> des facteurs </w:t>
      </w:r>
      <w:r w:rsidRPr="00FC4EA6">
        <w:rPr>
          <w:rFonts w:ascii="Times New Roman" w:hAnsi="Times New Roman" w:cs="Times New Roman"/>
          <w:sz w:val="24"/>
          <w:szCs w:val="24"/>
          <w:lang w:val="fr-FR"/>
        </w:rPr>
        <w:t>iatrogène</w:t>
      </w:r>
    </w:p>
    <w:p w14:paraId="38D29104" w14:textId="046AD8C0" w:rsidR="0071421E" w:rsidRPr="00FC4EA6" w:rsidRDefault="0024742F" w:rsidP="00207251">
      <w:pPr>
        <w:jc w:val="both"/>
        <w:outlineLvl w:val="1"/>
        <w:rPr>
          <w:rFonts w:ascii="Times New Roman" w:hAnsi="Times New Roman" w:cs="Times New Roman"/>
          <w:b/>
          <w:sz w:val="24"/>
          <w:szCs w:val="24"/>
          <w:lang w:val="fr-FR"/>
        </w:rPr>
      </w:pPr>
      <w:bookmarkStart w:id="158" w:name="_Toc239694659"/>
      <w:r w:rsidRPr="00FC4EA6">
        <w:rPr>
          <w:rFonts w:ascii="Times New Roman" w:hAnsi="Times New Roman" w:cs="Times New Roman"/>
          <w:b/>
          <w:sz w:val="24"/>
          <w:szCs w:val="24"/>
          <w:lang w:val="fr-FR"/>
        </w:rPr>
        <w:t>II</w:t>
      </w:r>
      <w:r w:rsidR="005368D1" w:rsidRPr="00FC4EA6">
        <w:rPr>
          <w:rFonts w:ascii="Times New Roman" w:hAnsi="Times New Roman" w:cs="Times New Roman"/>
          <w:b/>
          <w:sz w:val="24"/>
          <w:szCs w:val="24"/>
          <w:lang w:val="fr-FR"/>
        </w:rPr>
        <w:t>.6</w:t>
      </w:r>
      <w:r w:rsidR="00813D46" w:rsidRPr="00FC4EA6">
        <w:rPr>
          <w:rFonts w:ascii="Times New Roman" w:hAnsi="Times New Roman" w:cs="Times New Roman"/>
          <w:b/>
          <w:sz w:val="24"/>
          <w:szCs w:val="24"/>
          <w:lang w:val="fr-FR"/>
        </w:rPr>
        <w:t xml:space="preserve">.2. </w:t>
      </w:r>
      <w:r w:rsidR="0071421E" w:rsidRPr="00FC4EA6">
        <w:rPr>
          <w:rFonts w:ascii="Times New Roman" w:hAnsi="Times New Roman" w:cs="Times New Roman"/>
          <w:b/>
          <w:sz w:val="24"/>
          <w:szCs w:val="24"/>
          <w:lang w:val="fr-FR"/>
        </w:rPr>
        <w:t>Prévention secondaire</w:t>
      </w:r>
      <w:bookmarkEnd w:id="158"/>
    </w:p>
    <w:p w14:paraId="7F140745" w14:textId="152EAA11" w:rsidR="000C7F1E" w:rsidRPr="00FC4EA6" w:rsidRDefault="000D6BEF" w:rsidP="00C73D34">
      <w:p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Elle vise à diagnostiquer et traiter précocement les causes d’infertilité avant qu’elles n’entrainent des </w:t>
      </w:r>
      <w:r w:rsidR="003C4F4E" w:rsidRPr="00FC4EA6">
        <w:rPr>
          <w:rFonts w:ascii="Times New Roman" w:hAnsi="Times New Roman" w:cs="Times New Roman"/>
          <w:sz w:val="24"/>
          <w:szCs w:val="24"/>
          <w:lang w:val="fr-FR"/>
        </w:rPr>
        <w:t>séquelles</w:t>
      </w:r>
      <w:r w:rsidRPr="00FC4EA6">
        <w:rPr>
          <w:rFonts w:ascii="Times New Roman" w:hAnsi="Times New Roman" w:cs="Times New Roman"/>
          <w:sz w:val="24"/>
          <w:szCs w:val="24"/>
          <w:lang w:val="fr-FR"/>
        </w:rPr>
        <w:t xml:space="preserve"> </w:t>
      </w:r>
      <w:r w:rsidR="003C4F4E" w:rsidRPr="00FC4EA6">
        <w:rPr>
          <w:rFonts w:ascii="Times New Roman" w:hAnsi="Times New Roman" w:cs="Times New Roman"/>
          <w:sz w:val="24"/>
          <w:szCs w:val="24"/>
          <w:lang w:val="fr-FR"/>
        </w:rPr>
        <w:t>irréversibles</w:t>
      </w:r>
      <w:r w:rsidRPr="00FC4EA6">
        <w:rPr>
          <w:rFonts w:ascii="Times New Roman" w:hAnsi="Times New Roman" w:cs="Times New Roman"/>
          <w:sz w:val="24"/>
          <w:szCs w:val="24"/>
          <w:lang w:val="fr-FR"/>
        </w:rPr>
        <w:t>. Il s’</w:t>
      </w:r>
      <w:r w:rsidR="003C4F4E" w:rsidRPr="00FC4EA6">
        <w:rPr>
          <w:rFonts w:ascii="Times New Roman" w:hAnsi="Times New Roman" w:cs="Times New Roman"/>
          <w:sz w:val="24"/>
          <w:szCs w:val="24"/>
          <w:lang w:val="fr-FR"/>
        </w:rPr>
        <w:t>agit du</w:t>
      </w:r>
      <w:r w:rsidRPr="00FC4EA6">
        <w:rPr>
          <w:rFonts w:ascii="Times New Roman" w:hAnsi="Times New Roman" w:cs="Times New Roman"/>
          <w:sz w:val="24"/>
          <w:szCs w:val="24"/>
          <w:lang w:val="fr-FR"/>
        </w:rPr>
        <w:t> :</w:t>
      </w:r>
    </w:p>
    <w:p w14:paraId="3E67E32B" w14:textId="19BF882E" w:rsidR="000C7F1E" w:rsidRPr="00FC4EA6" w:rsidRDefault="007800D1" w:rsidP="00CC5CCA">
      <w:pPr>
        <w:pStyle w:val="Paragraphedeliste"/>
        <w:numPr>
          <w:ilvl w:val="0"/>
          <w:numId w:val="28"/>
        </w:numPr>
        <w:ind w:left="0"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Dépistage</w:t>
      </w:r>
      <w:r w:rsidR="000C7F1E" w:rsidRPr="00FC4EA6">
        <w:rPr>
          <w:rFonts w:ascii="Times New Roman" w:hAnsi="Times New Roman" w:cs="Times New Roman"/>
          <w:sz w:val="24"/>
          <w:szCs w:val="24"/>
          <w:lang w:val="fr-FR"/>
        </w:rPr>
        <w:t xml:space="preserve"> systématique des IST</w:t>
      </w:r>
    </w:p>
    <w:p w14:paraId="3D238985" w14:textId="708D5395" w:rsidR="000C7F1E" w:rsidRPr="00FC4EA6" w:rsidRDefault="000C7F1E" w:rsidP="00CC5CCA">
      <w:pPr>
        <w:pStyle w:val="Paragraphedeliste"/>
        <w:numPr>
          <w:ilvl w:val="0"/>
          <w:numId w:val="28"/>
        </w:numPr>
        <w:ind w:left="0"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Traitement précoce des infections génitales</w:t>
      </w:r>
    </w:p>
    <w:p w14:paraId="4F725756" w14:textId="1AF7B7ED" w:rsidR="000C7F1E" w:rsidRPr="00FC4EA6" w:rsidRDefault="000C7F1E" w:rsidP="00CC5CCA">
      <w:pPr>
        <w:pStyle w:val="Paragraphedeliste"/>
        <w:numPr>
          <w:ilvl w:val="0"/>
          <w:numId w:val="28"/>
        </w:numPr>
        <w:ind w:left="0"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Dépistage et prise en charge des troubles de l’ovulation</w:t>
      </w:r>
    </w:p>
    <w:p w14:paraId="13A3E3A9" w14:textId="7F97EFA5" w:rsidR="003F4F3D" w:rsidRPr="00FC4EA6" w:rsidRDefault="007800D1" w:rsidP="00CC5CCA">
      <w:pPr>
        <w:pStyle w:val="Paragraphedeliste"/>
        <w:numPr>
          <w:ilvl w:val="0"/>
          <w:numId w:val="28"/>
        </w:numPr>
        <w:ind w:left="0"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Dépistage</w:t>
      </w:r>
      <w:r w:rsidR="00E17D9E" w:rsidRPr="00FC4EA6">
        <w:rPr>
          <w:rFonts w:ascii="Times New Roman" w:hAnsi="Times New Roman" w:cs="Times New Roman"/>
          <w:sz w:val="24"/>
          <w:szCs w:val="24"/>
          <w:lang w:val="fr-FR"/>
        </w:rPr>
        <w:t xml:space="preserve"> des anomalies du spermogramme</w:t>
      </w:r>
    </w:p>
    <w:p w14:paraId="27048E91" w14:textId="093C6B62" w:rsidR="003C4F4E" w:rsidRPr="00FC4EA6" w:rsidRDefault="0024742F" w:rsidP="00C73D34">
      <w:pPr>
        <w:jc w:val="both"/>
        <w:outlineLvl w:val="1"/>
        <w:rPr>
          <w:rFonts w:ascii="Times New Roman" w:hAnsi="Times New Roman" w:cs="Times New Roman"/>
          <w:b/>
          <w:sz w:val="24"/>
          <w:szCs w:val="24"/>
          <w:lang w:val="fr-FR"/>
        </w:rPr>
      </w:pPr>
      <w:bookmarkStart w:id="159" w:name="_Toc239694660"/>
      <w:r w:rsidRPr="00FC4EA6">
        <w:rPr>
          <w:rFonts w:ascii="Times New Roman" w:hAnsi="Times New Roman" w:cs="Times New Roman"/>
          <w:b/>
          <w:sz w:val="24"/>
          <w:szCs w:val="24"/>
          <w:lang w:val="fr-FR"/>
        </w:rPr>
        <w:t>II</w:t>
      </w:r>
      <w:r w:rsidR="005368D1" w:rsidRPr="00FC4EA6">
        <w:rPr>
          <w:rFonts w:ascii="Times New Roman" w:hAnsi="Times New Roman" w:cs="Times New Roman"/>
          <w:b/>
          <w:sz w:val="24"/>
          <w:szCs w:val="24"/>
          <w:lang w:val="fr-FR"/>
        </w:rPr>
        <w:t>.6</w:t>
      </w:r>
      <w:r w:rsidR="00813D46" w:rsidRPr="00FC4EA6">
        <w:rPr>
          <w:rFonts w:ascii="Times New Roman" w:hAnsi="Times New Roman" w:cs="Times New Roman"/>
          <w:b/>
          <w:sz w:val="24"/>
          <w:szCs w:val="24"/>
          <w:lang w:val="fr-FR"/>
        </w:rPr>
        <w:t xml:space="preserve">.3. </w:t>
      </w:r>
      <w:r w:rsidR="0071421E" w:rsidRPr="00FC4EA6">
        <w:rPr>
          <w:rFonts w:ascii="Times New Roman" w:hAnsi="Times New Roman" w:cs="Times New Roman"/>
          <w:b/>
          <w:sz w:val="24"/>
          <w:szCs w:val="24"/>
          <w:lang w:val="fr-FR"/>
        </w:rPr>
        <w:t>Prévention tertiaire</w:t>
      </w:r>
      <w:bookmarkEnd w:id="159"/>
    </w:p>
    <w:p w14:paraId="3A3F09BF" w14:textId="1324E39B" w:rsidR="003C4F4E" w:rsidRPr="00FC4EA6" w:rsidRDefault="003C4F4E" w:rsidP="00C73D34">
      <w:p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Elle vise à limiter les conséquences de l’infertilité et à améliore</w:t>
      </w:r>
      <w:r w:rsidR="000F4766" w:rsidRPr="00FC4EA6">
        <w:rPr>
          <w:rFonts w:ascii="Times New Roman" w:hAnsi="Times New Roman" w:cs="Times New Roman"/>
          <w:sz w:val="24"/>
          <w:szCs w:val="24"/>
          <w:lang w:val="fr-FR"/>
        </w:rPr>
        <w:t>r la qualité de vie des couples :</w:t>
      </w:r>
    </w:p>
    <w:p w14:paraId="2235F8F1" w14:textId="5327382D" w:rsidR="00E17D9E" w:rsidRPr="00FC4EA6" w:rsidRDefault="00E17D9E" w:rsidP="00207251">
      <w:pPr>
        <w:pStyle w:val="Paragraphedeliste"/>
        <w:numPr>
          <w:ilvl w:val="0"/>
          <w:numId w:val="29"/>
        </w:numPr>
        <w:ind w:left="993"/>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Réduction </w:t>
      </w:r>
      <w:r w:rsidR="003C4F4E" w:rsidRPr="00FC4EA6">
        <w:rPr>
          <w:rFonts w:ascii="Times New Roman" w:hAnsi="Times New Roman" w:cs="Times New Roman"/>
          <w:sz w:val="24"/>
          <w:szCs w:val="24"/>
          <w:lang w:val="fr-FR"/>
        </w:rPr>
        <w:t>du délai</w:t>
      </w:r>
      <w:r w:rsidRPr="00FC4EA6">
        <w:rPr>
          <w:rFonts w:ascii="Times New Roman" w:hAnsi="Times New Roman" w:cs="Times New Roman"/>
          <w:sz w:val="24"/>
          <w:szCs w:val="24"/>
          <w:lang w:val="fr-FR"/>
        </w:rPr>
        <w:t xml:space="preserve"> de consultation</w:t>
      </w:r>
    </w:p>
    <w:p w14:paraId="4AEF7D3A" w14:textId="5FA0D66C" w:rsidR="00E17D9E" w:rsidRPr="00FC4EA6" w:rsidRDefault="00E17D9E" w:rsidP="00207251">
      <w:pPr>
        <w:pStyle w:val="Paragraphedeliste"/>
        <w:numPr>
          <w:ilvl w:val="0"/>
          <w:numId w:val="29"/>
        </w:numPr>
        <w:ind w:left="993"/>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Création des centres de fertilité régionaux</w:t>
      </w:r>
    </w:p>
    <w:p w14:paraId="20F23095" w14:textId="7051975F" w:rsidR="00E17D9E" w:rsidRPr="00FC4EA6" w:rsidRDefault="007800D1" w:rsidP="00207251">
      <w:pPr>
        <w:pStyle w:val="Paragraphedeliste"/>
        <w:numPr>
          <w:ilvl w:val="0"/>
          <w:numId w:val="29"/>
        </w:numPr>
        <w:ind w:left="993"/>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Accès</w:t>
      </w:r>
      <w:r w:rsidR="00E17D9E" w:rsidRPr="00FC4EA6">
        <w:rPr>
          <w:rFonts w:ascii="Times New Roman" w:hAnsi="Times New Roman" w:cs="Times New Roman"/>
          <w:sz w:val="24"/>
          <w:szCs w:val="24"/>
          <w:lang w:val="fr-FR"/>
        </w:rPr>
        <w:t xml:space="preserve"> aux soins spécialisés</w:t>
      </w:r>
    </w:p>
    <w:p w14:paraId="5BDCFFBB" w14:textId="42553B18" w:rsidR="00E17D9E" w:rsidRPr="00FC4EA6" w:rsidRDefault="007800D1" w:rsidP="00207251">
      <w:pPr>
        <w:pStyle w:val="Paragraphedeliste"/>
        <w:numPr>
          <w:ilvl w:val="0"/>
          <w:numId w:val="29"/>
        </w:numPr>
        <w:ind w:left="993"/>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Accès</w:t>
      </w:r>
      <w:r w:rsidR="00E17D9E" w:rsidRPr="00FC4EA6">
        <w:rPr>
          <w:rFonts w:ascii="Times New Roman" w:hAnsi="Times New Roman" w:cs="Times New Roman"/>
          <w:sz w:val="24"/>
          <w:szCs w:val="24"/>
          <w:lang w:val="fr-FR"/>
        </w:rPr>
        <w:t xml:space="preserve"> </w:t>
      </w:r>
      <w:r w:rsidRPr="00FC4EA6">
        <w:rPr>
          <w:rFonts w:ascii="Times New Roman" w:hAnsi="Times New Roman" w:cs="Times New Roman"/>
          <w:sz w:val="24"/>
          <w:szCs w:val="24"/>
          <w:lang w:val="fr-FR"/>
        </w:rPr>
        <w:t>à l’AMP</w:t>
      </w:r>
    </w:p>
    <w:p w14:paraId="4AD81B6C" w14:textId="042E0EB5" w:rsidR="00E17D9E" w:rsidRPr="00FC4EA6" w:rsidRDefault="00E17D9E" w:rsidP="00207251">
      <w:pPr>
        <w:pStyle w:val="Paragraphedeliste"/>
        <w:numPr>
          <w:ilvl w:val="0"/>
          <w:numId w:val="29"/>
        </w:numPr>
        <w:ind w:left="993"/>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Soutien psychologique individuel</w:t>
      </w:r>
    </w:p>
    <w:p w14:paraId="75F6E7BA" w14:textId="682CFCFC" w:rsidR="00E17D9E" w:rsidRPr="00FC4EA6" w:rsidRDefault="00E17D9E" w:rsidP="00207251">
      <w:pPr>
        <w:pStyle w:val="Paragraphedeliste"/>
        <w:numPr>
          <w:ilvl w:val="0"/>
          <w:numId w:val="29"/>
        </w:numPr>
        <w:ind w:left="993"/>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Sensibilisation communautaire</w:t>
      </w:r>
    </w:p>
    <w:p w14:paraId="0B9BF3BF" w14:textId="162E2C46" w:rsidR="00863D98" w:rsidRDefault="007C2B22" w:rsidP="00207251">
      <w:pPr>
        <w:pStyle w:val="Paragraphedeliste"/>
        <w:numPr>
          <w:ilvl w:val="0"/>
          <w:numId w:val="29"/>
        </w:numPr>
        <w:ind w:left="993"/>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Médi</w:t>
      </w:r>
      <w:r w:rsidR="00E17D9E" w:rsidRPr="00FC4EA6">
        <w:rPr>
          <w:rFonts w:ascii="Times New Roman" w:hAnsi="Times New Roman" w:cs="Times New Roman"/>
          <w:sz w:val="24"/>
          <w:szCs w:val="24"/>
          <w:lang w:val="fr-FR"/>
        </w:rPr>
        <w:t>ation familiale</w:t>
      </w:r>
    </w:p>
    <w:p w14:paraId="60418D09" w14:textId="36D900BE" w:rsidR="00813D46" w:rsidRPr="00FC4EA6" w:rsidRDefault="0024742F" w:rsidP="00207251">
      <w:pPr>
        <w:jc w:val="both"/>
        <w:outlineLvl w:val="1"/>
        <w:rPr>
          <w:rFonts w:ascii="Times New Roman" w:hAnsi="Times New Roman" w:cs="Times New Roman"/>
          <w:b/>
          <w:sz w:val="24"/>
          <w:szCs w:val="24"/>
          <w:lang w:val="fr-FR"/>
        </w:rPr>
      </w:pPr>
      <w:bookmarkStart w:id="160" w:name="_Toc239694661"/>
      <w:r w:rsidRPr="00FC4EA6">
        <w:rPr>
          <w:rFonts w:ascii="Times New Roman" w:hAnsi="Times New Roman" w:cs="Times New Roman"/>
          <w:b/>
          <w:sz w:val="24"/>
          <w:szCs w:val="24"/>
          <w:lang w:val="fr-FR"/>
        </w:rPr>
        <w:lastRenderedPageBreak/>
        <w:t>II</w:t>
      </w:r>
      <w:r w:rsidR="005368D1" w:rsidRPr="00FC4EA6">
        <w:rPr>
          <w:rFonts w:ascii="Times New Roman" w:hAnsi="Times New Roman" w:cs="Times New Roman"/>
          <w:b/>
          <w:sz w:val="24"/>
          <w:szCs w:val="24"/>
          <w:lang w:val="fr-FR"/>
        </w:rPr>
        <w:t>.7</w:t>
      </w:r>
      <w:r w:rsidR="00813D46" w:rsidRPr="00FC4EA6">
        <w:rPr>
          <w:rFonts w:ascii="Times New Roman" w:hAnsi="Times New Roman" w:cs="Times New Roman"/>
          <w:b/>
          <w:sz w:val="24"/>
          <w:szCs w:val="24"/>
          <w:lang w:val="fr-FR"/>
        </w:rPr>
        <w:t xml:space="preserve">. </w:t>
      </w:r>
      <w:r w:rsidR="00AD13E0" w:rsidRPr="00FC4EA6">
        <w:rPr>
          <w:rFonts w:ascii="Times New Roman" w:hAnsi="Times New Roman" w:cs="Times New Roman"/>
          <w:b/>
          <w:sz w:val="24"/>
          <w:szCs w:val="24"/>
          <w:lang w:val="fr-FR"/>
        </w:rPr>
        <w:t>Conséquences psychosociales</w:t>
      </w:r>
      <w:bookmarkEnd w:id="160"/>
    </w:p>
    <w:p w14:paraId="3E48DD90" w14:textId="37B6842D" w:rsidR="00700C64" w:rsidRPr="00FC4EA6" w:rsidRDefault="0024742F" w:rsidP="00207251">
      <w:pPr>
        <w:jc w:val="both"/>
        <w:outlineLvl w:val="1"/>
        <w:rPr>
          <w:rFonts w:ascii="Times New Roman" w:hAnsi="Times New Roman" w:cs="Times New Roman"/>
          <w:b/>
          <w:sz w:val="24"/>
          <w:szCs w:val="24"/>
          <w:lang w:val="fr-FR"/>
        </w:rPr>
      </w:pPr>
      <w:bookmarkStart w:id="161" w:name="_Toc239694662"/>
      <w:r w:rsidRPr="00FC4EA6">
        <w:rPr>
          <w:rFonts w:ascii="Times New Roman" w:hAnsi="Times New Roman" w:cs="Times New Roman"/>
          <w:b/>
          <w:sz w:val="24"/>
          <w:szCs w:val="24"/>
          <w:lang w:val="fr-FR"/>
        </w:rPr>
        <w:t>II</w:t>
      </w:r>
      <w:r w:rsidR="005368D1" w:rsidRPr="00FC4EA6">
        <w:rPr>
          <w:rFonts w:ascii="Times New Roman" w:hAnsi="Times New Roman" w:cs="Times New Roman"/>
          <w:b/>
          <w:sz w:val="24"/>
          <w:szCs w:val="24"/>
          <w:lang w:val="fr-FR"/>
        </w:rPr>
        <w:t>.7</w:t>
      </w:r>
      <w:r w:rsidR="00813D46" w:rsidRPr="00FC4EA6">
        <w:rPr>
          <w:rFonts w:ascii="Times New Roman" w:hAnsi="Times New Roman" w:cs="Times New Roman"/>
          <w:b/>
          <w:sz w:val="24"/>
          <w:szCs w:val="24"/>
          <w:lang w:val="fr-FR"/>
        </w:rPr>
        <w:t>.1. C</w:t>
      </w:r>
      <w:r w:rsidR="00872D6E" w:rsidRPr="00FC4EA6">
        <w:rPr>
          <w:rFonts w:ascii="Times New Roman" w:hAnsi="Times New Roman" w:cs="Times New Roman"/>
          <w:b/>
          <w:sz w:val="24"/>
          <w:szCs w:val="24"/>
          <w:lang w:val="fr-FR"/>
        </w:rPr>
        <w:t>onséquences sur la santé mentale</w:t>
      </w:r>
      <w:bookmarkEnd w:id="161"/>
    </w:p>
    <w:p w14:paraId="2157D785" w14:textId="77777777" w:rsidR="00872D6E" w:rsidRPr="00FC4EA6" w:rsidRDefault="00872D6E" w:rsidP="00207251">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L’infertilité est associée à des niveaux élevés de détresse psychologique :</w:t>
      </w:r>
    </w:p>
    <w:p w14:paraId="41F3DB10" w14:textId="1D6D812E" w:rsidR="00872D6E" w:rsidRPr="00FC4EA6" w:rsidRDefault="00872D6E" w:rsidP="00207251">
      <w:pPr>
        <w:pStyle w:val="Paragraphedeliste"/>
        <w:numPr>
          <w:ilvl w:val="0"/>
          <w:numId w:val="14"/>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Anxiété et dépression : </w:t>
      </w:r>
      <w:r w:rsidR="005C2741" w:rsidRPr="00FC4EA6">
        <w:rPr>
          <w:rFonts w:ascii="Times New Roman" w:hAnsi="Times New Roman" w:cs="Times New Roman"/>
          <w:sz w:val="24"/>
          <w:szCs w:val="24"/>
          <w:lang w:val="fr-FR"/>
        </w:rPr>
        <w:t>les femmes infertiles</w:t>
      </w:r>
      <w:r w:rsidRPr="00FC4EA6">
        <w:rPr>
          <w:rFonts w:ascii="Times New Roman" w:hAnsi="Times New Roman" w:cs="Times New Roman"/>
          <w:sz w:val="24"/>
          <w:szCs w:val="24"/>
          <w:lang w:val="fr-FR"/>
        </w:rPr>
        <w:t xml:space="preserve"> présentent un risque 2 à3 fois plus élevé de </w:t>
      </w:r>
      <w:r w:rsidR="005C2741" w:rsidRPr="00FC4EA6">
        <w:rPr>
          <w:rFonts w:ascii="Times New Roman" w:hAnsi="Times New Roman" w:cs="Times New Roman"/>
          <w:sz w:val="24"/>
          <w:szCs w:val="24"/>
          <w:lang w:val="fr-FR"/>
        </w:rPr>
        <w:t>symptômes dépressifs</w:t>
      </w:r>
      <w:r w:rsidRPr="00FC4EA6">
        <w:rPr>
          <w:rFonts w:ascii="Times New Roman" w:hAnsi="Times New Roman" w:cs="Times New Roman"/>
          <w:sz w:val="24"/>
          <w:szCs w:val="24"/>
          <w:lang w:val="fr-FR"/>
        </w:rPr>
        <w:t xml:space="preserve"> (</w:t>
      </w:r>
      <w:proofErr w:type="spellStart"/>
      <w:r w:rsidRPr="00FC4EA6">
        <w:rPr>
          <w:rFonts w:ascii="Times New Roman" w:hAnsi="Times New Roman" w:cs="Times New Roman"/>
          <w:sz w:val="24"/>
          <w:szCs w:val="24"/>
          <w:lang w:val="fr-FR"/>
        </w:rPr>
        <w:t>Lakatos</w:t>
      </w:r>
      <w:proofErr w:type="spellEnd"/>
      <w:r w:rsidRPr="00FC4EA6">
        <w:rPr>
          <w:rFonts w:ascii="Times New Roman" w:hAnsi="Times New Roman" w:cs="Times New Roman"/>
          <w:sz w:val="24"/>
          <w:szCs w:val="24"/>
          <w:lang w:val="fr-FR"/>
        </w:rPr>
        <w:t xml:space="preserve"> et al., 2021)</w:t>
      </w:r>
    </w:p>
    <w:p w14:paraId="4327D52C" w14:textId="77777777" w:rsidR="00872D6E" w:rsidRPr="00FC4EA6" w:rsidRDefault="00872D6E" w:rsidP="00207251">
      <w:pPr>
        <w:pStyle w:val="Paragraphedeliste"/>
        <w:numPr>
          <w:ilvl w:val="0"/>
          <w:numId w:val="14"/>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Stigmatisation : en Afrique, les femmes infertiles subissent souvent humiliations, exclusion sociale et violences (Feldman-</w:t>
      </w:r>
      <w:proofErr w:type="spellStart"/>
      <w:r w:rsidRPr="00FC4EA6">
        <w:rPr>
          <w:rFonts w:ascii="Times New Roman" w:hAnsi="Times New Roman" w:cs="Times New Roman"/>
          <w:sz w:val="24"/>
          <w:szCs w:val="24"/>
          <w:lang w:val="fr-FR"/>
        </w:rPr>
        <w:t>Savelsberg</w:t>
      </w:r>
      <w:proofErr w:type="spellEnd"/>
      <w:r w:rsidRPr="00FC4EA6">
        <w:rPr>
          <w:rFonts w:ascii="Times New Roman" w:hAnsi="Times New Roman" w:cs="Times New Roman"/>
          <w:sz w:val="24"/>
          <w:szCs w:val="24"/>
          <w:lang w:val="fr-FR"/>
        </w:rPr>
        <w:t>, 2016)</w:t>
      </w:r>
    </w:p>
    <w:p w14:paraId="6A29C316" w14:textId="77777777" w:rsidR="00872D6E" w:rsidRPr="00FC4EA6" w:rsidRDefault="00872D6E" w:rsidP="00207251">
      <w:pPr>
        <w:pStyle w:val="Paragraphedeliste"/>
        <w:numPr>
          <w:ilvl w:val="0"/>
          <w:numId w:val="14"/>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Violence conjugale : plusieurs études rapportent un lien entre infertilité et violences (Dhont, 2011).</w:t>
      </w:r>
    </w:p>
    <w:p w14:paraId="38D927D8" w14:textId="7693255B" w:rsidR="00700C64" w:rsidRPr="00FC4EA6" w:rsidRDefault="0024742F" w:rsidP="00207251">
      <w:pPr>
        <w:tabs>
          <w:tab w:val="left" w:pos="7442"/>
        </w:tabs>
        <w:spacing w:after="0"/>
        <w:jc w:val="both"/>
        <w:outlineLvl w:val="1"/>
        <w:rPr>
          <w:rFonts w:ascii="Times New Roman" w:hAnsi="Times New Roman" w:cs="Times New Roman"/>
          <w:b/>
          <w:sz w:val="24"/>
          <w:szCs w:val="24"/>
          <w:lang w:val="fr-FR"/>
        </w:rPr>
      </w:pPr>
      <w:bookmarkStart w:id="162" w:name="_Toc239694663"/>
      <w:r w:rsidRPr="00FC4EA6">
        <w:rPr>
          <w:rFonts w:ascii="Times New Roman" w:hAnsi="Times New Roman" w:cs="Times New Roman"/>
          <w:b/>
          <w:sz w:val="24"/>
          <w:szCs w:val="24"/>
          <w:lang w:val="fr-FR"/>
        </w:rPr>
        <w:t>II</w:t>
      </w:r>
      <w:r w:rsidR="005368D1" w:rsidRPr="00FC4EA6">
        <w:rPr>
          <w:rFonts w:ascii="Times New Roman" w:hAnsi="Times New Roman" w:cs="Times New Roman"/>
          <w:b/>
          <w:sz w:val="24"/>
          <w:szCs w:val="24"/>
          <w:lang w:val="fr-FR"/>
        </w:rPr>
        <w:t>.7</w:t>
      </w:r>
      <w:r w:rsidR="00813D46" w:rsidRPr="00FC4EA6">
        <w:rPr>
          <w:rFonts w:ascii="Times New Roman" w:hAnsi="Times New Roman" w:cs="Times New Roman"/>
          <w:b/>
          <w:sz w:val="24"/>
          <w:szCs w:val="24"/>
          <w:lang w:val="fr-FR"/>
        </w:rPr>
        <w:t xml:space="preserve">.2. </w:t>
      </w:r>
      <w:r w:rsidR="000E40F1" w:rsidRPr="00FC4EA6">
        <w:rPr>
          <w:rFonts w:ascii="Times New Roman" w:hAnsi="Times New Roman" w:cs="Times New Roman"/>
          <w:b/>
          <w:sz w:val="24"/>
          <w:szCs w:val="24"/>
          <w:lang w:val="fr-FR"/>
        </w:rPr>
        <w:t>Impacts économiques</w:t>
      </w:r>
      <w:bookmarkEnd w:id="162"/>
    </w:p>
    <w:p w14:paraId="09026725" w14:textId="77777777" w:rsidR="00872D6E" w:rsidRPr="00FC4EA6" w:rsidRDefault="00872D6E" w:rsidP="00207251">
      <w:pPr>
        <w:tabs>
          <w:tab w:val="left" w:pos="7442"/>
        </w:tabs>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 cout de la prise en charge de l’infertilité est souvent prohibitif dans les pays à faibles ressources.</w:t>
      </w:r>
    </w:p>
    <w:p w14:paraId="3C3BA679" w14:textId="026F1882" w:rsidR="00872D6E" w:rsidRPr="00FC4EA6" w:rsidRDefault="00E621F1" w:rsidP="00207251">
      <w:pPr>
        <w:pStyle w:val="Paragraphedeliste"/>
        <w:numPr>
          <w:ilvl w:val="0"/>
          <w:numId w:val="16"/>
        </w:numPr>
        <w:tabs>
          <w:tab w:val="left" w:pos="7442"/>
        </w:tabs>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Spermogramme : 8000FC</w:t>
      </w:r>
      <w:r w:rsidR="00AD13E0" w:rsidRPr="00FC4EA6">
        <w:rPr>
          <w:rFonts w:ascii="Times New Roman" w:hAnsi="Times New Roman" w:cs="Times New Roman"/>
          <w:sz w:val="24"/>
          <w:szCs w:val="24"/>
          <w:lang w:val="fr-FR"/>
        </w:rPr>
        <w:t>F</w:t>
      </w:r>
      <w:r w:rsidRPr="00FC4EA6">
        <w:rPr>
          <w:rFonts w:ascii="Times New Roman" w:hAnsi="Times New Roman" w:cs="Times New Roman"/>
          <w:sz w:val="24"/>
          <w:szCs w:val="24"/>
          <w:lang w:val="fr-FR"/>
        </w:rPr>
        <w:t>A</w:t>
      </w:r>
    </w:p>
    <w:p w14:paraId="576E33FE" w14:textId="67DED742" w:rsidR="00872D6E" w:rsidRPr="00FC4EA6" w:rsidRDefault="00872D6E" w:rsidP="00207251">
      <w:pPr>
        <w:pStyle w:val="Paragraphedeliste"/>
        <w:numPr>
          <w:ilvl w:val="0"/>
          <w:numId w:val="16"/>
        </w:numPr>
        <w:tabs>
          <w:tab w:val="left" w:pos="7442"/>
        </w:tabs>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Hystérosa</w:t>
      </w:r>
      <w:r w:rsidR="00C93E0B" w:rsidRPr="00FC4EA6">
        <w:rPr>
          <w:rFonts w:ascii="Times New Roman" w:hAnsi="Times New Roman" w:cs="Times New Roman"/>
          <w:sz w:val="24"/>
          <w:szCs w:val="24"/>
          <w:lang w:val="fr-FR"/>
        </w:rPr>
        <w:t>lpingographie : 35000</w:t>
      </w:r>
      <w:r w:rsidR="00E621F1" w:rsidRPr="00FC4EA6">
        <w:rPr>
          <w:rFonts w:ascii="Times New Roman" w:hAnsi="Times New Roman" w:cs="Times New Roman"/>
          <w:sz w:val="24"/>
          <w:szCs w:val="24"/>
          <w:lang w:val="fr-FR"/>
        </w:rPr>
        <w:t xml:space="preserve"> FC</w:t>
      </w:r>
      <w:r w:rsidR="00AD13E0" w:rsidRPr="00FC4EA6">
        <w:rPr>
          <w:rFonts w:ascii="Times New Roman" w:hAnsi="Times New Roman" w:cs="Times New Roman"/>
          <w:sz w:val="24"/>
          <w:szCs w:val="24"/>
          <w:lang w:val="fr-FR"/>
        </w:rPr>
        <w:t>F</w:t>
      </w:r>
      <w:r w:rsidR="00E621F1" w:rsidRPr="00FC4EA6">
        <w:rPr>
          <w:rFonts w:ascii="Times New Roman" w:hAnsi="Times New Roman" w:cs="Times New Roman"/>
          <w:sz w:val="24"/>
          <w:szCs w:val="24"/>
          <w:lang w:val="fr-FR"/>
        </w:rPr>
        <w:t>A</w:t>
      </w:r>
    </w:p>
    <w:p w14:paraId="39CD6E6A" w14:textId="7D07BC68" w:rsidR="00872D6E" w:rsidRPr="00FC4EA6" w:rsidRDefault="00872D6E" w:rsidP="00207251">
      <w:pPr>
        <w:pStyle w:val="Paragraphedeliste"/>
        <w:numPr>
          <w:ilvl w:val="0"/>
          <w:numId w:val="16"/>
        </w:numPr>
        <w:tabs>
          <w:tab w:val="left" w:pos="7442"/>
        </w:tabs>
        <w:spacing w:after="0"/>
        <w:jc w:val="both"/>
        <w:rPr>
          <w:ins w:id="163" w:author="Christian Nzentem Tchamte" w:date="2026-04-18T17:50:00Z"/>
          <w:rFonts w:ascii="Times New Roman" w:hAnsi="Times New Roman" w:cs="Times New Roman"/>
          <w:sz w:val="24"/>
          <w:szCs w:val="24"/>
          <w:lang w:val="fr-FR"/>
        </w:rPr>
      </w:pPr>
      <w:r w:rsidRPr="00FC4EA6">
        <w:rPr>
          <w:rFonts w:ascii="Times New Roman" w:hAnsi="Times New Roman" w:cs="Times New Roman"/>
          <w:sz w:val="24"/>
          <w:szCs w:val="24"/>
          <w:lang w:val="fr-FR"/>
        </w:rPr>
        <w:t>Échographie pe</w:t>
      </w:r>
      <w:r w:rsidR="00E621F1" w:rsidRPr="00FC4EA6">
        <w:rPr>
          <w:rFonts w:ascii="Times New Roman" w:hAnsi="Times New Roman" w:cs="Times New Roman"/>
          <w:sz w:val="24"/>
          <w:szCs w:val="24"/>
          <w:lang w:val="fr-FR"/>
        </w:rPr>
        <w:t>lvienne : 6000-8000FC</w:t>
      </w:r>
      <w:r w:rsidR="00AD13E0" w:rsidRPr="00FC4EA6">
        <w:rPr>
          <w:rFonts w:ascii="Times New Roman" w:hAnsi="Times New Roman" w:cs="Times New Roman"/>
          <w:sz w:val="24"/>
          <w:szCs w:val="24"/>
          <w:lang w:val="fr-FR"/>
        </w:rPr>
        <w:t>F</w:t>
      </w:r>
      <w:r w:rsidR="00E621F1" w:rsidRPr="00FC4EA6">
        <w:rPr>
          <w:rFonts w:ascii="Times New Roman" w:hAnsi="Times New Roman" w:cs="Times New Roman"/>
          <w:sz w:val="24"/>
          <w:szCs w:val="24"/>
          <w:lang w:val="fr-FR"/>
        </w:rPr>
        <w:t>A</w:t>
      </w:r>
    </w:p>
    <w:p w14:paraId="0A0AD00C" w14:textId="7242A98A" w:rsidR="00565725" w:rsidRPr="00FC4EA6" w:rsidRDefault="00AD13E0" w:rsidP="00207251">
      <w:pPr>
        <w:pStyle w:val="Paragraphedeliste"/>
        <w:numPr>
          <w:ilvl w:val="0"/>
          <w:numId w:val="16"/>
        </w:numPr>
        <w:tabs>
          <w:tab w:val="left" w:pos="7442"/>
        </w:tabs>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Insémination artificielle</w:t>
      </w:r>
      <w:r w:rsidR="00935EFE" w:rsidRPr="00FC4EA6">
        <w:rPr>
          <w:rFonts w:ascii="Times New Roman" w:hAnsi="Times New Roman" w:cs="Times New Roman"/>
          <w:sz w:val="24"/>
          <w:szCs w:val="24"/>
          <w:lang w:val="fr-FR"/>
        </w:rPr>
        <w:t> : 250</w:t>
      </w:r>
      <w:r w:rsidRPr="00FC4EA6">
        <w:rPr>
          <w:rFonts w:ascii="Times New Roman" w:hAnsi="Times New Roman" w:cs="Times New Roman"/>
          <w:sz w:val="24"/>
          <w:szCs w:val="24"/>
          <w:lang w:val="fr-FR"/>
        </w:rPr>
        <w:t xml:space="preserve"> 000</w:t>
      </w:r>
      <w:r w:rsidR="00935EFE" w:rsidRPr="00FC4EA6">
        <w:rPr>
          <w:rFonts w:ascii="Times New Roman" w:hAnsi="Times New Roman" w:cs="Times New Roman"/>
          <w:sz w:val="24"/>
          <w:szCs w:val="24"/>
          <w:lang w:val="fr-FR"/>
        </w:rPr>
        <w:t>-500</w:t>
      </w:r>
      <w:r w:rsidRPr="00FC4EA6">
        <w:rPr>
          <w:rFonts w:ascii="Times New Roman" w:hAnsi="Times New Roman" w:cs="Times New Roman"/>
          <w:sz w:val="24"/>
          <w:szCs w:val="24"/>
          <w:lang w:val="fr-FR"/>
        </w:rPr>
        <w:t> </w:t>
      </w:r>
      <w:r w:rsidR="00935EFE" w:rsidRPr="00FC4EA6">
        <w:rPr>
          <w:rFonts w:ascii="Times New Roman" w:hAnsi="Times New Roman" w:cs="Times New Roman"/>
          <w:sz w:val="24"/>
          <w:szCs w:val="24"/>
          <w:lang w:val="fr-FR"/>
        </w:rPr>
        <w:t>000</w:t>
      </w:r>
      <w:r w:rsidRPr="00FC4EA6">
        <w:rPr>
          <w:rFonts w:ascii="Times New Roman" w:hAnsi="Times New Roman" w:cs="Times New Roman"/>
          <w:sz w:val="24"/>
          <w:szCs w:val="24"/>
          <w:lang w:val="fr-FR"/>
        </w:rPr>
        <w:t>FCFA</w:t>
      </w:r>
    </w:p>
    <w:p w14:paraId="126CA296" w14:textId="10531856" w:rsidR="00D233C5" w:rsidRPr="00FC4EA6" w:rsidRDefault="00872D6E" w:rsidP="00207251">
      <w:pPr>
        <w:pStyle w:val="Paragraphedeliste"/>
        <w:numPr>
          <w:ilvl w:val="0"/>
          <w:numId w:val="16"/>
        </w:numPr>
        <w:tabs>
          <w:tab w:val="left" w:pos="7442"/>
        </w:tabs>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FIV : 1500000-3000000 FCFA</w:t>
      </w:r>
    </w:p>
    <w:p w14:paraId="2AE546C8" w14:textId="707F098D" w:rsidR="00700C64" w:rsidRPr="00FC4EA6" w:rsidRDefault="007C2B22" w:rsidP="00207251">
      <w:pPr>
        <w:tabs>
          <w:tab w:val="left" w:pos="7442"/>
        </w:tabs>
        <w:spacing w:after="0"/>
        <w:jc w:val="both"/>
        <w:outlineLvl w:val="1"/>
        <w:rPr>
          <w:rFonts w:ascii="Times New Roman" w:hAnsi="Times New Roman" w:cs="Times New Roman"/>
          <w:b/>
          <w:sz w:val="24"/>
          <w:szCs w:val="24"/>
          <w:lang w:val="fr-FR"/>
        </w:rPr>
      </w:pPr>
      <w:bookmarkStart w:id="164" w:name="_Toc239694664"/>
      <w:r w:rsidRPr="00FC4EA6">
        <w:rPr>
          <w:rFonts w:ascii="Times New Roman" w:hAnsi="Times New Roman" w:cs="Times New Roman"/>
          <w:b/>
          <w:sz w:val="24"/>
          <w:szCs w:val="24"/>
          <w:lang w:val="fr-FR"/>
        </w:rPr>
        <w:t>II</w:t>
      </w:r>
      <w:r w:rsidR="005368D1" w:rsidRPr="00FC4EA6">
        <w:rPr>
          <w:rFonts w:ascii="Times New Roman" w:hAnsi="Times New Roman" w:cs="Times New Roman"/>
          <w:b/>
          <w:sz w:val="24"/>
          <w:szCs w:val="24"/>
          <w:lang w:val="fr-FR"/>
        </w:rPr>
        <w:t>.7</w:t>
      </w:r>
      <w:r w:rsidR="0024742F" w:rsidRPr="00FC4EA6">
        <w:rPr>
          <w:rFonts w:ascii="Times New Roman" w:hAnsi="Times New Roman" w:cs="Times New Roman"/>
          <w:b/>
          <w:sz w:val="24"/>
          <w:szCs w:val="24"/>
          <w:lang w:val="fr-FR"/>
        </w:rPr>
        <w:t>.3. E</w:t>
      </w:r>
      <w:r w:rsidR="00700C64" w:rsidRPr="00FC4EA6">
        <w:rPr>
          <w:rFonts w:ascii="Times New Roman" w:hAnsi="Times New Roman" w:cs="Times New Roman"/>
          <w:b/>
          <w:sz w:val="24"/>
          <w:szCs w:val="24"/>
          <w:lang w:val="fr-FR"/>
        </w:rPr>
        <w:t>njeux en</w:t>
      </w:r>
      <w:r w:rsidR="00872D6E" w:rsidRPr="00FC4EA6">
        <w:rPr>
          <w:rFonts w:ascii="Times New Roman" w:hAnsi="Times New Roman" w:cs="Times New Roman"/>
          <w:b/>
          <w:sz w:val="24"/>
          <w:szCs w:val="24"/>
          <w:lang w:val="fr-FR"/>
        </w:rPr>
        <w:t xml:space="preserve"> santé publique</w:t>
      </w:r>
      <w:bookmarkEnd w:id="164"/>
    </w:p>
    <w:p w14:paraId="75120916" w14:textId="77777777" w:rsidR="00872D6E" w:rsidRPr="00FC4EA6" w:rsidRDefault="00872D6E" w:rsidP="00207251">
      <w:pPr>
        <w:tabs>
          <w:tab w:val="left" w:pos="7442"/>
        </w:tabs>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L’infertilité est paradoxalement un problème de santé publique négligé dans les pays à faible ressources :</w:t>
      </w:r>
    </w:p>
    <w:p w14:paraId="4FF39038" w14:textId="77777777" w:rsidR="00872D6E" w:rsidRPr="00FC4EA6" w:rsidRDefault="00872D6E" w:rsidP="00207251">
      <w:pPr>
        <w:pStyle w:val="Paragraphedeliste"/>
        <w:numPr>
          <w:ilvl w:val="0"/>
          <w:numId w:val="15"/>
        </w:numPr>
        <w:tabs>
          <w:tab w:val="left" w:pos="7442"/>
        </w:tabs>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Priorité aux programmes de lutte contre la mortalité </w:t>
      </w:r>
      <w:proofErr w:type="spellStart"/>
      <w:r w:rsidRPr="00FC4EA6">
        <w:rPr>
          <w:rFonts w:ascii="Times New Roman" w:hAnsi="Times New Roman" w:cs="Times New Roman"/>
          <w:sz w:val="24"/>
          <w:szCs w:val="24"/>
          <w:lang w:val="fr-FR"/>
        </w:rPr>
        <w:t>materno</w:t>
      </w:r>
      <w:proofErr w:type="spellEnd"/>
      <w:r w:rsidRPr="00FC4EA6">
        <w:rPr>
          <w:rFonts w:ascii="Times New Roman" w:hAnsi="Times New Roman" w:cs="Times New Roman"/>
          <w:sz w:val="24"/>
          <w:szCs w:val="24"/>
          <w:lang w:val="fr-FR"/>
        </w:rPr>
        <w:t>-infantile</w:t>
      </w:r>
    </w:p>
    <w:p w14:paraId="4DF09EAB" w14:textId="77777777" w:rsidR="00872D6E" w:rsidRPr="00FC4EA6" w:rsidRDefault="00872D6E" w:rsidP="00207251">
      <w:pPr>
        <w:pStyle w:val="Paragraphedeliste"/>
        <w:numPr>
          <w:ilvl w:val="0"/>
          <w:numId w:val="15"/>
        </w:numPr>
        <w:tabs>
          <w:tab w:val="left" w:pos="7442"/>
        </w:tabs>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Insuffisance de services de prise en charge de l’infertilité dans le secteur public</w:t>
      </w:r>
    </w:p>
    <w:p w14:paraId="4C3CD300" w14:textId="4B8324E9" w:rsidR="00CA4874" w:rsidRPr="00FC4EA6" w:rsidRDefault="00872D6E" w:rsidP="00207251">
      <w:pPr>
        <w:pStyle w:val="Paragraphedeliste"/>
        <w:numPr>
          <w:ilvl w:val="0"/>
          <w:numId w:val="15"/>
        </w:numPr>
        <w:tabs>
          <w:tab w:val="left" w:pos="7442"/>
        </w:tabs>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Absence de politiques nationales sur l’infertilité dans de nombreux pays africains</w:t>
      </w:r>
      <w:r w:rsidR="00CA4874" w:rsidRPr="00FC4EA6">
        <w:rPr>
          <w:rFonts w:ascii="Times New Roman" w:hAnsi="Times New Roman" w:cs="Times New Roman"/>
          <w:sz w:val="24"/>
          <w:szCs w:val="24"/>
          <w:lang w:val="fr-FR"/>
        </w:rPr>
        <w:t xml:space="preserve"> </w:t>
      </w:r>
    </w:p>
    <w:p w14:paraId="5F7FAF79" w14:textId="580C5F4E" w:rsidR="00CA4874" w:rsidRPr="00FC4EA6" w:rsidRDefault="005368D1" w:rsidP="00207251">
      <w:pPr>
        <w:spacing w:after="0"/>
        <w:jc w:val="both"/>
        <w:outlineLvl w:val="1"/>
        <w:rPr>
          <w:rFonts w:ascii="Times New Roman" w:hAnsi="Times New Roman" w:cs="Times New Roman"/>
          <w:b/>
          <w:sz w:val="24"/>
          <w:szCs w:val="24"/>
          <w:lang w:val="fr-FR"/>
        </w:rPr>
      </w:pPr>
      <w:bookmarkStart w:id="165" w:name="_Toc239694665"/>
      <w:r w:rsidRPr="00FC4EA6">
        <w:rPr>
          <w:rFonts w:ascii="Times New Roman" w:hAnsi="Times New Roman" w:cs="Times New Roman"/>
          <w:b/>
          <w:sz w:val="24"/>
          <w:szCs w:val="24"/>
          <w:lang w:val="fr-FR"/>
        </w:rPr>
        <w:t>II.8</w:t>
      </w:r>
      <w:r w:rsidR="00CA4874" w:rsidRPr="00FC4EA6">
        <w:rPr>
          <w:rFonts w:ascii="Times New Roman" w:hAnsi="Times New Roman" w:cs="Times New Roman"/>
          <w:b/>
          <w:sz w:val="24"/>
          <w:szCs w:val="24"/>
          <w:lang w:val="fr-FR"/>
        </w:rPr>
        <w:t>.  Etat des connaissances au Cameroun</w:t>
      </w:r>
      <w:bookmarkEnd w:id="165"/>
      <w:r w:rsidR="00CA4874" w:rsidRPr="00FC4EA6">
        <w:rPr>
          <w:rFonts w:ascii="Times New Roman" w:hAnsi="Times New Roman" w:cs="Times New Roman"/>
          <w:b/>
          <w:sz w:val="24"/>
          <w:szCs w:val="24"/>
          <w:lang w:val="fr-FR"/>
        </w:rPr>
        <w:t xml:space="preserve"> </w:t>
      </w:r>
    </w:p>
    <w:p w14:paraId="6288F298" w14:textId="6F818410" w:rsidR="00CA4874" w:rsidRPr="00FC4EA6" w:rsidRDefault="005368D1" w:rsidP="00207251">
      <w:pPr>
        <w:spacing w:after="0"/>
        <w:jc w:val="both"/>
        <w:outlineLvl w:val="1"/>
        <w:rPr>
          <w:rFonts w:ascii="Times New Roman" w:hAnsi="Times New Roman" w:cs="Times New Roman"/>
          <w:b/>
          <w:sz w:val="24"/>
          <w:szCs w:val="24"/>
          <w:lang w:val="fr-FR"/>
        </w:rPr>
      </w:pPr>
      <w:bookmarkStart w:id="166" w:name="_Toc239694666"/>
      <w:r w:rsidRPr="00FC4EA6">
        <w:rPr>
          <w:rFonts w:ascii="Times New Roman" w:hAnsi="Times New Roman" w:cs="Times New Roman"/>
          <w:b/>
          <w:sz w:val="24"/>
          <w:szCs w:val="24"/>
          <w:lang w:val="fr-FR"/>
        </w:rPr>
        <w:t>II.8</w:t>
      </w:r>
      <w:r w:rsidR="00CA4874" w:rsidRPr="00FC4EA6">
        <w:rPr>
          <w:rFonts w:ascii="Times New Roman" w:hAnsi="Times New Roman" w:cs="Times New Roman"/>
          <w:b/>
          <w:sz w:val="24"/>
          <w:szCs w:val="24"/>
          <w:lang w:val="fr-FR"/>
        </w:rPr>
        <w:t>.1. Etudes épidémiologiques</w:t>
      </w:r>
      <w:bookmarkEnd w:id="166"/>
      <w:r w:rsidR="00CA4874" w:rsidRPr="00FC4EA6">
        <w:rPr>
          <w:rFonts w:ascii="Times New Roman" w:hAnsi="Times New Roman" w:cs="Times New Roman"/>
          <w:b/>
          <w:sz w:val="24"/>
          <w:szCs w:val="24"/>
          <w:lang w:val="fr-FR"/>
        </w:rPr>
        <w:t xml:space="preserve"> </w:t>
      </w:r>
    </w:p>
    <w:p w14:paraId="499D5306" w14:textId="20A76EF3" w:rsidR="00B400FF" w:rsidRDefault="00CA4874" w:rsidP="00207251">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Plusieurs études ont été menées au Cameroun sur l’infertilité, mais peu dans la région de l’Adamaoua.</w:t>
      </w:r>
    </w:p>
    <w:p w14:paraId="52581F71" w14:textId="77777777" w:rsidR="00B400FF" w:rsidRDefault="00B400FF">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584E2884" w14:textId="7F60A7CE" w:rsidR="00CA4874" w:rsidRPr="00FC4EA6" w:rsidRDefault="0067490A" w:rsidP="00207251">
      <w:pPr>
        <w:pStyle w:val="Lgende"/>
        <w:spacing w:after="0"/>
        <w:jc w:val="both"/>
        <w:rPr>
          <w:rFonts w:ascii="Times New Roman" w:hAnsi="Times New Roman" w:cs="Times New Roman"/>
          <w:i w:val="0"/>
          <w:color w:val="auto"/>
          <w:sz w:val="24"/>
          <w:szCs w:val="24"/>
          <w:lang w:val="fr-FR"/>
        </w:rPr>
      </w:pPr>
      <w:bookmarkStart w:id="167" w:name="_Toc239432500"/>
      <w:r w:rsidRPr="00FC4EA6">
        <w:rPr>
          <w:rFonts w:ascii="Times New Roman" w:hAnsi="Times New Roman" w:cs="Times New Roman"/>
          <w:b/>
          <w:i w:val="0"/>
          <w:color w:val="auto"/>
          <w:sz w:val="24"/>
          <w:szCs w:val="24"/>
          <w:lang w:val="fr-FR"/>
        </w:rPr>
        <w:lastRenderedPageBreak/>
        <w:t>Tableau</w:t>
      </w:r>
      <w:r w:rsidR="00A04290" w:rsidRPr="00FC4EA6">
        <w:rPr>
          <w:rFonts w:ascii="Times New Roman" w:hAnsi="Times New Roman" w:cs="Times New Roman"/>
          <w:b/>
          <w:i w:val="0"/>
          <w:color w:val="auto"/>
          <w:sz w:val="24"/>
          <w:szCs w:val="24"/>
          <w:lang w:val="fr-FR"/>
        </w:rPr>
        <w:t xml:space="preserve"> VII</w:t>
      </w:r>
      <w:r w:rsidR="00CC374C" w:rsidRPr="00FC4EA6">
        <w:rPr>
          <w:rFonts w:ascii="Times New Roman" w:hAnsi="Times New Roman" w:cs="Times New Roman"/>
          <w:b/>
          <w:i w:val="0"/>
          <w:color w:val="auto"/>
          <w:sz w:val="24"/>
          <w:szCs w:val="24"/>
          <w:lang w:val="fr-FR"/>
        </w:rPr>
        <w:t xml:space="preserve"> </w:t>
      </w:r>
      <w:r w:rsidR="00CC374C" w:rsidRPr="00FC4EA6">
        <w:rPr>
          <w:rFonts w:ascii="Times New Roman" w:hAnsi="Times New Roman" w:cs="Times New Roman"/>
          <w:i w:val="0"/>
          <w:color w:val="auto"/>
          <w:sz w:val="24"/>
          <w:szCs w:val="24"/>
          <w:lang w:val="fr-FR"/>
        </w:rPr>
        <w:t xml:space="preserve">: auteurs, lieu </w:t>
      </w:r>
      <w:r w:rsidR="00CA4874" w:rsidRPr="00FC4EA6">
        <w:rPr>
          <w:rFonts w:ascii="Times New Roman" w:hAnsi="Times New Roman" w:cs="Times New Roman"/>
          <w:i w:val="0"/>
          <w:color w:val="auto"/>
          <w:sz w:val="24"/>
          <w:szCs w:val="24"/>
          <w:lang w:val="fr-FR"/>
        </w:rPr>
        <w:t>et type d’étude effectués au Cameroun</w:t>
      </w:r>
      <w:bookmarkEnd w:id="167"/>
    </w:p>
    <w:tbl>
      <w:tblPr>
        <w:tblStyle w:val="Grilledutableau"/>
        <w:tblW w:w="0" w:type="auto"/>
        <w:tblLook w:val="04A0" w:firstRow="1" w:lastRow="0" w:firstColumn="1" w:lastColumn="0" w:noHBand="0" w:noVBand="1"/>
      </w:tblPr>
      <w:tblGrid>
        <w:gridCol w:w="2252"/>
        <w:gridCol w:w="2253"/>
        <w:gridCol w:w="2269"/>
        <w:gridCol w:w="2288"/>
      </w:tblGrid>
      <w:tr w:rsidR="00CA4874" w:rsidRPr="00FC4EA6" w14:paraId="1AC2D972" w14:textId="77777777" w:rsidTr="00CA4874">
        <w:tc>
          <w:tcPr>
            <w:tcW w:w="2303" w:type="dxa"/>
          </w:tcPr>
          <w:p w14:paraId="497528F8"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Auteurs (année)</w:t>
            </w:r>
          </w:p>
        </w:tc>
        <w:tc>
          <w:tcPr>
            <w:tcW w:w="2303" w:type="dxa"/>
          </w:tcPr>
          <w:p w14:paraId="2EB183D8"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 xml:space="preserve">Lieu </w:t>
            </w:r>
          </w:p>
        </w:tc>
        <w:tc>
          <w:tcPr>
            <w:tcW w:w="2303" w:type="dxa"/>
          </w:tcPr>
          <w:p w14:paraId="6B1BAF76"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 xml:space="preserve">Type d’étude </w:t>
            </w:r>
          </w:p>
        </w:tc>
        <w:tc>
          <w:tcPr>
            <w:tcW w:w="2303" w:type="dxa"/>
          </w:tcPr>
          <w:p w14:paraId="20273256"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 xml:space="preserve">Principaux résultat </w:t>
            </w:r>
          </w:p>
        </w:tc>
      </w:tr>
      <w:tr w:rsidR="00CA4874" w:rsidRPr="00FC4EA6" w14:paraId="6DC50D2F" w14:textId="77777777" w:rsidTr="004B4223">
        <w:trPr>
          <w:trHeight w:val="1104"/>
        </w:trPr>
        <w:tc>
          <w:tcPr>
            <w:tcW w:w="2303" w:type="dxa"/>
          </w:tcPr>
          <w:p w14:paraId="401CB9D7" w14:textId="77777777" w:rsidR="00CA4874" w:rsidRPr="004B4223" w:rsidRDefault="00CA4874" w:rsidP="004B4223">
            <w:pPr>
              <w:spacing w:after="0" w:line="240" w:lineRule="auto"/>
              <w:jc w:val="both"/>
              <w:rPr>
                <w:rFonts w:ascii="Times New Roman" w:hAnsi="Times New Roman" w:cs="Times New Roman"/>
                <w:szCs w:val="24"/>
              </w:rPr>
            </w:pPr>
            <w:proofErr w:type="spellStart"/>
            <w:r w:rsidRPr="004B4223">
              <w:rPr>
                <w:rFonts w:ascii="Times New Roman" w:hAnsi="Times New Roman" w:cs="Times New Roman"/>
                <w:szCs w:val="24"/>
              </w:rPr>
              <w:t>Tiagha</w:t>
            </w:r>
            <w:proofErr w:type="spellEnd"/>
            <w:r w:rsidRPr="004B4223">
              <w:rPr>
                <w:rFonts w:ascii="Times New Roman" w:hAnsi="Times New Roman" w:cs="Times New Roman"/>
                <w:szCs w:val="24"/>
              </w:rPr>
              <w:t xml:space="preserve"> et al. (2020)</w:t>
            </w:r>
          </w:p>
        </w:tc>
        <w:tc>
          <w:tcPr>
            <w:tcW w:w="2303" w:type="dxa"/>
          </w:tcPr>
          <w:p w14:paraId="29123543"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Sud-Ouest</w:t>
            </w:r>
          </w:p>
        </w:tc>
        <w:tc>
          <w:tcPr>
            <w:tcW w:w="2303" w:type="dxa"/>
          </w:tcPr>
          <w:p w14:paraId="3A92221C"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Rétrospective (5 ans)</w:t>
            </w:r>
          </w:p>
        </w:tc>
        <w:tc>
          <w:tcPr>
            <w:tcW w:w="2303" w:type="dxa"/>
          </w:tcPr>
          <w:p w14:paraId="13334CB0"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Prévalence : 24% ; 31% d’infertilité primaire ;</w:t>
            </w:r>
          </w:p>
          <w:p w14:paraId="3211BE7A"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Cause : infections (35%), tubaires (28%)</w:t>
            </w:r>
          </w:p>
        </w:tc>
      </w:tr>
      <w:tr w:rsidR="00CA4874" w:rsidRPr="00FC4EA6" w14:paraId="3208C90D" w14:textId="77777777" w:rsidTr="004B4223">
        <w:trPr>
          <w:trHeight w:val="561"/>
        </w:trPr>
        <w:tc>
          <w:tcPr>
            <w:tcW w:w="2303" w:type="dxa"/>
          </w:tcPr>
          <w:p w14:paraId="3B97AD20" w14:textId="77777777" w:rsidR="00CA4874" w:rsidRPr="004B4223" w:rsidRDefault="00CA4874" w:rsidP="004B4223">
            <w:pPr>
              <w:spacing w:after="0" w:line="240" w:lineRule="auto"/>
              <w:jc w:val="both"/>
              <w:rPr>
                <w:rFonts w:ascii="Times New Roman" w:hAnsi="Times New Roman" w:cs="Times New Roman"/>
                <w:szCs w:val="24"/>
              </w:rPr>
            </w:pPr>
            <w:proofErr w:type="spellStart"/>
            <w:r w:rsidRPr="004B4223">
              <w:rPr>
                <w:rFonts w:ascii="Times New Roman" w:hAnsi="Times New Roman" w:cs="Times New Roman"/>
                <w:szCs w:val="24"/>
              </w:rPr>
              <w:t>Voundi-Voundi</w:t>
            </w:r>
            <w:proofErr w:type="spellEnd"/>
            <w:r w:rsidRPr="004B4223">
              <w:rPr>
                <w:rFonts w:ascii="Times New Roman" w:hAnsi="Times New Roman" w:cs="Times New Roman"/>
                <w:szCs w:val="24"/>
              </w:rPr>
              <w:t xml:space="preserve"> et al. (2024)</w:t>
            </w:r>
          </w:p>
        </w:tc>
        <w:tc>
          <w:tcPr>
            <w:tcW w:w="2303" w:type="dxa"/>
          </w:tcPr>
          <w:p w14:paraId="44D97194"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 xml:space="preserve">Yaoundé </w:t>
            </w:r>
          </w:p>
        </w:tc>
        <w:tc>
          <w:tcPr>
            <w:tcW w:w="2303" w:type="dxa"/>
          </w:tcPr>
          <w:p w14:paraId="64E70325"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Transversale analytique</w:t>
            </w:r>
          </w:p>
        </w:tc>
        <w:tc>
          <w:tcPr>
            <w:tcW w:w="2303" w:type="dxa"/>
          </w:tcPr>
          <w:p w14:paraId="0D708E1E"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Facteurs associés : IST (p =0,001), pelvienne (p=0,02), âge &gt; 35 ans (p=0,03)</w:t>
            </w:r>
          </w:p>
        </w:tc>
      </w:tr>
      <w:tr w:rsidR="00CA4874" w:rsidRPr="00FC4EA6" w14:paraId="1F175B17" w14:textId="77777777" w:rsidTr="00CA4874">
        <w:tc>
          <w:tcPr>
            <w:tcW w:w="2303" w:type="dxa"/>
          </w:tcPr>
          <w:p w14:paraId="1615BB63" w14:textId="77777777" w:rsidR="00CA4874" w:rsidRPr="004B4223" w:rsidRDefault="00CA4874" w:rsidP="004B4223">
            <w:pPr>
              <w:spacing w:after="0" w:line="240" w:lineRule="auto"/>
              <w:jc w:val="both"/>
              <w:rPr>
                <w:rFonts w:ascii="Times New Roman" w:hAnsi="Times New Roman" w:cs="Times New Roman"/>
                <w:szCs w:val="24"/>
              </w:rPr>
            </w:pPr>
            <w:proofErr w:type="spellStart"/>
            <w:r w:rsidRPr="004B4223">
              <w:rPr>
                <w:rFonts w:ascii="Times New Roman" w:hAnsi="Times New Roman" w:cs="Times New Roman"/>
                <w:szCs w:val="24"/>
              </w:rPr>
              <w:t>Yemele</w:t>
            </w:r>
            <w:proofErr w:type="spellEnd"/>
            <w:r w:rsidRPr="004B4223">
              <w:rPr>
                <w:rFonts w:ascii="Times New Roman" w:hAnsi="Times New Roman" w:cs="Times New Roman"/>
                <w:szCs w:val="24"/>
              </w:rPr>
              <w:t xml:space="preserve"> et al. (2025)</w:t>
            </w:r>
          </w:p>
        </w:tc>
        <w:tc>
          <w:tcPr>
            <w:tcW w:w="2303" w:type="dxa"/>
          </w:tcPr>
          <w:p w14:paraId="5AC27943"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 xml:space="preserve">Garoua </w:t>
            </w:r>
          </w:p>
        </w:tc>
        <w:tc>
          <w:tcPr>
            <w:tcW w:w="2303" w:type="dxa"/>
          </w:tcPr>
          <w:p w14:paraId="71B2F74C"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Transversale (Nord)</w:t>
            </w:r>
          </w:p>
        </w:tc>
        <w:tc>
          <w:tcPr>
            <w:tcW w:w="2303" w:type="dxa"/>
          </w:tcPr>
          <w:p w14:paraId="79C61764"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Facteurs infectieux :</w:t>
            </w:r>
          </w:p>
          <w:p w14:paraId="3F7C500A"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 xml:space="preserve">U. </w:t>
            </w:r>
            <w:proofErr w:type="spellStart"/>
            <w:r w:rsidRPr="004B4223">
              <w:rPr>
                <w:rFonts w:ascii="Times New Roman" w:hAnsi="Times New Roman" w:cs="Times New Roman"/>
                <w:szCs w:val="24"/>
              </w:rPr>
              <w:t>urealyticum</w:t>
            </w:r>
            <w:proofErr w:type="spellEnd"/>
            <w:r w:rsidRPr="004B4223">
              <w:rPr>
                <w:rFonts w:ascii="Times New Roman" w:hAnsi="Times New Roman" w:cs="Times New Roman"/>
                <w:szCs w:val="24"/>
              </w:rPr>
              <w:t xml:space="preserve"> (22%), </w:t>
            </w:r>
            <w:proofErr w:type="spellStart"/>
            <w:r w:rsidRPr="004B4223">
              <w:rPr>
                <w:rFonts w:ascii="Times New Roman" w:hAnsi="Times New Roman" w:cs="Times New Roman"/>
                <w:szCs w:val="24"/>
              </w:rPr>
              <w:t>Clamydia</w:t>
            </w:r>
            <w:proofErr w:type="spellEnd"/>
            <w:r w:rsidRPr="004B4223">
              <w:rPr>
                <w:rFonts w:ascii="Times New Roman" w:hAnsi="Times New Roman" w:cs="Times New Roman"/>
                <w:szCs w:val="24"/>
              </w:rPr>
              <w:t xml:space="preserve"> trachomatis (18%) ; facteurs comportementaux : tabac (15%), alcool (32%)</w:t>
            </w:r>
          </w:p>
        </w:tc>
      </w:tr>
      <w:tr w:rsidR="00CA4874" w:rsidRPr="00FC4EA6" w14:paraId="740947FC" w14:textId="77777777" w:rsidTr="00CA4874">
        <w:tc>
          <w:tcPr>
            <w:tcW w:w="2303" w:type="dxa"/>
          </w:tcPr>
          <w:p w14:paraId="5E0E3175"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Manga et al. (2018)</w:t>
            </w:r>
          </w:p>
        </w:tc>
        <w:tc>
          <w:tcPr>
            <w:tcW w:w="2303" w:type="dxa"/>
          </w:tcPr>
          <w:p w14:paraId="618C46DE"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 xml:space="preserve">Yaoundé </w:t>
            </w:r>
          </w:p>
        </w:tc>
        <w:tc>
          <w:tcPr>
            <w:tcW w:w="2303" w:type="dxa"/>
          </w:tcPr>
          <w:p w14:paraId="5D87AC08"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 xml:space="preserve">Transversale </w:t>
            </w:r>
          </w:p>
        </w:tc>
        <w:tc>
          <w:tcPr>
            <w:tcW w:w="2303" w:type="dxa"/>
          </w:tcPr>
          <w:p w14:paraId="38DF92A3"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 xml:space="preserve">Lien </w:t>
            </w:r>
            <w:proofErr w:type="spellStart"/>
            <w:r w:rsidRPr="004B4223">
              <w:rPr>
                <w:rFonts w:ascii="Times New Roman" w:hAnsi="Times New Roman" w:cs="Times New Roman"/>
                <w:szCs w:val="24"/>
              </w:rPr>
              <w:t>cervicographie</w:t>
            </w:r>
            <w:proofErr w:type="spellEnd"/>
            <w:r w:rsidRPr="004B4223">
              <w:rPr>
                <w:rFonts w:ascii="Times New Roman" w:hAnsi="Times New Roman" w:cs="Times New Roman"/>
                <w:szCs w:val="24"/>
              </w:rPr>
              <w:t xml:space="preserve"> infertilité non prouvés : importance des infections cervicales</w:t>
            </w:r>
          </w:p>
        </w:tc>
      </w:tr>
      <w:tr w:rsidR="00CA4874" w:rsidRPr="00FC4EA6" w14:paraId="11FCF77E" w14:textId="77777777" w:rsidTr="00CA4874">
        <w:tc>
          <w:tcPr>
            <w:tcW w:w="2303" w:type="dxa"/>
          </w:tcPr>
          <w:p w14:paraId="231B8769" w14:textId="77777777" w:rsidR="00CA4874" w:rsidRPr="004B4223" w:rsidRDefault="00CA4874" w:rsidP="004B4223">
            <w:pPr>
              <w:spacing w:after="0" w:line="240" w:lineRule="auto"/>
              <w:jc w:val="both"/>
              <w:rPr>
                <w:rFonts w:ascii="Times New Roman" w:hAnsi="Times New Roman" w:cs="Times New Roman"/>
                <w:szCs w:val="24"/>
              </w:rPr>
            </w:pPr>
            <w:proofErr w:type="spellStart"/>
            <w:r w:rsidRPr="004B4223">
              <w:rPr>
                <w:rFonts w:ascii="Times New Roman" w:hAnsi="Times New Roman" w:cs="Times New Roman"/>
                <w:szCs w:val="24"/>
              </w:rPr>
              <w:t>Njamen</w:t>
            </w:r>
            <w:proofErr w:type="spellEnd"/>
            <w:r w:rsidRPr="004B4223">
              <w:rPr>
                <w:rFonts w:ascii="Times New Roman" w:hAnsi="Times New Roman" w:cs="Times New Roman"/>
                <w:szCs w:val="24"/>
              </w:rPr>
              <w:t xml:space="preserve"> et al. (2019)</w:t>
            </w:r>
          </w:p>
        </w:tc>
        <w:tc>
          <w:tcPr>
            <w:tcW w:w="2303" w:type="dxa"/>
          </w:tcPr>
          <w:p w14:paraId="72267A2B"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 xml:space="preserve">Douala </w:t>
            </w:r>
          </w:p>
        </w:tc>
        <w:tc>
          <w:tcPr>
            <w:tcW w:w="2303" w:type="dxa"/>
          </w:tcPr>
          <w:p w14:paraId="4929B836"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Cas-témoins</w:t>
            </w:r>
          </w:p>
        </w:tc>
        <w:tc>
          <w:tcPr>
            <w:tcW w:w="2303" w:type="dxa"/>
          </w:tcPr>
          <w:p w14:paraId="608CBB5E" w14:textId="77777777" w:rsidR="00CA4874" w:rsidRPr="004B4223" w:rsidRDefault="00CA4874" w:rsidP="004B4223">
            <w:pPr>
              <w:spacing w:after="0" w:line="240" w:lineRule="auto"/>
              <w:jc w:val="both"/>
              <w:rPr>
                <w:rFonts w:ascii="Times New Roman" w:hAnsi="Times New Roman" w:cs="Times New Roman"/>
                <w:szCs w:val="24"/>
              </w:rPr>
            </w:pPr>
            <w:r w:rsidRPr="004B4223">
              <w:rPr>
                <w:rFonts w:ascii="Times New Roman" w:hAnsi="Times New Roman" w:cs="Times New Roman"/>
                <w:szCs w:val="24"/>
              </w:rPr>
              <w:t>Facteurs masculins :38% des cas d’infertilité ; varicocèle (25%), anomalies spermatiques (62%)</w:t>
            </w:r>
          </w:p>
        </w:tc>
      </w:tr>
    </w:tbl>
    <w:p w14:paraId="30AF574B" w14:textId="77777777" w:rsidR="00CA4874" w:rsidRPr="00FC4EA6" w:rsidRDefault="00CA4874" w:rsidP="00207251">
      <w:pPr>
        <w:spacing w:line="240" w:lineRule="auto"/>
        <w:jc w:val="both"/>
        <w:rPr>
          <w:rFonts w:ascii="Times New Roman" w:hAnsi="Times New Roman" w:cs="Times New Roman"/>
          <w:sz w:val="24"/>
          <w:szCs w:val="24"/>
          <w:lang w:val="fr-FR"/>
        </w:rPr>
      </w:pPr>
    </w:p>
    <w:p w14:paraId="1B54B0D9" w14:textId="072D2B72" w:rsidR="00CA4874" w:rsidRPr="00FC4EA6" w:rsidRDefault="005368D1" w:rsidP="00207251">
      <w:pPr>
        <w:jc w:val="both"/>
        <w:outlineLvl w:val="1"/>
        <w:rPr>
          <w:rFonts w:ascii="Times New Roman" w:hAnsi="Times New Roman" w:cs="Times New Roman"/>
          <w:b/>
          <w:sz w:val="24"/>
          <w:szCs w:val="24"/>
          <w:lang w:val="fr-FR"/>
        </w:rPr>
      </w:pPr>
      <w:bookmarkStart w:id="168" w:name="_Toc239694667"/>
      <w:r w:rsidRPr="00FC4EA6">
        <w:rPr>
          <w:rFonts w:ascii="Times New Roman" w:hAnsi="Times New Roman" w:cs="Times New Roman"/>
          <w:b/>
          <w:sz w:val="24"/>
          <w:szCs w:val="24"/>
          <w:lang w:val="fr-FR"/>
        </w:rPr>
        <w:t>II.8</w:t>
      </w:r>
      <w:r w:rsidR="00CA4874" w:rsidRPr="00FC4EA6">
        <w:rPr>
          <w:rFonts w:ascii="Times New Roman" w:hAnsi="Times New Roman" w:cs="Times New Roman"/>
          <w:b/>
          <w:sz w:val="24"/>
          <w:szCs w:val="24"/>
          <w:lang w:val="fr-FR"/>
        </w:rPr>
        <w:t xml:space="preserve">.2.  </w:t>
      </w:r>
      <w:r w:rsidR="00076D5A" w:rsidRPr="00FC4EA6">
        <w:rPr>
          <w:rFonts w:ascii="Times New Roman" w:hAnsi="Times New Roman" w:cs="Times New Roman"/>
          <w:b/>
          <w:sz w:val="24"/>
          <w:szCs w:val="24"/>
          <w:lang w:val="fr-FR"/>
        </w:rPr>
        <w:t>Synthèse</w:t>
      </w:r>
      <w:r w:rsidR="00CA4874" w:rsidRPr="00FC4EA6">
        <w:rPr>
          <w:rFonts w:ascii="Times New Roman" w:hAnsi="Times New Roman" w:cs="Times New Roman"/>
          <w:b/>
          <w:sz w:val="24"/>
          <w:szCs w:val="24"/>
          <w:lang w:val="fr-FR"/>
        </w:rPr>
        <w:t xml:space="preserve"> des études camerounaises</w:t>
      </w:r>
      <w:bookmarkEnd w:id="168"/>
    </w:p>
    <w:p w14:paraId="7FCDA7A1" w14:textId="77777777" w:rsidR="00CA4874" w:rsidRPr="00FC4EA6" w:rsidRDefault="00CA4874" w:rsidP="00207251">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L’analyse de ces études permet de dégager plusieurs constats :</w:t>
      </w:r>
    </w:p>
    <w:p w14:paraId="0FA4D177" w14:textId="77777777" w:rsidR="00CA4874" w:rsidRPr="00FC4EA6" w:rsidRDefault="00CA4874" w:rsidP="00207251">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     En termes de prévalence :</w:t>
      </w:r>
    </w:p>
    <w:p w14:paraId="41046D04" w14:textId="77777777" w:rsidR="00CA4874" w:rsidRPr="00FC4EA6" w:rsidRDefault="00CA4874" w:rsidP="00207251">
      <w:pPr>
        <w:pStyle w:val="Paragraphedeliste"/>
        <w:numPr>
          <w:ilvl w:val="0"/>
          <w:numId w:val="2"/>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L’infertilité touche environ un quart des couples consultant (24-30%)</w:t>
      </w:r>
    </w:p>
    <w:p w14:paraId="61D7016D" w14:textId="77777777" w:rsidR="00CA4874" w:rsidRPr="00FC4EA6" w:rsidRDefault="00CA4874" w:rsidP="00207251">
      <w:pPr>
        <w:pStyle w:val="Paragraphedeliste"/>
        <w:numPr>
          <w:ilvl w:val="0"/>
          <w:numId w:val="2"/>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La proportion d’infertilité primaire varie de (31-58%) selon les séries</w:t>
      </w:r>
    </w:p>
    <w:p w14:paraId="105E9DAC" w14:textId="77777777" w:rsidR="00CA4874" w:rsidRPr="00FC4EA6" w:rsidRDefault="00CA4874" w:rsidP="00207251">
      <w:pPr>
        <w:spacing w:after="0"/>
        <w:ind w:left="36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En termes de facteurs associés :</w:t>
      </w:r>
    </w:p>
    <w:p w14:paraId="18D3989E" w14:textId="77777777" w:rsidR="00CA4874" w:rsidRPr="00FC4EA6" w:rsidRDefault="00CA4874" w:rsidP="00207251">
      <w:pPr>
        <w:pStyle w:val="Paragraphedeliste"/>
        <w:numPr>
          <w:ilvl w:val="0"/>
          <w:numId w:val="12"/>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Infection : rôle majeur des IST</w:t>
      </w:r>
    </w:p>
    <w:p w14:paraId="0892A3AB" w14:textId="065725EE" w:rsidR="00CA4874" w:rsidRPr="00FC4EA6" w:rsidRDefault="00CA4874" w:rsidP="00207251">
      <w:pPr>
        <w:pStyle w:val="Paragraphedeliste"/>
        <w:numPr>
          <w:ilvl w:val="0"/>
          <w:numId w:val="12"/>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Age : </w:t>
      </w:r>
      <w:r w:rsidR="00076D5A" w:rsidRPr="00FC4EA6">
        <w:rPr>
          <w:rFonts w:ascii="Times New Roman" w:hAnsi="Times New Roman" w:cs="Times New Roman"/>
          <w:sz w:val="24"/>
          <w:szCs w:val="24"/>
          <w:lang w:val="fr-FR"/>
        </w:rPr>
        <w:t xml:space="preserve">le </w:t>
      </w:r>
      <w:r w:rsidRPr="00FC4EA6">
        <w:rPr>
          <w:rFonts w:ascii="Times New Roman" w:hAnsi="Times New Roman" w:cs="Times New Roman"/>
          <w:sz w:val="24"/>
          <w:szCs w:val="24"/>
          <w:lang w:val="fr-FR"/>
        </w:rPr>
        <w:t xml:space="preserve">seuil </w:t>
      </w:r>
      <w:r w:rsidR="00076D5A" w:rsidRPr="00FC4EA6">
        <w:rPr>
          <w:rFonts w:ascii="Times New Roman" w:hAnsi="Times New Roman" w:cs="Times New Roman"/>
          <w:sz w:val="24"/>
          <w:szCs w:val="24"/>
          <w:lang w:val="fr-FR"/>
        </w:rPr>
        <w:t>critique est</w:t>
      </w:r>
      <w:r w:rsidRPr="00FC4EA6">
        <w:rPr>
          <w:rFonts w:ascii="Times New Roman" w:hAnsi="Times New Roman" w:cs="Times New Roman"/>
          <w:sz w:val="24"/>
          <w:szCs w:val="24"/>
          <w:lang w:val="fr-FR"/>
        </w:rPr>
        <w:t xml:space="preserve"> de 35 ans pour la femme</w:t>
      </w:r>
    </w:p>
    <w:p w14:paraId="7C9D886C" w14:textId="77777777" w:rsidR="00CA4874" w:rsidRPr="00FC4EA6" w:rsidRDefault="00CA4874" w:rsidP="00207251">
      <w:pPr>
        <w:pStyle w:val="Paragraphedeliste"/>
        <w:numPr>
          <w:ilvl w:val="0"/>
          <w:numId w:val="12"/>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Antécédents chirurgicaux : chirurgie pelvienne et appendicectomie</w:t>
      </w:r>
    </w:p>
    <w:p w14:paraId="42878501" w14:textId="77777777" w:rsidR="00CA4874" w:rsidRPr="00FC4EA6" w:rsidRDefault="00CA4874" w:rsidP="00207251">
      <w:pPr>
        <w:pStyle w:val="Paragraphedeliste"/>
        <w:numPr>
          <w:ilvl w:val="0"/>
          <w:numId w:val="12"/>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Facteurs masculins : sous-diagnostiqués mais présents dans 30-40% des cas </w:t>
      </w:r>
    </w:p>
    <w:p w14:paraId="6406553F" w14:textId="718CACF8" w:rsidR="00B400FF" w:rsidRDefault="00CA4874" w:rsidP="00207251">
      <w:pPr>
        <w:pStyle w:val="Paragraphedeliste"/>
        <w:numPr>
          <w:ilvl w:val="0"/>
          <w:numId w:val="12"/>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Facteurs comportementaux : tabagisme, alcool, IMC anormal</w:t>
      </w:r>
    </w:p>
    <w:p w14:paraId="3CD48793" w14:textId="77777777" w:rsidR="00B400FF" w:rsidRDefault="00B400FF">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656408CC" w14:textId="7B910BE0" w:rsidR="00CA4874" w:rsidRPr="00FC4EA6" w:rsidRDefault="00CA4874" w:rsidP="00207251">
      <w:pPr>
        <w:jc w:val="both"/>
        <w:outlineLvl w:val="2"/>
        <w:rPr>
          <w:rFonts w:ascii="Times New Roman" w:hAnsi="Times New Roman" w:cs="Times New Roman"/>
          <w:b/>
          <w:sz w:val="24"/>
          <w:szCs w:val="24"/>
          <w:lang w:val="fr-FR"/>
        </w:rPr>
      </w:pPr>
      <w:r w:rsidRPr="00FC4EA6">
        <w:rPr>
          <w:rFonts w:ascii="Times New Roman" w:hAnsi="Times New Roman" w:cs="Times New Roman"/>
          <w:b/>
          <w:sz w:val="24"/>
          <w:szCs w:val="24"/>
          <w:lang w:val="fr-FR"/>
        </w:rPr>
        <w:lastRenderedPageBreak/>
        <w:t xml:space="preserve">             </w:t>
      </w:r>
      <w:bookmarkStart w:id="169" w:name="_Toc239694668"/>
      <w:r w:rsidR="005368D1" w:rsidRPr="00FC4EA6">
        <w:rPr>
          <w:rFonts w:ascii="Times New Roman" w:hAnsi="Times New Roman" w:cs="Times New Roman"/>
          <w:b/>
          <w:sz w:val="24"/>
          <w:szCs w:val="24"/>
          <w:lang w:val="fr-FR"/>
        </w:rPr>
        <w:t>II.8</w:t>
      </w:r>
      <w:r w:rsidRPr="00FC4EA6">
        <w:rPr>
          <w:rFonts w:ascii="Times New Roman" w:hAnsi="Times New Roman" w:cs="Times New Roman"/>
          <w:b/>
          <w:sz w:val="24"/>
          <w:szCs w:val="24"/>
          <w:lang w:val="fr-FR"/>
        </w:rPr>
        <w:t xml:space="preserve">.3. </w:t>
      </w:r>
      <w:r w:rsidR="00076D5A" w:rsidRPr="00FC4EA6">
        <w:rPr>
          <w:rFonts w:ascii="Times New Roman" w:hAnsi="Times New Roman" w:cs="Times New Roman"/>
          <w:b/>
          <w:sz w:val="24"/>
          <w:szCs w:val="24"/>
          <w:lang w:val="fr-FR"/>
        </w:rPr>
        <w:t>Lacunes identifiées</w:t>
      </w:r>
      <w:bookmarkEnd w:id="169"/>
    </w:p>
    <w:p w14:paraId="5A95F413" w14:textId="77777777" w:rsidR="00CA4874" w:rsidRPr="00FC4EA6" w:rsidRDefault="00CA4874" w:rsidP="00207251">
      <w:pPr>
        <w:pStyle w:val="Paragraphedeliste"/>
        <w:numPr>
          <w:ilvl w:val="0"/>
          <w:numId w:val="13"/>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Peu de données dans l’Adamaoua et le Nord-Cameroun à l’exception de Garoua</w:t>
      </w:r>
    </w:p>
    <w:p w14:paraId="45C16F18" w14:textId="77777777" w:rsidR="00CA4874" w:rsidRPr="00FC4EA6" w:rsidRDefault="00CA4874" w:rsidP="00207251">
      <w:pPr>
        <w:pStyle w:val="Paragraphedeliste"/>
        <w:numPr>
          <w:ilvl w:val="0"/>
          <w:numId w:val="13"/>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Peu d’étude incluant systématiquement les deux conjoints</w:t>
      </w:r>
    </w:p>
    <w:p w14:paraId="28CFBEAB" w14:textId="77777777" w:rsidR="00CA4874" w:rsidRPr="00FC4EA6" w:rsidRDefault="00CA4874" w:rsidP="00207251">
      <w:pPr>
        <w:pStyle w:val="Paragraphedeliste"/>
        <w:numPr>
          <w:ilvl w:val="0"/>
          <w:numId w:val="13"/>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Données limitées sur les facteurs socioculturels et le recours aux soins </w:t>
      </w:r>
    </w:p>
    <w:p w14:paraId="44D25C85" w14:textId="77777777" w:rsidR="00CA4874" w:rsidRPr="00FC4EA6" w:rsidRDefault="00CA4874" w:rsidP="00207251">
      <w:pPr>
        <w:pStyle w:val="Paragraphedeliste"/>
        <w:numPr>
          <w:ilvl w:val="0"/>
          <w:numId w:val="13"/>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Insuffisance d’études analytiques avec régression logistique multi variée</w:t>
      </w:r>
    </w:p>
    <w:p w14:paraId="55342F36" w14:textId="77777777" w:rsidR="00CA4874" w:rsidRPr="00FC4EA6" w:rsidRDefault="00CA4874" w:rsidP="00207251">
      <w:pPr>
        <w:pStyle w:val="Paragraphedeliste"/>
        <w:spacing w:after="0"/>
        <w:ind w:left="771"/>
        <w:jc w:val="both"/>
        <w:rPr>
          <w:rFonts w:ascii="Times New Roman" w:hAnsi="Times New Roman" w:cs="Times New Roman"/>
          <w:sz w:val="24"/>
          <w:szCs w:val="24"/>
          <w:lang w:val="fr-FR"/>
        </w:rPr>
      </w:pPr>
    </w:p>
    <w:p w14:paraId="3BCE7426" w14:textId="1AC606B5" w:rsidR="000F4766" w:rsidRPr="00FC4EA6" w:rsidRDefault="000F4766" w:rsidP="00C73D34">
      <w:pPr>
        <w:ind w:left="720"/>
        <w:jc w:val="both"/>
        <w:outlineLvl w:val="1"/>
        <w:rPr>
          <w:rFonts w:ascii="Times New Roman" w:hAnsi="Times New Roman" w:cs="Times New Roman"/>
          <w:sz w:val="24"/>
          <w:szCs w:val="24"/>
          <w:lang w:val="fr-FR"/>
        </w:rPr>
      </w:pPr>
    </w:p>
    <w:p w14:paraId="2F7C663C" w14:textId="77777777" w:rsidR="00506F59" w:rsidRDefault="00207251" w:rsidP="006B0D74">
      <w:pPr>
        <w:rPr>
          <w:rFonts w:ascii="Times New Roman" w:hAnsi="Times New Roman" w:cs="Times New Roman"/>
          <w:sz w:val="24"/>
          <w:szCs w:val="24"/>
          <w:lang w:val="fr-FR"/>
        </w:rPr>
      </w:pPr>
      <w:r w:rsidRPr="00FC4EA6">
        <w:rPr>
          <w:rFonts w:ascii="Times New Roman" w:hAnsi="Times New Roman" w:cs="Times New Roman"/>
          <w:sz w:val="24"/>
          <w:szCs w:val="24"/>
          <w:lang w:val="fr-FR"/>
        </w:rPr>
        <w:br w:type="page"/>
      </w:r>
    </w:p>
    <w:p w14:paraId="76C4DF2C" w14:textId="426ECB5C" w:rsidR="000F4766" w:rsidRPr="00FC4EA6" w:rsidRDefault="00645FF8" w:rsidP="006B0D74">
      <w:pPr>
        <w:rPr>
          <w:rFonts w:ascii="Times New Roman" w:hAnsi="Times New Roman" w:cs="Times New Roman"/>
          <w:sz w:val="24"/>
          <w:szCs w:val="24"/>
          <w:lang w:val="fr-FR"/>
        </w:rPr>
        <w:sectPr w:rsidR="000F4766" w:rsidRPr="00FC4EA6" w:rsidSect="00863D98">
          <w:headerReference w:type="default" r:id="rId29"/>
          <w:footerReference w:type="default" r:id="rId30"/>
          <w:type w:val="nextColumn"/>
          <w:pgSz w:w="11906" w:h="16838"/>
          <w:pgMar w:top="1417" w:right="1417" w:bottom="1417" w:left="1417" w:header="708" w:footer="191" w:gutter="0"/>
          <w:cols w:space="709"/>
          <w:docGrid w:linePitch="360"/>
        </w:sectPr>
      </w:pPr>
      <w:r w:rsidRPr="00FC4EA6">
        <w:rPr>
          <w:rFonts w:ascii="Times New Roman" w:hAnsi="Times New Roman" w:cs="Times New Roman"/>
          <w:noProof/>
          <w:sz w:val="24"/>
          <w:szCs w:val="24"/>
          <w:lang w:val="fr-FR"/>
        </w:rPr>
        <w:lastRenderedPageBreak/>
        <mc:AlternateContent>
          <mc:Choice Requires="wps">
            <w:drawing>
              <wp:anchor distT="0" distB="0" distL="114300" distR="114300" simplePos="0" relativeHeight="251716096" behindDoc="0" locked="0" layoutInCell="1" allowOverlap="1" wp14:anchorId="421757FE" wp14:editId="29291D93">
                <wp:simplePos x="0" y="0"/>
                <wp:positionH relativeFrom="column">
                  <wp:posOffset>5245735</wp:posOffset>
                </wp:positionH>
                <wp:positionV relativeFrom="paragraph">
                  <wp:posOffset>7995492</wp:posOffset>
                </wp:positionV>
                <wp:extent cx="868960" cy="606056"/>
                <wp:effectExtent l="0" t="0" r="7620" b="3810"/>
                <wp:wrapNone/>
                <wp:docPr id="36" name="Rectangle : coins arrondis 36"/>
                <wp:cNvGraphicFramePr/>
                <a:graphic xmlns:a="http://schemas.openxmlformats.org/drawingml/2006/main">
                  <a:graphicData uri="http://schemas.microsoft.com/office/word/2010/wordprocessingShape">
                    <wps:wsp>
                      <wps:cNvSpPr/>
                      <wps:spPr>
                        <a:xfrm>
                          <a:off x="0" y="0"/>
                          <a:ext cx="868960" cy="606056"/>
                        </a:xfrm>
                        <a:prstGeom prst="round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DD6673" id="Rectangle : coins arrondis 36" o:spid="_x0000_s1026" style="position:absolute;margin-left:413.05pt;margin-top:629.55pt;width:68.4pt;height:47.7pt;z-index:2517160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" fillcolor="white [3201]" stroked="f" strokeweight="2pt"/>
            </w:pict>
          </mc:Fallback>
        </mc:AlternateContent>
      </w:r>
      <w:r w:rsidR="000F4766" w:rsidRPr="00FC4EA6">
        <w:rPr>
          <w:rFonts w:ascii="Times New Roman" w:hAnsi="Times New Roman" w:cs="Times New Roman"/>
          <w:noProof/>
          <w:sz w:val="24"/>
          <w:szCs w:val="24"/>
          <w:lang w:val="fr-FR"/>
        </w:rPr>
        <mc:AlternateContent>
          <mc:Choice Requires="wps">
            <w:drawing>
              <wp:anchor distT="0" distB="0" distL="114300" distR="114300" simplePos="0" relativeHeight="251657728" behindDoc="0" locked="0" layoutInCell="1" allowOverlap="1" wp14:anchorId="5B63EC0C" wp14:editId="44C386E1">
                <wp:simplePos x="0" y="0"/>
                <wp:positionH relativeFrom="column">
                  <wp:posOffset>725805</wp:posOffset>
                </wp:positionH>
                <wp:positionV relativeFrom="paragraph">
                  <wp:posOffset>2764790</wp:posOffset>
                </wp:positionV>
                <wp:extent cx="4254500" cy="1727200"/>
                <wp:effectExtent l="0" t="0" r="12700" b="25400"/>
                <wp:wrapNone/>
                <wp:docPr id="7" name="Organigramme : Alternativ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00" cy="1727200"/>
                        </a:xfrm>
                        <a:prstGeom prst="flowChartAlternateProcess">
                          <a:avLst/>
                        </a:prstGeom>
                        <a:solidFill>
                          <a:srgbClr val="F4D6CC"/>
                        </a:solidFill>
                        <a:ln w="9525">
                          <a:solidFill>
                            <a:srgbClr val="000000"/>
                          </a:solidFill>
                          <a:miter lim="800000"/>
                          <a:headEnd/>
                          <a:tailEnd/>
                        </a:ln>
                      </wps:spPr>
                      <wps:txbx>
                        <w:txbxContent>
                          <w:p w14:paraId="1C1A4B1E" w14:textId="77777777" w:rsidR="00C15A28" w:rsidRDefault="00C15A28" w:rsidP="000F4766">
                            <w:pPr>
                              <w:pStyle w:val="Titre1"/>
                              <w:spacing w:before="120"/>
                              <w:rPr>
                                <w:rFonts w:ascii="Times New Roman" w:hAnsi="Times New Roman" w:cs="Times New Roman"/>
                                <w:color w:val="auto"/>
                                <w:sz w:val="32"/>
                                <w:szCs w:val="32"/>
                              </w:rPr>
                            </w:pPr>
                            <w:bookmarkStart w:id="170" w:name="_Toc176277354"/>
                            <w:bookmarkStart w:id="171" w:name="_Toc176323282"/>
                            <w:bookmarkStart w:id="172" w:name="_Toc176323484"/>
                          </w:p>
                          <w:p w14:paraId="236368DE" w14:textId="012BD830" w:rsidR="00C15A28" w:rsidRPr="000575C6" w:rsidRDefault="00C15A28" w:rsidP="00207251">
                            <w:pPr>
                              <w:pStyle w:val="Titre1"/>
                              <w:spacing w:before="120"/>
                              <w:jc w:val="center"/>
                              <w:rPr>
                                <w:color w:val="auto"/>
                                <w:sz w:val="32"/>
                              </w:rPr>
                            </w:pPr>
                            <w:bookmarkStart w:id="173" w:name="_Toc239694597"/>
                            <w:bookmarkStart w:id="174" w:name="_Toc239694669"/>
                            <w:r w:rsidRPr="000F4766">
                              <w:rPr>
                                <w:rFonts w:ascii="Times New Roman" w:hAnsi="Times New Roman" w:cs="Times New Roman"/>
                                <w:color w:val="auto"/>
                                <w:sz w:val="32"/>
                                <w:szCs w:val="32"/>
                              </w:rPr>
                              <w:t>CHAPITRE</w:t>
                            </w:r>
                            <w:r>
                              <w:rPr>
                                <w:color w:val="auto"/>
                                <w:sz w:val="32"/>
                              </w:rPr>
                              <w:t xml:space="preserve"> III : </w:t>
                            </w:r>
                            <w:r w:rsidRPr="000575C6">
                              <w:rPr>
                                <w:color w:val="auto"/>
                                <w:sz w:val="32"/>
                              </w:rPr>
                              <w:t>METHODOLOGIE</w:t>
                            </w:r>
                            <w:bookmarkEnd w:id="170"/>
                            <w:bookmarkEnd w:id="171"/>
                            <w:bookmarkEnd w:id="172"/>
                            <w:bookmarkEnd w:id="173"/>
                            <w:bookmarkEnd w:id="174"/>
                          </w:p>
                          <w:p w14:paraId="37BAE4B1" w14:textId="77777777" w:rsidR="00C15A28" w:rsidRPr="000575C6" w:rsidRDefault="00C15A28" w:rsidP="000F4766">
                            <w:pPr>
                              <w:pStyle w:val="Titre1"/>
                              <w:spacing w:before="120"/>
                              <w:rPr>
                                <w:color w:val="auto"/>
                                <w:sz w:val="32"/>
                              </w:rPr>
                            </w:pPr>
                          </w:p>
                          <w:p w14:paraId="17E41E30" w14:textId="77777777" w:rsidR="00C15A28" w:rsidRDefault="00C15A28" w:rsidP="000F4766">
                            <w:pPr>
                              <w:spacing w:before="12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3EC0C" id="Organigramme : Alternative 7" o:spid="_x0000_s1036" type="#_x0000_t176" style="position:absolute;margin-left:57.15pt;margin-top:217.7pt;width:335pt;height:1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" fillcolor="#f4d6cc">
                <v:textbox>
                  <w:txbxContent>
                    <w:p w14:paraId="1C1A4B1E" w14:textId="77777777" w:rsidR="00C15A28" w:rsidRDefault="00C15A28" w:rsidP="000F4766">
                      <w:pPr>
                        <w:pStyle w:val="Titre1"/>
                        <w:spacing w:before="120"/>
                        <w:rPr>
                          <w:rFonts w:ascii="Times New Roman" w:hAnsi="Times New Roman" w:cs="Times New Roman"/>
                          <w:color w:val="auto"/>
                          <w:sz w:val="32"/>
                          <w:szCs w:val="32"/>
                        </w:rPr>
                      </w:pPr>
                      <w:bookmarkStart w:id="175" w:name="_Toc176277354"/>
                      <w:bookmarkStart w:id="176" w:name="_Toc176323282"/>
                      <w:bookmarkStart w:id="177" w:name="_Toc176323484"/>
                    </w:p>
                    <w:p w14:paraId="236368DE" w14:textId="012BD830" w:rsidR="00C15A28" w:rsidRPr="000575C6" w:rsidRDefault="00C15A28" w:rsidP="00207251">
                      <w:pPr>
                        <w:pStyle w:val="Titre1"/>
                        <w:spacing w:before="120"/>
                        <w:jc w:val="center"/>
                        <w:rPr>
                          <w:color w:val="auto"/>
                          <w:sz w:val="32"/>
                        </w:rPr>
                      </w:pPr>
                      <w:bookmarkStart w:id="178" w:name="_Toc239694597"/>
                      <w:bookmarkStart w:id="179" w:name="_Toc239694669"/>
                      <w:r w:rsidRPr="000F4766">
                        <w:rPr>
                          <w:rFonts w:ascii="Times New Roman" w:hAnsi="Times New Roman" w:cs="Times New Roman"/>
                          <w:color w:val="auto"/>
                          <w:sz w:val="32"/>
                          <w:szCs w:val="32"/>
                        </w:rPr>
                        <w:t>CHAPITRE</w:t>
                      </w:r>
                      <w:r>
                        <w:rPr>
                          <w:color w:val="auto"/>
                          <w:sz w:val="32"/>
                        </w:rPr>
                        <w:t xml:space="preserve"> III : </w:t>
                      </w:r>
                      <w:r w:rsidRPr="000575C6">
                        <w:rPr>
                          <w:color w:val="auto"/>
                          <w:sz w:val="32"/>
                        </w:rPr>
                        <w:t>METHODOLOGIE</w:t>
                      </w:r>
                      <w:bookmarkEnd w:id="175"/>
                      <w:bookmarkEnd w:id="176"/>
                      <w:bookmarkEnd w:id="177"/>
                      <w:bookmarkEnd w:id="178"/>
                      <w:bookmarkEnd w:id="179"/>
                    </w:p>
                    <w:p w14:paraId="37BAE4B1" w14:textId="77777777" w:rsidR="00C15A28" w:rsidRPr="000575C6" w:rsidRDefault="00C15A28" w:rsidP="000F4766">
                      <w:pPr>
                        <w:pStyle w:val="Titre1"/>
                        <w:spacing w:before="120"/>
                        <w:rPr>
                          <w:color w:val="auto"/>
                          <w:sz w:val="32"/>
                        </w:rPr>
                      </w:pPr>
                    </w:p>
                    <w:p w14:paraId="17E41E30" w14:textId="77777777" w:rsidR="00C15A28" w:rsidRDefault="00C15A28" w:rsidP="000F4766">
                      <w:pPr>
                        <w:spacing w:before="120"/>
                        <w:jc w:val="center"/>
                      </w:pPr>
                    </w:p>
                  </w:txbxContent>
                </v:textbox>
              </v:shape>
            </w:pict>
          </mc:Fallback>
        </mc:AlternateContent>
      </w:r>
    </w:p>
    <w:p w14:paraId="38239AAC" w14:textId="2731900D" w:rsidR="0024742F" w:rsidRPr="00FC4EA6" w:rsidRDefault="000F4766" w:rsidP="00207251">
      <w:pPr>
        <w:spacing w:after="0"/>
        <w:jc w:val="both"/>
        <w:outlineLvl w:val="1"/>
        <w:rPr>
          <w:rFonts w:ascii="Times New Roman" w:hAnsi="Times New Roman" w:cs="Times New Roman"/>
          <w:b/>
          <w:sz w:val="28"/>
          <w:szCs w:val="28"/>
          <w:lang w:val="fr-FR"/>
        </w:rPr>
      </w:pPr>
      <w:bookmarkStart w:id="180" w:name="_Toc173225301"/>
      <w:r w:rsidRPr="00FC4EA6">
        <w:rPr>
          <w:rFonts w:ascii="Times New Roman" w:hAnsi="Times New Roman" w:cs="Times New Roman"/>
          <w:sz w:val="24"/>
          <w:szCs w:val="24"/>
          <w:lang w:val="fr-FR"/>
        </w:rPr>
        <w:lastRenderedPageBreak/>
        <w:t xml:space="preserve">   </w:t>
      </w:r>
      <w:bookmarkStart w:id="181" w:name="_Toc239694670"/>
      <w:r w:rsidR="0024742F" w:rsidRPr="00FC4EA6">
        <w:rPr>
          <w:rFonts w:ascii="Times New Roman" w:eastAsiaTheme="majorEastAsia" w:hAnsi="Times New Roman" w:cs="Times New Roman"/>
          <w:b/>
          <w:bCs/>
          <w:sz w:val="24"/>
          <w:szCs w:val="24"/>
          <w:lang w:val="fr-FR"/>
        </w:rPr>
        <w:t>III.</w:t>
      </w:r>
      <w:r w:rsidR="00076D5A" w:rsidRPr="00FC4EA6">
        <w:rPr>
          <w:rFonts w:ascii="Times New Roman" w:eastAsiaTheme="majorEastAsia" w:hAnsi="Times New Roman" w:cs="Times New Roman"/>
          <w:b/>
          <w:bCs/>
          <w:sz w:val="24"/>
          <w:szCs w:val="24"/>
          <w:lang w:val="fr-FR"/>
        </w:rPr>
        <w:t>1</w:t>
      </w:r>
      <w:r w:rsidR="00076D5A" w:rsidRPr="00FC4EA6">
        <w:rPr>
          <w:rFonts w:ascii="Times New Roman" w:eastAsia="Times New Roman" w:hAnsi="Times New Roman" w:cs="Times New Roman"/>
          <w:sz w:val="24"/>
          <w:szCs w:val="24"/>
          <w:lang w:val="fr-FR"/>
        </w:rPr>
        <w:t>.</w:t>
      </w:r>
      <w:r w:rsidR="00076D5A" w:rsidRPr="00FC4EA6">
        <w:rPr>
          <w:rFonts w:ascii="Times New Roman" w:hAnsi="Times New Roman" w:cs="Times New Roman"/>
          <w:b/>
          <w:sz w:val="24"/>
          <w:szCs w:val="24"/>
          <w:lang w:val="fr-FR"/>
        </w:rPr>
        <w:t xml:space="preserve"> CHOIX</w:t>
      </w:r>
      <w:r w:rsidR="00785310" w:rsidRPr="00FC4EA6">
        <w:rPr>
          <w:rFonts w:ascii="Times New Roman" w:hAnsi="Times New Roman" w:cs="Times New Roman"/>
          <w:b/>
          <w:sz w:val="24"/>
          <w:szCs w:val="24"/>
          <w:lang w:val="fr-FR"/>
        </w:rPr>
        <w:t xml:space="preserve"> ET JUSTIFICATION DU</w:t>
      </w:r>
      <w:r w:rsidR="00346C95" w:rsidRPr="00FC4EA6">
        <w:rPr>
          <w:rFonts w:ascii="Times New Roman" w:hAnsi="Times New Roman" w:cs="Times New Roman"/>
          <w:b/>
          <w:sz w:val="24"/>
          <w:szCs w:val="24"/>
          <w:lang w:val="fr-FR"/>
        </w:rPr>
        <w:t xml:space="preserve"> LIEU D’É</w:t>
      </w:r>
      <w:r w:rsidR="00785310" w:rsidRPr="00FC4EA6">
        <w:rPr>
          <w:rFonts w:ascii="Times New Roman" w:hAnsi="Times New Roman" w:cs="Times New Roman"/>
          <w:b/>
          <w:sz w:val="24"/>
          <w:szCs w:val="24"/>
          <w:lang w:val="fr-FR"/>
        </w:rPr>
        <w:t>TUDE</w:t>
      </w:r>
      <w:bookmarkStart w:id="182" w:name="_Toc173225302"/>
      <w:bookmarkEnd w:id="180"/>
      <w:bookmarkEnd w:id="181"/>
    </w:p>
    <w:p w14:paraId="6ADEA47C" w14:textId="77592261" w:rsidR="00785310" w:rsidRPr="00FC4EA6" w:rsidRDefault="0024742F" w:rsidP="00207251">
      <w:pPr>
        <w:spacing w:after="0"/>
        <w:jc w:val="both"/>
        <w:outlineLvl w:val="1"/>
        <w:rPr>
          <w:rFonts w:ascii="Times New Roman" w:eastAsia="Times New Roman" w:hAnsi="Times New Roman" w:cs="Times New Roman"/>
          <w:sz w:val="24"/>
          <w:szCs w:val="24"/>
          <w:lang w:val="fr-FR"/>
        </w:rPr>
      </w:pPr>
      <w:bookmarkStart w:id="183" w:name="_Toc239694671"/>
      <w:r w:rsidRPr="00FC4EA6">
        <w:rPr>
          <w:rFonts w:ascii="Times New Roman" w:hAnsi="Times New Roman" w:cs="Times New Roman"/>
          <w:b/>
          <w:sz w:val="24"/>
          <w:szCs w:val="24"/>
          <w:lang w:val="fr-FR"/>
        </w:rPr>
        <w:t xml:space="preserve">III.1.1. </w:t>
      </w:r>
      <w:r w:rsidR="00785310" w:rsidRPr="00FC4EA6">
        <w:rPr>
          <w:rFonts w:ascii="Times New Roman" w:hAnsi="Times New Roman" w:cs="Times New Roman"/>
          <w:b/>
          <w:sz w:val="24"/>
          <w:szCs w:val="24"/>
          <w:lang w:val="fr-FR"/>
        </w:rPr>
        <w:t>Choix du lieu de l’étude</w:t>
      </w:r>
      <w:bookmarkEnd w:id="182"/>
      <w:bookmarkEnd w:id="183"/>
    </w:p>
    <w:p w14:paraId="7A591DC8" w14:textId="27D5496B" w:rsidR="00B8062E" w:rsidRPr="00FC4EA6" w:rsidRDefault="00A04290" w:rsidP="00207251">
      <w:pPr>
        <w:spacing w:after="0"/>
        <w:jc w:val="both"/>
        <w:outlineLvl w:val="2"/>
        <w:rPr>
          <w:rFonts w:ascii="Times New Roman" w:hAnsi="Times New Roman" w:cs="Times New Roman"/>
          <w:sz w:val="24"/>
          <w:szCs w:val="24"/>
          <w:lang w:val="fr-FR"/>
        </w:rPr>
      </w:pPr>
      <w:bookmarkStart w:id="184" w:name="_Toc232763714"/>
      <w:bookmarkStart w:id="185" w:name="_Toc239682348"/>
      <w:bookmarkStart w:id="186" w:name="_Toc239694672"/>
      <w:r w:rsidRPr="00FC4EA6">
        <w:rPr>
          <w:rFonts w:ascii="Times New Roman" w:hAnsi="Times New Roman" w:cs="Times New Roman"/>
          <w:sz w:val="24"/>
          <w:szCs w:val="24"/>
          <w:lang w:val="fr-FR"/>
        </w:rPr>
        <w:t>L’étude était</w:t>
      </w:r>
      <w:r w:rsidR="00B8062E" w:rsidRPr="00FC4EA6">
        <w:rPr>
          <w:rFonts w:ascii="Times New Roman" w:hAnsi="Times New Roman" w:cs="Times New Roman"/>
          <w:sz w:val="24"/>
          <w:szCs w:val="24"/>
          <w:lang w:val="fr-FR"/>
        </w:rPr>
        <w:t xml:space="preserve"> </w:t>
      </w:r>
      <w:r w:rsidR="00322282" w:rsidRPr="00FC4EA6">
        <w:rPr>
          <w:rFonts w:ascii="Times New Roman" w:hAnsi="Times New Roman" w:cs="Times New Roman"/>
          <w:sz w:val="24"/>
          <w:szCs w:val="24"/>
          <w:lang w:val="fr-FR"/>
        </w:rPr>
        <w:t>réalisée</w:t>
      </w:r>
      <w:r w:rsidR="00B8062E" w:rsidRPr="00FC4EA6">
        <w:rPr>
          <w:rFonts w:ascii="Times New Roman" w:hAnsi="Times New Roman" w:cs="Times New Roman"/>
          <w:sz w:val="24"/>
          <w:szCs w:val="24"/>
          <w:lang w:val="fr-FR"/>
        </w:rPr>
        <w:t xml:space="preserve"> dans les </w:t>
      </w:r>
      <w:r w:rsidR="00234A23" w:rsidRPr="00FC4EA6">
        <w:rPr>
          <w:rFonts w:ascii="Times New Roman" w:hAnsi="Times New Roman" w:cs="Times New Roman"/>
          <w:sz w:val="24"/>
          <w:szCs w:val="24"/>
          <w:lang w:val="fr-FR"/>
        </w:rPr>
        <w:t>hôpitaux</w:t>
      </w:r>
      <w:r w:rsidR="00B8062E" w:rsidRPr="00FC4EA6">
        <w:rPr>
          <w:rFonts w:ascii="Times New Roman" w:hAnsi="Times New Roman" w:cs="Times New Roman"/>
          <w:sz w:val="24"/>
          <w:szCs w:val="24"/>
          <w:lang w:val="fr-FR"/>
        </w:rPr>
        <w:t xml:space="preserve"> suivants :</w:t>
      </w:r>
      <w:bookmarkEnd w:id="184"/>
      <w:bookmarkEnd w:id="185"/>
      <w:bookmarkEnd w:id="186"/>
    </w:p>
    <w:p w14:paraId="580E9134" w14:textId="5E0F5FEB" w:rsidR="00565725" w:rsidRPr="00FC4EA6" w:rsidRDefault="007C2B22" w:rsidP="00207251">
      <w:pPr>
        <w:pStyle w:val="Paragraphedeliste"/>
        <w:numPr>
          <w:ilvl w:val="0"/>
          <w:numId w:val="40"/>
        </w:numPr>
        <w:spacing w:after="0"/>
        <w:ind w:left="993"/>
        <w:jc w:val="both"/>
        <w:outlineLvl w:val="2"/>
        <w:rPr>
          <w:rFonts w:ascii="Times New Roman" w:hAnsi="Times New Roman" w:cs="Times New Roman"/>
          <w:sz w:val="24"/>
          <w:szCs w:val="24"/>
          <w:lang w:val="fr-FR"/>
        </w:rPr>
      </w:pPr>
      <w:bookmarkStart w:id="187" w:name="_Toc232763715"/>
      <w:bookmarkStart w:id="188" w:name="_Toc239682349"/>
      <w:bookmarkStart w:id="189" w:name="_Toc239694673"/>
      <w:r w:rsidRPr="00FC4EA6">
        <w:rPr>
          <w:rFonts w:ascii="Times New Roman" w:hAnsi="Times New Roman" w:cs="Times New Roman"/>
          <w:sz w:val="24"/>
          <w:szCs w:val="24"/>
          <w:lang w:val="fr-FR"/>
        </w:rPr>
        <w:t xml:space="preserve">Centre Hospitalier </w:t>
      </w:r>
      <w:r w:rsidR="006208C9" w:rsidRPr="00FC4EA6">
        <w:rPr>
          <w:rFonts w:ascii="Times New Roman" w:hAnsi="Times New Roman" w:cs="Times New Roman"/>
          <w:sz w:val="24"/>
          <w:szCs w:val="24"/>
          <w:lang w:val="fr-FR"/>
        </w:rPr>
        <w:t xml:space="preserve">Régional </w:t>
      </w:r>
      <w:r w:rsidR="00E621F1" w:rsidRPr="00FC4EA6">
        <w:rPr>
          <w:rFonts w:ascii="Times New Roman" w:hAnsi="Times New Roman" w:cs="Times New Roman"/>
          <w:sz w:val="24"/>
          <w:szCs w:val="24"/>
          <w:lang w:val="fr-FR"/>
        </w:rPr>
        <w:t>(CHR)</w:t>
      </w:r>
      <w:bookmarkEnd w:id="187"/>
      <w:bookmarkEnd w:id="188"/>
      <w:bookmarkEnd w:id="189"/>
      <w:moveToRangeStart w:id="190" w:author="Christian Nzentem Tchamte" w:date="2026-04-18T17:53:00Z" w:name="move227427196"/>
    </w:p>
    <w:p w14:paraId="47D881DC" w14:textId="77777777" w:rsidR="00B8062E" w:rsidRPr="00FC4EA6" w:rsidRDefault="00234A23" w:rsidP="00207251">
      <w:pPr>
        <w:pStyle w:val="Paragraphedeliste"/>
        <w:numPr>
          <w:ilvl w:val="0"/>
          <w:numId w:val="40"/>
        </w:numPr>
        <w:spacing w:after="0"/>
        <w:ind w:left="993"/>
        <w:jc w:val="both"/>
        <w:outlineLvl w:val="2"/>
        <w:rPr>
          <w:rFonts w:ascii="Times New Roman" w:hAnsi="Times New Roman" w:cs="Times New Roman"/>
          <w:sz w:val="24"/>
          <w:szCs w:val="24"/>
          <w:lang w:val="fr-FR"/>
        </w:rPr>
      </w:pPr>
      <w:bookmarkStart w:id="191" w:name="_Toc232763716"/>
      <w:bookmarkStart w:id="192" w:name="_Toc239682350"/>
      <w:bookmarkStart w:id="193" w:name="_Toc239694674"/>
      <w:moveToRangeEnd w:id="190"/>
      <w:r w:rsidRPr="00FC4EA6">
        <w:rPr>
          <w:rFonts w:ascii="Times New Roman" w:hAnsi="Times New Roman" w:cs="Times New Roman"/>
          <w:sz w:val="24"/>
          <w:szCs w:val="24"/>
          <w:lang w:val="fr-FR"/>
        </w:rPr>
        <w:t>Hôpital</w:t>
      </w:r>
      <w:r w:rsidR="00B8062E" w:rsidRPr="00FC4EA6">
        <w:rPr>
          <w:rFonts w:ascii="Times New Roman" w:hAnsi="Times New Roman" w:cs="Times New Roman"/>
          <w:sz w:val="24"/>
          <w:szCs w:val="24"/>
          <w:lang w:val="fr-FR"/>
        </w:rPr>
        <w:t xml:space="preserve"> </w:t>
      </w:r>
      <w:r w:rsidR="00322282" w:rsidRPr="00FC4EA6">
        <w:rPr>
          <w:rFonts w:ascii="Times New Roman" w:hAnsi="Times New Roman" w:cs="Times New Roman"/>
          <w:sz w:val="24"/>
          <w:szCs w:val="24"/>
          <w:lang w:val="fr-FR"/>
        </w:rPr>
        <w:t>R</w:t>
      </w:r>
      <w:r w:rsidRPr="00FC4EA6">
        <w:rPr>
          <w:rFonts w:ascii="Times New Roman" w:hAnsi="Times New Roman" w:cs="Times New Roman"/>
          <w:sz w:val="24"/>
          <w:szCs w:val="24"/>
          <w:lang w:val="fr-FR"/>
        </w:rPr>
        <w:t>égional</w:t>
      </w:r>
      <w:r w:rsidR="00B8062E" w:rsidRPr="00FC4EA6">
        <w:rPr>
          <w:rFonts w:ascii="Times New Roman" w:hAnsi="Times New Roman" w:cs="Times New Roman"/>
          <w:sz w:val="24"/>
          <w:szCs w:val="24"/>
          <w:lang w:val="fr-FR"/>
        </w:rPr>
        <w:t xml:space="preserve"> de Ngaoundéré</w:t>
      </w:r>
      <w:r w:rsidRPr="00FC4EA6">
        <w:rPr>
          <w:rFonts w:ascii="Times New Roman" w:hAnsi="Times New Roman" w:cs="Times New Roman"/>
          <w:sz w:val="24"/>
          <w:szCs w:val="24"/>
          <w:lang w:val="fr-FR"/>
        </w:rPr>
        <w:t xml:space="preserve"> (HRN)</w:t>
      </w:r>
      <w:bookmarkEnd w:id="191"/>
      <w:bookmarkEnd w:id="192"/>
      <w:bookmarkEnd w:id="193"/>
    </w:p>
    <w:p w14:paraId="45D8CE7B" w14:textId="06D6160D" w:rsidR="00B8062E" w:rsidRPr="00FC4EA6" w:rsidDel="00565725" w:rsidRDefault="00322282" w:rsidP="00207251">
      <w:pPr>
        <w:pStyle w:val="Paragraphedeliste"/>
        <w:numPr>
          <w:ilvl w:val="0"/>
          <w:numId w:val="40"/>
        </w:numPr>
        <w:spacing w:after="0"/>
        <w:ind w:left="993"/>
        <w:jc w:val="both"/>
        <w:outlineLvl w:val="2"/>
        <w:rPr>
          <w:rFonts w:ascii="Times New Roman" w:hAnsi="Times New Roman" w:cs="Times New Roman"/>
          <w:sz w:val="24"/>
          <w:szCs w:val="24"/>
          <w:lang w:val="fr-FR"/>
        </w:rPr>
      </w:pPr>
      <w:bookmarkStart w:id="194" w:name="_Toc232763717"/>
      <w:bookmarkStart w:id="195" w:name="_Toc239682351"/>
      <w:bookmarkStart w:id="196" w:name="_Toc239694675"/>
      <w:r w:rsidRPr="00FC4EA6">
        <w:rPr>
          <w:rFonts w:ascii="Times New Roman" w:hAnsi="Times New Roman" w:cs="Times New Roman"/>
          <w:sz w:val="24"/>
          <w:szCs w:val="24"/>
          <w:lang w:val="fr-FR"/>
        </w:rPr>
        <w:t>Hôpital P</w:t>
      </w:r>
      <w:r w:rsidR="00B8062E" w:rsidRPr="00FC4EA6">
        <w:rPr>
          <w:rFonts w:ascii="Times New Roman" w:hAnsi="Times New Roman" w:cs="Times New Roman"/>
          <w:sz w:val="24"/>
          <w:szCs w:val="24"/>
          <w:lang w:val="fr-FR"/>
        </w:rPr>
        <w:t>rotestant de Ngaoundéré</w:t>
      </w:r>
      <w:r w:rsidR="00E621F1" w:rsidRPr="00FC4EA6">
        <w:rPr>
          <w:rFonts w:ascii="Times New Roman" w:hAnsi="Times New Roman" w:cs="Times New Roman"/>
          <w:sz w:val="24"/>
          <w:szCs w:val="24"/>
          <w:lang w:val="fr-FR"/>
        </w:rPr>
        <w:t xml:space="preserve"> (HPN)</w:t>
      </w:r>
      <w:bookmarkEnd w:id="194"/>
      <w:bookmarkEnd w:id="195"/>
      <w:bookmarkEnd w:id="196"/>
      <w:moveFromRangeStart w:id="197" w:author="Christian Nzentem Tchamte" w:date="2026-04-18T17:53:00Z" w:name="move227427196"/>
    </w:p>
    <w:p w14:paraId="50E14EF3" w14:textId="27B27CFE" w:rsidR="00F243D1" w:rsidRPr="00FC4EA6" w:rsidRDefault="0024742F" w:rsidP="00207251">
      <w:pPr>
        <w:spacing w:after="0"/>
        <w:jc w:val="both"/>
        <w:outlineLvl w:val="1"/>
        <w:rPr>
          <w:rFonts w:ascii="Times New Roman" w:hAnsi="Times New Roman" w:cs="Times New Roman"/>
          <w:b/>
          <w:sz w:val="24"/>
          <w:szCs w:val="24"/>
          <w:lang w:val="fr-FR"/>
        </w:rPr>
      </w:pPr>
      <w:bookmarkStart w:id="198" w:name="_Toc173225303"/>
      <w:bookmarkStart w:id="199" w:name="_Toc239694676"/>
      <w:moveFromRangeEnd w:id="197"/>
      <w:r w:rsidRPr="00FC4EA6">
        <w:rPr>
          <w:rFonts w:ascii="Times New Roman" w:hAnsi="Times New Roman" w:cs="Times New Roman"/>
          <w:b/>
          <w:sz w:val="24"/>
          <w:szCs w:val="24"/>
          <w:lang w:val="fr-FR"/>
        </w:rPr>
        <w:t xml:space="preserve">III.1.2. </w:t>
      </w:r>
      <w:r w:rsidR="00785310" w:rsidRPr="00FC4EA6">
        <w:rPr>
          <w:rFonts w:ascii="Times New Roman" w:hAnsi="Times New Roman" w:cs="Times New Roman"/>
          <w:b/>
          <w:sz w:val="24"/>
          <w:szCs w:val="24"/>
          <w:lang w:val="fr-FR"/>
        </w:rPr>
        <w:t>Justification du choix du lieu d’étude</w:t>
      </w:r>
      <w:bookmarkEnd w:id="198"/>
      <w:bookmarkEnd w:id="199"/>
    </w:p>
    <w:p w14:paraId="3E7FFE82" w14:textId="162D5760" w:rsidR="00785310" w:rsidRPr="00FC4EA6" w:rsidRDefault="00BA42CF" w:rsidP="00207251">
      <w:pPr>
        <w:spacing w:after="0"/>
        <w:jc w:val="both"/>
        <w:outlineLvl w:val="2"/>
        <w:rPr>
          <w:rFonts w:ascii="Times New Roman" w:hAnsi="Times New Roman" w:cs="Times New Roman"/>
          <w:b/>
          <w:sz w:val="24"/>
          <w:szCs w:val="24"/>
          <w:lang w:val="fr-FR"/>
        </w:rPr>
      </w:pPr>
      <w:bookmarkStart w:id="200" w:name="_Toc232763719"/>
      <w:bookmarkStart w:id="201" w:name="_Toc239682353"/>
      <w:bookmarkStart w:id="202" w:name="_Toc239694677"/>
      <w:r w:rsidRPr="00FC4EA6">
        <w:rPr>
          <w:rFonts w:ascii="Times New Roman" w:hAnsi="Times New Roman" w:cs="Times New Roman"/>
          <w:sz w:val="24"/>
          <w:szCs w:val="24"/>
          <w:lang w:val="fr-FR"/>
        </w:rPr>
        <w:t>Ces structures étaient</w:t>
      </w:r>
      <w:r w:rsidR="00322282" w:rsidRPr="00FC4EA6">
        <w:rPr>
          <w:rFonts w:ascii="Times New Roman" w:hAnsi="Times New Roman" w:cs="Times New Roman"/>
          <w:sz w:val="24"/>
          <w:szCs w:val="24"/>
          <w:lang w:val="fr-FR"/>
        </w:rPr>
        <w:t xml:space="preserve"> les principaux centres de référence pour les pathologies de la</w:t>
      </w:r>
      <w:r w:rsidR="0047262F" w:rsidRPr="00FC4EA6">
        <w:rPr>
          <w:rFonts w:ascii="Times New Roman" w:hAnsi="Times New Roman" w:cs="Times New Roman"/>
          <w:sz w:val="24"/>
          <w:szCs w:val="24"/>
          <w:lang w:val="fr-FR"/>
        </w:rPr>
        <w:t xml:space="preserve"> santé de</w:t>
      </w:r>
      <w:r w:rsidR="00322282" w:rsidRPr="00FC4EA6">
        <w:rPr>
          <w:rFonts w:ascii="Times New Roman" w:hAnsi="Times New Roman" w:cs="Times New Roman"/>
          <w:sz w:val="24"/>
          <w:szCs w:val="24"/>
          <w:lang w:val="fr-FR"/>
        </w:rPr>
        <w:t xml:space="preserve"> re</w:t>
      </w:r>
      <w:r w:rsidR="0047262F" w:rsidRPr="00FC4EA6">
        <w:rPr>
          <w:rFonts w:ascii="Times New Roman" w:hAnsi="Times New Roman" w:cs="Times New Roman"/>
          <w:sz w:val="24"/>
          <w:szCs w:val="24"/>
          <w:lang w:val="fr-FR"/>
        </w:rPr>
        <w:t>production.</w:t>
      </w:r>
      <w:bookmarkEnd w:id="200"/>
      <w:bookmarkEnd w:id="201"/>
      <w:bookmarkEnd w:id="202"/>
    </w:p>
    <w:p w14:paraId="2381600E" w14:textId="53BA0308" w:rsidR="00C273D9" w:rsidRPr="00FC4EA6" w:rsidRDefault="00E049ED" w:rsidP="00207251">
      <w:pPr>
        <w:spacing w:after="0"/>
        <w:jc w:val="both"/>
        <w:outlineLvl w:val="2"/>
        <w:rPr>
          <w:rFonts w:ascii="Times New Roman" w:hAnsi="Times New Roman" w:cs="Times New Roman"/>
          <w:sz w:val="24"/>
          <w:szCs w:val="24"/>
          <w:lang w:val="fr-FR"/>
        </w:rPr>
      </w:pPr>
      <w:bookmarkStart w:id="203" w:name="_Toc232763720"/>
      <w:bookmarkStart w:id="204" w:name="_Toc239682354"/>
      <w:bookmarkStart w:id="205" w:name="_Toc239694678"/>
      <w:r w:rsidRPr="00FC4EA6">
        <w:rPr>
          <w:rFonts w:ascii="Times New Roman" w:hAnsi="Times New Roman" w:cs="Times New Roman"/>
          <w:b/>
          <w:sz w:val="24"/>
          <w:szCs w:val="24"/>
          <w:lang w:val="fr-FR"/>
        </w:rPr>
        <w:t>Sur le plan géographiqu</w:t>
      </w:r>
      <w:r w:rsidR="0047262F" w:rsidRPr="00FC4EA6">
        <w:rPr>
          <w:rFonts w:ascii="Times New Roman" w:hAnsi="Times New Roman" w:cs="Times New Roman"/>
          <w:b/>
          <w:sz w:val="24"/>
          <w:szCs w:val="24"/>
          <w:lang w:val="fr-FR"/>
        </w:rPr>
        <w:t>e</w:t>
      </w:r>
      <w:r w:rsidR="0047262F" w:rsidRPr="00FC4EA6">
        <w:rPr>
          <w:rFonts w:ascii="Times New Roman" w:hAnsi="Times New Roman" w:cs="Times New Roman"/>
          <w:sz w:val="24"/>
          <w:szCs w:val="24"/>
          <w:lang w:val="fr-FR"/>
        </w:rPr>
        <w:t xml:space="preserve">, </w:t>
      </w:r>
      <w:r w:rsidR="00725BF3" w:rsidRPr="00FC4EA6">
        <w:rPr>
          <w:rFonts w:ascii="Times New Roman" w:hAnsi="Times New Roman" w:cs="Times New Roman"/>
          <w:sz w:val="24"/>
          <w:szCs w:val="24"/>
          <w:lang w:val="fr-FR"/>
        </w:rPr>
        <w:t xml:space="preserve">Ngaoundéré occupe une position </w:t>
      </w:r>
      <w:r w:rsidR="0047262F" w:rsidRPr="00FC4EA6">
        <w:rPr>
          <w:rFonts w:ascii="Times New Roman" w:hAnsi="Times New Roman" w:cs="Times New Roman"/>
          <w:sz w:val="24"/>
          <w:szCs w:val="24"/>
          <w:lang w:val="fr-FR"/>
        </w:rPr>
        <w:t>stratégique d</w:t>
      </w:r>
      <w:r w:rsidR="003F7211" w:rsidRPr="00FC4EA6">
        <w:rPr>
          <w:rFonts w:ascii="Times New Roman" w:hAnsi="Times New Roman" w:cs="Times New Roman"/>
          <w:sz w:val="24"/>
          <w:szCs w:val="24"/>
          <w:lang w:val="fr-FR"/>
        </w:rPr>
        <w:t xml:space="preserve">e carrefour entre les </w:t>
      </w:r>
      <w:r w:rsidR="0047262F" w:rsidRPr="00FC4EA6">
        <w:rPr>
          <w:rFonts w:ascii="Times New Roman" w:hAnsi="Times New Roman" w:cs="Times New Roman"/>
          <w:sz w:val="24"/>
          <w:szCs w:val="24"/>
          <w:lang w:val="fr-FR"/>
        </w:rPr>
        <w:t xml:space="preserve">zones sahélienne et </w:t>
      </w:r>
      <w:r w:rsidR="003F7211" w:rsidRPr="00FC4EA6">
        <w:rPr>
          <w:rFonts w:ascii="Times New Roman" w:hAnsi="Times New Roman" w:cs="Times New Roman"/>
          <w:sz w:val="24"/>
          <w:szCs w:val="24"/>
          <w:lang w:val="fr-FR"/>
        </w:rPr>
        <w:t>forestière</w:t>
      </w:r>
      <w:r w:rsidR="0047262F" w:rsidRPr="00FC4EA6">
        <w:rPr>
          <w:rFonts w:ascii="Times New Roman" w:hAnsi="Times New Roman" w:cs="Times New Roman"/>
          <w:sz w:val="24"/>
          <w:szCs w:val="24"/>
          <w:lang w:val="fr-FR"/>
        </w:rPr>
        <w:t xml:space="preserve"> du Cameroun, avec une population multiculturelle unique. Peu d’étude sur l’infertilité primaire ont été m</w:t>
      </w:r>
      <w:r w:rsidRPr="00FC4EA6">
        <w:rPr>
          <w:rFonts w:ascii="Times New Roman" w:hAnsi="Times New Roman" w:cs="Times New Roman"/>
          <w:sz w:val="24"/>
          <w:szCs w:val="24"/>
          <w:lang w:val="fr-FR"/>
        </w:rPr>
        <w:t xml:space="preserve">enée ce qui en fait un angle mort de la recherche </w:t>
      </w:r>
      <w:r w:rsidR="003F7211" w:rsidRPr="00FC4EA6">
        <w:rPr>
          <w:rFonts w:ascii="Times New Roman" w:hAnsi="Times New Roman" w:cs="Times New Roman"/>
          <w:sz w:val="24"/>
          <w:szCs w:val="24"/>
          <w:lang w:val="fr-FR"/>
        </w:rPr>
        <w:t>camerounaise</w:t>
      </w:r>
      <w:r w:rsidRPr="00FC4EA6">
        <w:rPr>
          <w:rFonts w:ascii="Times New Roman" w:hAnsi="Times New Roman" w:cs="Times New Roman"/>
          <w:sz w:val="24"/>
          <w:szCs w:val="24"/>
          <w:lang w:val="fr-FR"/>
        </w:rPr>
        <w:t>.</w:t>
      </w:r>
      <w:bookmarkEnd w:id="203"/>
      <w:bookmarkEnd w:id="204"/>
      <w:bookmarkEnd w:id="205"/>
    </w:p>
    <w:p w14:paraId="754DCA2B" w14:textId="436C64E8" w:rsidR="00E049ED" w:rsidRPr="00FC4EA6" w:rsidRDefault="00E049ED" w:rsidP="00207251">
      <w:pPr>
        <w:spacing w:after="0"/>
        <w:jc w:val="both"/>
        <w:outlineLvl w:val="2"/>
        <w:rPr>
          <w:rFonts w:ascii="Times New Roman" w:hAnsi="Times New Roman" w:cs="Times New Roman"/>
          <w:sz w:val="24"/>
          <w:szCs w:val="24"/>
          <w:lang w:val="fr-FR"/>
        </w:rPr>
      </w:pPr>
      <w:bookmarkStart w:id="206" w:name="_Toc232763721"/>
      <w:bookmarkStart w:id="207" w:name="_Toc239682355"/>
      <w:bookmarkStart w:id="208" w:name="_Toc239694679"/>
      <w:r w:rsidRPr="00FC4EA6">
        <w:rPr>
          <w:rFonts w:ascii="Times New Roman" w:hAnsi="Times New Roman" w:cs="Times New Roman"/>
          <w:b/>
          <w:sz w:val="24"/>
          <w:szCs w:val="24"/>
          <w:lang w:val="fr-FR"/>
        </w:rPr>
        <w:t xml:space="preserve">Sur le plan </w:t>
      </w:r>
      <w:r w:rsidR="003F7211" w:rsidRPr="00FC4EA6">
        <w:rPr>
          <w:rFonts w:ascii="Times New Roman" w:hAnsi="Times New Roman" w:cs="Times New Roman"/>
          <w:b/>
          <w:sz w:val="24"/>
          <w:szCs w:val="24"/>
          <w:lang w:val="fr-FR"/>
        </w:rPr>
        <w:t>épidémiologique</w:t>
      </w:r>
      <w:r w:rsidR="007C2B22" w:rsidRPr="00FC4EA6">
        <w:rPr>
          <w:rFonts w:ascii="Times New Roman" w:hAnsi="Times New Roman" w:cs="Times New Roman"/>
          <w:sz w:val="24"/>
          <w:szCs w:val="24"/>
          <w:lang w:val="fr-FR"/>
        </w:rPr>
        <w:t xml:space="preserve">, l’étude de </w:t>
      </w:r>
      <w:proofErr w:type="spellStart"/>
      <w:r w:rsidR="007C2B22" w:rsidRPr="00FC4EA6">
        <w:rPr>
          <w:rFonts w:ascii="Times New Roman" w:hAnsi="Times New Roman" w:cs="Times New Roman"/>
          <w:sz w:val="24"/>
          <w:szCs w:val="24"/>
          <w:lang w:val="fr-FR"/>
        </w:rPr>
        <w:t>Yemele</w:t>
      </w:r>
      <w:proofErr w:type="spellEnd"/>
      <w:r w:rsidR="007C2B22" w:rsidRPr="00FC4EA6">
        <w:rPr>
          <w:rFonts w:ascii="Times New Roman" w:hAnsi="Times New Roman" w:cs="Times New Roman"/>
          <w:sz w:val="24"/>
          <w:szCs w:val="24"/>
          <w:lang w:val="fr-FR"/>
        </w:rPr>
        <w:t xml:space="preserve"> et al. (2025</w:t>
      </w:r>
      <w:r w:rsidR="00137401" w:rsidRPr="00FC4EA6">
        <w:rPr>
          <w:rFonts w:ascii="Times New Roman" w:hAnsi="Times New Roman" w:cs="Times New Roman"/>
          <w:sz w:val="24"/>
          <w:szCs w:val="24"/>
          <w:lang w:val="fr-FR"/>
        </w:rPr>
        <w:t>) a montré</w:t>
      </w:r>
      <w:r w:rsidRPr="00FC4EA6">
        <w:rPr>
          <w:rFonts w:ascii="Times New Roman" w:hAnsi="Times New Roman" w:cs="Times New Roman"/>
          <w:sz w:val="24"/>
          <w:szCs w:val="24"/>
          <w:lang w:val="fr-FR"/>
        </w:rPr>
        <w:t xml:space="preserve"> une </w:t>
      </w:r>
      <w:r w:rsidR="003F7211" w:rsidRPr="00FC4EA6">
        <w:rPr>
          <w:rFonts w:ascii="Times New Roman" w:hAnsi="Times New Roman" w:cs="Times New Roman"/>
          <w:sz w:val="24"/>
          <w:szCs w:val="24"/>
          <w:lang w:val="fr-FR"/>
        </w:rPr>
        <w:t>prévalence</w:t>
      </w:r>
      <w:r w:rsidRPr="00FC4EA6">
        <w:rPr>
          <w:rFonts w:ascii="Times New Roman" w:hAnsi="Times New Roman" w:cs="Times New Roman"/>
          <w:sz w:val="24"/>
          <w:szCs w:val="24"/>
          <w:lang w:val="fr-FR"/>
        </w:rPr>
        <w:t xml:space="preserve"> infectieuse de 96% chez les femmes infertiles de Ngaoundéré, avec 28,4% de </w:t>
      </w:r>
      <w:r w:rsidR="003F7211" w:rsidRPr="00FC4EA6">
        <w:rPr>
          <w:rFonts w:ascii="Times New Roman" w:hAnsi="Times New Roman" w:cs="Times New Roman"/>
          <w:sz w:val="24"/>
          <w:szCs w:val="24"/>
          <w:lang w:val="fr-FR"/>
        </w:rPr>
        <w:t>Chlamydia</w:t>
      </w:r>
      <w:r w:rsidRPr="00FC4EA6">
        <w:rPr>
          <w:rFonts w:ascii="Times New Roman" w:hAnsi="Times New Roman" w:cs="Times New Roman"/>
          <w:sz w:val="24"/>
          <w:szCs w:val="24"/>
          <w:lang w:val="fr-FR"/>
        </w:rPr>
        <w:t xml:space="preserve"> trachomatis e</w:t>
      </w:r>
      <w:r w:rsidR="00137401" w:rsidRPr="00FC4EA6">
        <w:rPr>
          <w:rFonts w:ascii="Times New Roman" w:hAnsi="Times New Roman" w:cs="Times New Roman"/>
          <w:sz w:val="24"/>
          <w:szCs w:val="24"/>
          <w:lang w:val="fr-FR"/>
        </w:rPr>
        <w:t>t 22,6% d’</w:t>
      </w:r>
      <w:proofErr w:type="spellStart"/>
      <w:r w:rsidR="00137401" w:rsidRPr="00FC4EA6">
        <w:rPr>
          <w:rFonts w:ascii="Times New Roman" w:hAnsi="Times New Roman" w:cs="Times New Roman"/>
          <w:sz w:val="24"/>
          <w:szCs w:val="24"/>
          <w:lang w:val="fr-FR"/>
        </w:rPr>
        <w:t>Ureaplasma</w:t>
      </w:r>
      <w:proofErr w:type="spellEnd"/>
      <w:r w:rsidR="00137401" w:rsidRPr="00FC4EA6">
        <w:rPr>
          <w:rFonts w:ascii="Times New Roman" w:hAnsi="Times New Roman" w:cs="Times New Roman"/>
          <w:sz w:val="24"/>
          <w:szCs w:val="24"/>
          <w:lang w:val="fr-FR"/>
        </w:rPr>
        <w:t xml:space="preserve"> </w:t>
      </w:r>
      <w:proofErr w:type="spellStart"/>
      <w:r w:rsidR="00137401" w:rsidRPr="00FC4EA6">
        <w:rPr>
          <w:rFonts w:ascii="Times New Roman" w:hAnsi="Times New Roman" w:cs="Times New Roman"/>
          <w:sz w:val="24"/>
          <w:szCs w:val="24"/>
          <w:lang w:val="fr-FR"/>
        </w:rPr>
        <w:t>urealyticum</w:t>
      </w:r>
      <w:proofErr w:type="spellEnd"/>
      <w:r w:rsidRPr="00FC4EA6">
        <w:rPr>
          <w:rFonts w:ascii="Times New Roman" w:hAnsi="Times New Roman" w:cs="Times New Roman"/>
          <w:sz w:val="24"/>
          <w:szCs w:val="24"/>
          <w:lang w:val="fr-FR"/>
        </w:rPr>
        <w:t>.</w:t>
      </w:r>
      <w:r w:rsidR="00137401" w:rsidRPr="00FC4EA6">
        <w:rPr>
          <w:rFonts w:ascii="Times New Roman" w:hAnsi="Times New Roman" w:cs="Times New Roman"/>
          <w:sz w:val="24"/>
          <w:szCs w:val="24"/>
          <w:lang w:val="fr-FR"/>
        </w:rPr>
        <w:t xml:space="preserve"> C</w:t>
      </w:r>
      <w:r w:rsidRPr="00FC4EA6">
        <w:rPr>
          <w:rFonts w:ascii="Times New Roman" w:hAnsi="Times New Roman" w:cs="Times New Roman"/>
          <w:sz w:val="24"/>
          <w:szCs w:val="24"/>
          <w:lang w:val="fr-FR"/>
        </w:rPr>
        <w:t xml:space="preserve">es données justifient une investigation approfondie des </w:t>
      </w:r>
      <w:r w:rsidR="007C2B22" w:rsidRPr="00FC4EA6">
        <w:rPr>
          <w:rFonts w:ascii="Times New Roman" w:hAnsi="Times New Roman" w:cs="Times New Roman"/>
          <w:sz w:val="24"/>
          <w:szCs w:val="24"/>
          <w:lang w:val="fr-FR"/>
        </w:rPr>
        <w:t>fa</w:t>
      </w:r>
      <w:r w:rsidR="003F7211" w:rsidRPr="00FC4EA6">
        <w:rPr>
          <w:rFonts w:ascii="Times New Roman" w:hAnsi="Times New Roman" w:cs="Times New Roman"/>
          <w:sz w:val="24"/>
          <w:szCs w:val="24"/>
          <w:lang w:val="fr-FR"/>
        </w:rPr>
        <w:t>c</w:t>
      </w:r>
      <w:r w:rsidR="007C2B22" w:rsidRPr="00FC4EA6">
        <w:rPr>
          <w:rFonts w:ascii="Times New Roman" w:hAnsi="Times New Roman" w:cs="Times New Roman"/>
          <w:sz w:val="24"/>
          <w:szCs w:val="24"/>
          <w:lang w:val="fr-FR"/>
        </w:rPr>
        <w:t>t</w:t>
      </w:r>
      <w:r w:rsidR="003F7211" w:rsidRPr="00FC4EA6">
        <w:rPr>
          <w:rFonts w:ascii="Times New Roman" w:hAnsi="Times New Roman" w:cs="Times New Roman"/>
          <w:sz w:val="24"/>
          <w:szCs w:val="24"/>
          <w:lang w:val="fr-FR"/>
        </w:rPr>
        <w:t>eurs</w:t>
      </w:r>
      <w:r w:rsidRPr="00FC4EA6">
        <w:rPr>
          <w:rFonts w:ascii="Times New Roman" w:hAnsi="Times New Roman" w:cs="Times New Roman"/>
          <w:sz w:val="24"/>
          <w:szCs w:val="24"/>
          <w:lang w:val="fr-FR"/>
        </w:rPr>
        <w:t xml:space="preserve"> associés à </w:t>
      </w:r>
      <w:r w:rsidR="003F7211" w:rsidRPr="00FC4EA6">
        <w:rPr>
          <w:rFonts w:ascii="Times New Roman" w:hAnsi="Times New Roman" w:cs="Times New Roman"/>
          <w:sz w:val="24"/>
          <w:szCs w:val="24"/>
          <w:lang w:val="fr-FR"/>
        </w:rPr>
        <w:t>l’infertilité</w:t>
      </w:r>
      <w:r w:rsidR="006B551A" w:rsidRPr="00FC4EA6">
        <w:rPr>
          <w:rFonts w:ascii="Times New Roman" w:hAnsi="Times New Roman" w:cs="Times New Roman"/>
          <w:sz w:val="24"/>
          <w:szCs w:val="24"/>
          <w:lang w:val="fr-FR"/>
        </w:rPr>
        <w:t xml:space="preserve"> primaire dans la zone.</w:t>
      </w:r>
      <w:bookmarkEnd w:id="206"/>
      <w:bookmarkEnd w:id="207"/>
      <w:bookmarkEnd w:id="208"/>
    </w:p>
    <w:p w14:paraId="1A0F39A9" w14:textId="529FCFF2" w:rsidR="006B551A" w:rsidRPr="00FC4EA6" w:rsidRDefault="006B551A" w:rsidP="00207251">
      <w:pPr>
        <w:spacing w:after="0"/>
        <w:jc w:val="both"/>
        <w:outlineLvl w:val="2"/>
        <w:rPr>
          <w:rFonts w:ascii="Times New Roman" w:hAnsi="Times New Roman" w:cs="Times New Roman"/>
          <w:sz w:val="24"/>
          <w:szCs w:val="24"/>
          <w:lang w:val="fr-FR"/>
        </w:rPr>
      </w:pPr>
      <w:bookmarkStart w:id="209" w:name="_Toc232763722"/>
      <w:bookmarkStart w:id="210" w:name="_Toc239682356"/>
      <w:bookmarkStart w:id="211" w:name="_Toc239694680"/>
      <w:r w:rsidRPr="00FC4EA6">
        <w:rPr>
          <w:rFonts w:ascii="Times New Roman" w:hAnsi="Times New Roman" w:cs="Times New Roman"/>
          <w:b/>
          <w:sz w:val="24"/>
          <w:szCs w:val="24"/>
          <w:lang w:val="fr-FR"/>
        </w:rPr>
        <w:t>Sur le plan institutionnel</w:t>
      </w:r>
      <w:r w:rsidRPr="00FC4EA6">
        <w:rPr>
          <w:rFonts w:ascii="Times New Roman" w:hAnsi="Times New Roman" w:cs="Times New Roman"/>
          <w:sz w:val="24"/>
          <w:szCs w:val="24"/>
          <w:lang w:val="fr-FR"/>
        </w:rPr>
        <w:t xml:space="preserve">, les trois </w:t>
      </w:r>
      <w:r w:rsidR="003F7211" w:rsidRPr="00FC4EA6">
        <w:rPr>
          <w:rFonts w:ascii="Times New Roman" w:hAnsi="Times New Roman" w:cs="Times New Roman"/>
          <w:sz w:val="24"/>
          <w:szCs w:val="24"/>
          <w:lang w:val="fr-FR"/>
        </w:rPr>
        <w:t>hôpitaux</w:t>
      </w:r>
      <w:r w:rsidRPr="00FC4EA6">
        <w:rPr>
          <w:rFonts w:ascii="Times New Roman" w:hAnsi="Times New Roman" w:cs="Times New Roman"/>
          <w:sz w:val="24"/>
          <w:szCs w:val="24"/>
          <w:lang w:val="fr-FR"/>
        </w:rPr>
        <w:t xml:space="preserve"> </w:t>
      </w:r>
      <w:r w:rsidR="003F7211" w:rsidRPr="00FC4EA6">
        <w:rPr>
          <w:rFonts w:ascii="Times New Roman" w:hAnsi="Times New Roman" w:cs="Times New Roman"/>
          <w:sz w:val="24"/>
          <w:szCs w:val="24"/>
          <w:lang w:val="fr-FR"/>
        </w:rPr>
        <w:t>sélectionnés</w:t>
      </w:r>
      <w:r w:rsidRPr="00FC4EA6">
        <w:rPr>
          <w:rFonts w:ascii="Times New Roman" w:hAnsi="Times New Roman" w:cs="Times New Roman"/>
          <w:sz w:val="24"/>
          <w:szCs w:val="24"/>
          <w:lang w:val="fr-FR"/>
        </w:rPr>
        <w:t xml:space="preserve"> sont </w:t>
      </w:r>
      <w:r w:rsidR="003F7211" w:rsidRPr="00FC4EA6">
        <w:rPr>
          <w:rFonts w:ascii="Times New Roman" w:hAnsi="Times New Roman" w:cs="Times New Roman"/>
          <w:sz w:val="24"/>
          <w:szCs w:val="24"/>
          <w:lang w:val="fr-FR"/>
        </w:rPr>
        <w:t>complémentaires</w:t>
      </w:r>
      <w:r w:rsidRPr="00FC4EA6">
        <w:rPr>
          <w:rFonts w:ascii="Times New Roman" w:hAnsi="Times New Roman" w:cs="Times New Roman"/>
          <w:sz w:val="24"/>
          <w:szCs w:val="24"/>
          <w:lang w:val="fr-FR"/>
        </w:rPr>
        <w:t xml:space="preserve"> et couvrent l’ensemble des consultations pour l’infertilité d</w:t>
      </w:r>
      <w:r w:rsidR="005C2741" w:rsidRPr="00FC4EA6">
        <w:rPr>
          <w:rFonts w:ascii="Times New Roman" w:hAnsi="Times New Roman" w:cs="Times New Roman"/>
          <w:sz w:val="24"/>
          <w:szCs w:val="24"/>
          <w:lang w:val="fr-FR"/>
        </w:rPr>
        <w:t xml:space="preserve">ans la région. Ils </w:t>
      </w:r>
      <w:r w:rsidR="00BA42CF" w:rsidRPr="00FC4EA6">
        <w:rPr>
          <w:rFonts w:ascii="Times New Roman" w:hAnsi="Times New Roman" w:cs="Times New Roman"/>
          <w:sz w:val="24"/>
          <w:szCs w:val="24"/>
          <w:lang w:val="fr-FR"/>
        </w:rPr>
        <w:t xml:space="preserve">disposent des services de </w:t>
      </w:r>
      <w:r w:rsidR="00725BF3" w:rsidRPr="00FC4EA6">
        <w:rPr>
          <w:rFonts w:ascii="Times New Roman" w:hAnsi="Times New Roman" w:cs="Times New Roman"/>
          <w:sz w:val="24"/>
          <w:szCs w:val="24"/>
          <w:lang w:val="fr-FR"/>
        </w:rPr>
        <w:t>gynécologie,</w:t>
      </w:r>
      <w:r w:rsidRPr="00FC4EA6">
        <w:rPr>
          <w:rFonts w:ascii="Times New Roman" w:hAnsi="Times New Roman" w:cs="Times New Roman"/>
          <w:sz w:val="24"/>
          <w:szCs w:val="24"/>
          <w:lang w:val="fr-FR"/>
        </w:rPr>
        <w:t xml:space="preserve"> ainsi que </w:t>
      </w:r>
      <w:r w:rsidR="003F7211" w:rsidRPr="00FC4EA6">
        <w:rPr>
          <w:rFonts w:ascii="Times New Roman" w:hAnsi="Times New Roman" w:cs="Times New Roman"/>
          <w:sz w:val="24"/>
          <w:szCs w:val="24"/>
          <w:lang w:val="fr-FR"/>
        </w:rPr>
        <w:t>le plateau technique adéquat</w:t>
      </w:r>
      <w:r w:rsidRPr="00FC4EA6">
        <w:rPr>
          <w:rFonts w:ascii="Times New Roman" w:hAnsi="Times New Roman" w:cs="Times New Roman"/>
          <w:sz w:val="24"/>
          <w:szCs w:val="24"/>
          <w:lang w:val="fr-FR"/>
        </w:rPr>
        <w:t>.</w:t>
      </w:r>
      <w:bookmarkEnd w:id="209"/>
      <w:bookmarkEnd w:id="210"/>
      <w:bookmarkEnd w:id="211"/>
    </w:p>
    <w:p w14:paraId="68907522" w14:textId="42721EAF" w:rsidR="006B551A" w:rsidRPr="00FC4EA6" w:rsidRDefault="006B551A" w:rsidP="00207251">
      <w:pPr>
        <w:spacing w:after="0"/>
        <w:jc w:val="both"/>
        <w:outlineLvl w:val="2"/>
        <w:rPr>
          <w:rFonts w:ascii="Times New Roman" w:hAnsi="Times New Roman" w:cs="Times New Roman"/>
          <w:sz w:val="24"/>
          <w:szCs w:val="24"/>
          <w:lang w:val="fr-FR"/>
        </w:rPr>
      </w:pPr>
      <w:bookmarkStart w:id="212" w:name="_Toc232763723"/>
      <w:bookmarkStart w:id="213" w:name="_Toc239682357"/>
      <w:bookmarkStart w:id="214" w:name="_Toc239694681"/>
      <w:r w:rsidRPr="00FC4EA6">
        <w:rPr>
          <w:rFonts w:ascii="Times New Roman" w:hAnsi="Times New Roman" w:cs="Times New Roman"/>
          <w:b/>
          <w:sz w:val="24"/>
          <w:szCs w:val="24"/>
          <w:lang w:val="fr-FR"/>
        </w:rPr>
        <w:t>Sur le plan pratique</w:t>
      </w:r>
      <w:r w:rsidRPr="00FC4EA6">
        <w:rPr>
          <w:rFonts w:ascii="Times New Roman" w:hAnsi="Times New Roman" w:cs="Times New Roman"/>
          <w:sz w:val="24"/>
          <w:szCs w:val="24"/>
          <w:lang w:val="fr-FR"/>
        </w:rPr>
        <w:t xml:space="preserve">, la concentration des trois </w:t>
      </w:r>
      <w:r w:rsidR="003F7211" w:rsidRPr="00FC4EA6">
        <w:rPr>
          <w:rFonts w:ascii="Times New Roman" w:hAnsi="Times New Roman" w:cs="Times New Roman"/>
          <w:sz w:val="24"/>
          <w:szCs w:val="24"/>
          <w:lang w:val="fr-FR"/>
        </w:rPr>
        <w:t>hôpitaux</w:t>
      </w:r>
      <w:r w:rsidRPr="00FC4EA6">
        <w:rPr>
          <w:rFonts w:ascii="Times New Roman" w:hAnsi="Times New Roman" w:cs="Times New Roman"/>
          <w:sz w:val="24"/>
          <w:szCs w:val="24"/>
          <w:lang w:val="fr-FR"/>
        </w:rPr>
        <w:t xml:space="preserve"> dans la </w:t>
      </w:r>
      <w:r w:rsidR="003F7211" w:rsidRPr="00FC4EA6">
        <w:rPr>
          <w:rFonts w:ascii="Times New Roman" w:hAnsi="Times New Roman" w:cs="Times New Roman"/>
          <w:sz w:val="24"/>
          <w:szCs w:val="24"/>
          <w:lang w:val="fr-FR"/>
        </w:rPr>
        <w:t>même</w:t>
      </w:r>
      <w:r w:rsidR="00BA42CF" w:rsidRPr="00FC4EA6">
        <w:rPr>
          <w:rFonts w:ascii="Times New Roman" w:hAnsi="Times New Roman" w:cs="Times New Roman"/>
          <w:sz w:val="24"/>
          <w:szCs w:val="24"/>
          <w:lang w:val="fr-FR"/>
        </w:rPr>
        <w:t xml:space="preserve"> ville ont permis</w:t>
      </w:r>
      <w:r w:rsidRPr="00FC4EA6">
        <w:rPr>
          <w:rFonts w:ascii="Times New Roman" w:hAnsi="Times New Roman" w:cs="Times New Roman"/>
          <w:sz w:val="24"/>
          <w:szCs w:val="24"/>
          <w:lang w:val="fr-FR"/>
        </w:rPr>
        <w:t xml:space="preserve"> une collecte de donné</w:t>
      </w:r>
      <w:r w:rsidR="00F85980" w:rsidRPr="00FC4EA6">
        <w:rPr>
          <w:rFonts w:ascii="Times New Roman" w:hAnsi="Times New Roman" w:cs="Times New Roman"/>
          <w:sz w:val="24"/>
          <w:szCs w:val="24"/>
          <w:lang w:val="fr-FR"/>
        </w:rPr>
        <w:t>es</w:t>
      </w:r>
      <w:r w:rsidRPr="00FC4EA6">
        <w:rPr>
          <w:rFonts w:ascii="Times New Roman" w:hAnsi="Times New Roman" w:cs="Times New Roman"/>
          <w:sz w:val="24"/>
          <w:szCs w:val="24"/>
          <w:lang w:val="fr-FR"/>
        </w:rPr>
        <w:t xml:space="preserve"> facile avec un cout de </w:t>
      </w:r>
      <w:r w:rsidR="004E5765" w:rsidRPr="00FC4EA6">
        <w:rPr>
          <w:rFonts w:ascii="Times New Roman" w:hAnsi="Times New Roman" w:cs="Times New Roman"/>
          <w:sz w:val="24"/>
          <w:szCs w:val="24"/>
          <w:lang w:val="fr-FR"/>
        </w:rPr>
        <w:t>déplacement limité</w:t>
      </w:r>
      <w:r w:rsidRPr="00FC4EA6">
        <w:rPr>
          <w:rFonts w:ascii="Times New Roman" w:hAnsi="Times New Roman" w:cs="Times New Roman"/>
          <w:sz w:val="24"/>
          <w:szCs w:val="24"/>
          <w:lang w:val="fr-FR"/>
        </w:rPr>
        <w:t>.</w:t>
      </w:r>
      <w:bookmarkEnd w:id="212"/>
      <w:bookmarkEnd w:id="213"/>
      <w:bookmarkEnd w:id="214"/>
    </w:p>
    <w:p w14:paraId="08A157FF" w14:textId="17364FB7" w:rsidR="003C3BDE" w:rsidRPr="00FC4EA6" w:rsidRDefault="006B551A" w:rsidP="00207251">
      <w:pPr>
        <w:spacing w:after="0"/>
        <w:jc w:val="both"/>
        <w:outlineLvl w:val="2"/>
        <w:rPr>
          <w:rFonts w:ascii="Times New Roman" w:hAnsi="Times New Roman" w:cs="Times New Roman"/>
          <w:sz w:val="24"/>
          <w:szCs w:val="24"/>
          <w:lang w:val="fr-FR"/>
        </w:rPr>
      </w:pPr>
      <w:bookmarkStart w:id="215" w:name="_Toc232763724"/>
      <w:bookmarkStart w:id="216" w:name="_Toc239682358"/>
      <w:bookmarkStart w:id="217" w:name="_Toc239694682"/>
      <w:r w:rsidRPr="00FC4EA6">
        <w:rPr>
          <w:rFonts w:ascii="Times New Roman" w:hAnsi="Times New Roman" w:cs="Times New Roman"/>
          <w:sz w:val="24"/>
          <w:szCs w:val="24"/>
          <w:lang w:val="fr-FR"/>
        </w:rPr>
        <w:t xml:space="preserve">Sur le plan scientifique, cette étude apportera un plus sur les donné locales de l’infertilité primaire dans la </w:t>
      </w:r>
      <w:r w:rsidR="003F7211" w:rsidRPr="00FC4EA6">
        <w:rPr>
          <w:rFonts w:ascii="Times New Roman" w:hAnsi="Times New Roman" w:cs="Times New Roman"/>
          <w:sz w:val="24"/>
          <w:szCs w:val="24"/>
          <w:lang w:val="fr-FR"/>
        </w:rPr>
        <w:t>région, comblant</w:t>
      </w:r>
      <w:r w:rsidRPr="00FC4EA6">
        <w:rPr>
          <w:rFonts w:ascii="Times New Roman" w:hAnsi="Times New Roman" w:cs="Times New Roman"/>
          <w:sz w:val="24"/>
          <w:szCs w:val="24"/>
          <w:lang w:val="fr-FR"/>
        </w:rPr>
        <w:t xml:space="preserve"> ainsi un vide géographique majeur permettant des comparaisons avec d’autres régio</w:t>
      </w:r>
      <w:r w:rsidR="00547E72" w:rsidRPr="00FC4EA6">
        <w:rPr>
          <w:rFonts w:ascii="Times New Roman" w:hAnsi="Times New Roman" w:cs="Times New Roman"/>
          <w:sz w:val="24"/>
          <w:szCs w:val="24"/>
          <w:lang w:val="fr-FR"/>
        </w:rPr>
        <w:t>ns du Cameroun.</w:t>
      </w:r>
      <w:bookmarkEnd w:id="215"/>
      <w:bookmarkEnd w:id="216"/>
      <w:bookmarkEnd w:id="217"/>
    </w:p>
    <w:p w14:paraId="2359FC21" w14:textId="2D31BE5B" w:rsidR="00547E72" w:rsidRPr="00FC4EA6" w:rsidRDefault="0024742F" w:rsidP="005118CE">
      <w:pPr>
        <w:spacing w:after="0" w:line="440" w:lineRule="exact"/>
        <w:jc w:val="both"/>
        <w:outlineLvl w:val="1"/>
        <w:rPr>
          <w:rFonts w:ascii="Times New Roman" w:hAnsi="Times New Roman" w:cs="Times New Roman"/>
          <w:b/>
          <w:sz w:val="24"/>
          <w:szCs w:val="24"/>
          <w:lang w:val="fr-FR"/>
        </w:rPr>
      </w:pPr>
      <w:bookmarkStart w:id="218" w:name="_Toc239694683"/>
      <w:r w:rsidRPr="00FC4EA6">
        <w:rPr>
          <w:rFonts w:ascii="Times New Roman" w:hAnsi="Times New Roman" w:cs="Times New Roman"/>
          <w:b/>
          <w:sz w:val="24"/>
          <w:szCs w:val="24"/>
          <w:lang w:val="fr-FR"/>
        </w:rPr>
        <w:t xml:space="preserve">III.2. </w:t>
      </w:r>
      <w:r w:rsidR="00600E33" w:rsidRPr="00FC4EA6">
        <w:rPr>
          <w:rFonts w:ascii="Times New Roman" w:hAnsi="Times New Roman" w:cs="Times New Roman"/>
          <w:b/>
          <w:sz w:val="24"/>
          <w:szCs w:val="24"/>
          <w:lang w:val="fr-FR"/>
        </w:rPr>
        <w:t xml:space="preserve"> DESCRIPTION DES</w:t>
      </w:r>
      <w:r w:rsidR="004E5765" w:rsidRPr="00FC4EA6">
        <w:rPr>
          <w:rFonts w:ascii="Times New Roman" w:hAnsi="Times New Roman" w:cs="Times New Roman"/>
          <w:b/>
          <w:sz w:val="24"/>
          <w:szCs w:val="24"/>
          <w:lang w:val="fr-FR"/>
        </w:rPr>
        <w:t xml:space="preserve"> LIEU</w:t>
      </w:r>
      <w:r w:rsidR="00600E33" w:rsidRPr="00FC4EA6">
        <w:rPr>
          <w:rFonts w:ascii="Times New Roman" w:hAnsi="Times New Roman" w:cs="Times New Roman"/>
          <w:b/>
          <w:sz w:val="24"/>
          <w:szCs w:val="24"/>
          <w:lang w:val="fr-FR"/>
        </w:rPr>
        <w:t>X</w:t>
      </w:r>
      <w:r w:rsidR="004E5765" w:rsidRPr="00FC4EA6">
        <w:rPr>
          <w:rFonts w:ascii="Times New Roman" w:hAnsi="Times New Roman" w:cs="Times New Roman"/>
          <w:b/>
          <w:sz w:val="24"/>
          <w:szCs w:val="24"/>
          <w:lang w:val="fr-FR"/>
        </w:rPr>
        <w:t xml:space="preserve"> DE L’</w:t>
      </w:r>
      <w:r w:rsidR="00547E72" w:rsidRPr="00FC4EA6">
        <w:rPr>
          <w:rFonts w:ascii="Times New Roman" w:hAnsi="Times New Roman" w:cs="Times New Roman"/>
          <w:b/>
          <w:sz w:val="24"/>
          <w:szCs w:val="24"/>
          <w:lang w:val="fr-FR"/>
        </w:rPr>
        <w:t>ETUDE</w:t>
      </w:r>
      <w:bookmarkEnd w:id="218"/>
    </w:p>
    <w:p w14:paraId="7E77A4AF" w14:textId="429D1B07" w:rsidR="00547E72" w:rsidRPr="00FC4EA6" w:rsidRDefault="0024742F" w:rsidP="005118CE">
      <w:pPr>
        <w:spacing w:after="0" w:line="440" w:lineRule="exact"/>
        <w:jc w:val="both"/>
        <w:outlineLvl w:val="1"/>
        <w:rPr>
          <w:rFonts w:ascii="Times New Roman" w:hAnsi="Times New Roman" w:cs="Times New Roman"/>
          <w:b/>
          <w:sz w:val="24"/>
          <w:szCs w:val="24"/>
          <w:lang w:val="fr-FR"/>
        </w:rPr>
      </w:pPr>
      <w:bookmarkStart w:id="219" w:name="_Toc239694684"/>
      <w:r w:rsidRPr="00FC4EA6">
        <w:rPr>
          <w:rFonts w:ascii="Times New Roman" w:hAnsi="Times New Roman" w:cs="Times New Roman"/>
          <w:b/>
          <w:sz w:val="24"/>
          <w:szCs w:val="24"/>
          <w:lang w:val="fr-FR"/>
        </w:rPr>
        <w:t xml:space="preserve">III.2.1. </w:t>
      </w:r>
      <w:r w:rsidR="00547E72" w:rsidRPr="00FC4EA6">
        <w:rPr>
          <w:rFonts w:ascii="Times New Roman" w:hAnsi="Times New Roman" w:cs="Times New Roman"/>
          <w:b/>
          <w:sz w:val="24"/>
          <w:szCs w:val="24"/>
          <w:lang w:val="fr-FR"/>
        </w:rPr>
        <w:t xml:space="preserve">Situation </w:t>
      </w:r>
      <w:r w:rsidR="007A6C9B" w:rsidRPr="00FC4EA6">
        <w:rPr>
          <w:rFonts w:ascii="Times New Roman" w:hAnsi="Times New Roman" w:cs="Times New Roman"/>
          <w:b/>
          <w:sz w:val="24"/>
          <w:szCs w:val="24"/>
          <w:lang w:val="fr-FR"/>
        </w:rPr>
        <w:t>géographique</w:t>
      </w:r>
      <w:r w:rsidR="00600E33" w:rsidRPr="00FC4EA6">
        <w:rPr>
          <w:rFonts w:ascii="Times New Roman" w:hAnsi="Times New Roman" w:cs="Times New Roman"/>
          <w:b/>
          <w:sz w:val="24"/>
          <w:szCs w:val="24"/>
          <w:lang w:val="fr-FR"/>
        </w:rPr>
        <w:t xml:space="preserve"> des</w:t>
      </w:r>
      <w:r w:rsidR="00547E72" w:rsidRPr="00FC4EA6">
        <w:rPr>
          <w:rFonts w:ascii="Times New Roman" w:hAnsi="Times New Roman" w:cs="Times New Roman"/>
          <w:b/>
          <w:sz w:val="24"/>
          <w:szCs w:val="24"/>
          <w:lang w:val="fr-FR"/>
        </w:rPr>
        <w:t xml:space="preserve"> lie</w:t>
      </w:r>
      <w:r w:rsidR="007A6C9B" w:rsidRPr="00FC4EA6">
        <w:rPr>
          <w:rFonts w:ascii="Times New Roman" w:hAnsi="Times New Roman" w:cs="Times New Roman"/>
          <w:b/>
          <w:sz w:val="24"/>
          <w:szCs w:val="24"/>
          <w:lang w:val="fr-FR"/>
        </w:rPr>
        <w:t>u</w:t>
      </w:r>
      <w:r w:rsidR="00600E33" w:rsidRPr="00FC4EA6">
        <w:rPr>
          <w:rFonts w:ascii="Times New Roman" w:hAnsi="Times New Roman" w:cs="Times New Roman"/>
          <w:b/>
          <w:sz w:val="24"/>
          <w:szCs w:val="24"/>
          <w:lang w:val="fr-FR"/>
        </w:rPr>
        <w:t>x</w:t>
      </w:r>
      <w:r w:rsidR="00547E72" w:rsidRPr="00FC4EA6">
        <w:rPr>
          <w:rFonts w:ascii="Times New Roman" w:hAnsi="Times New Roman" w:cs="Times New Roman"/>
          <w:b/>
          <w:sz w:val="24"/>
          <w:szCs w:val="24"/>
          <w:lang w:val="fr-FR"/>
        </w:rPr>
        <w:t xml:space="preserve"> de l’étude</w:t>
      </w:r>
      <w:bookmarkEnd w:id="219"/>
    </w:p>
    <w:p w14:paraId="593378D9" w14:textId="77777777" w:rsidR="000D6BEF" w:rsidRPr="00FC4EA6" w:rsidRDefault="007A6C9B" w:rsidP="00207251">
      <w:pPr>
        <w:pStyle w:val="Paragraphedeliste"/>
        <w:numPr>
          <w:ilvl w:val="0"/>
          <w:numId w:val="20"/>
        </w:numPr>
        <w:spacing w:after="0"/>
        <w:jc w:val="both"/>
        <w:outlineLvl w:val="2"/>
        <w:rPr>
          <w:rFonts w:ascii="Times New Roman" w:hAnsi="Times New Roman" w:cs="Times New Roman"/>
          <w:b/>
          <w:sz w:val="24"/>
          <w:szCs w:val="24"/>
          <w:lang w:val="fr-FR"/>
        </w:rPr>
      </w:pPr>
      <w:bookmarkStart w:id="220" w:name="_Toc232763727"/>
      <w:bookmarkStart w:id="221" w:name="_Toc239682361"/>
      <w:bookmarkStart w:id="222" w:name="_Toc239694685"/>
      <w:r w:rsidRPr="00FC4EA6">
        <w:rPr>
          <w:rFonts w:ascii="Times New Roman" w:hAnsi="Times New Roman" w:cs="Times New Roman"/>
          <w:b/>
          <w:sz w:val="24"/>
          <w:szCs w:val="24"/>
          <w:lang w:val="fr-FR"/>
        </w:rPr>
        <w:t>HRN</w:t>
      </w:r>
      <w:bookmarkEnd w:id="220"/>
      <w:bookmarkEnd w:id="221"/>
      <w:bookmarkEnd w:id="222"/>
    </w:p>
    <w:p w14:paraId="16F2AD4D" w14:textId="4C84F712" w:rsidR="006C286C" w:rsidRPr="00FC4EA6" w:rsidRDefault="007A6C9B" w:rsidP="00207251">
      <w:pPr>
        <w:spacing w:after="0"/>
        <w:jc w:val="both"/>
        <w:outlineLvl w:val="2"/>
        <w:rPr>
          <w:rFonts w:ascii="Times New Roman" w:hAnsi="Times New Roman" w:cs="Times New Roman"/>
          <w:b/>
          <w:sz w:val="24"/>
          <w:szCs w:val="24"/>
          <w:lang w:val="fr-FR"/>
        </w:rPr>
      </w:pPr>
      <w:bookmarkStart w:id="223" w:name="_Toc232763728"/>
      <w:bookmarkStart w:id="224" w:name="_Toc239682362"/>
      <w:bookmarkStart w:id="225" w:name="_Toc239694686"/>
      <w:r w:rsidRPr="00FC4EA6">
        <w:rPr>
          <w:rFonts w:ascii="Times New Roman" w:hAnsi="Times New Roman" w:cs="Times New Roman"/>
          <w:sz w:val="24"/>
          <w:szCs w:val="24"/>
          <w:lang w:val="fr-FR"/>
        </w:rPr>
        <w:t>Le HRN est situ</w:t>
      </w:r>
      <w:r w:rsidR="00170D6A" w:rsidRPr="00FC4EA6">
        <w:rPr>
          <w:rFonts w:ascii="Times New Roman" w:hAnsi="Times New Roman" w:cs="Times New Roman"/>
          <w:sz w:val="24"/>
          <w:szCs w:val="24"/>
          <w:lang w:val="fr-FR"/>
        </w:rPr>
        <w:t>é au quartier administratif de la ville de Ngaoundéré. Il se localise sur une surface en</w:t>
      </w:r>
      <w:r w:rsidR="00F815B7" w:rsidRPr="00FC4EA6">
        <w:rPr>
          <w:rFonts w:ascii="Times New Roman" w:hAnsi="Times New Roman" w:cs="Times New Roman"/>
          <w:sz w:val="24"/>
          <w:szCs w:val="24"/>
          <w:lang w:val="fr-FR"/>
        </w:rPr>
        <w:t xml:space="preserve"> pente, il se limite au Nord par </w:t>
      </w:r>
      <w:r w:rsidR="00170D6A" w:rsidRPr="00FC4EA6">
        <w:rPr>
          <w:rFonts w:ascii="Times New Roman" w:hAnsi="Times New Roman" w:cs="Times New Roman"/>
          <w:sz w:val="24"/>
          <w:szCs w:val="24"/>
          <w:lang w:val="fr-FR"/>
        </w:rPr>
        <w:t xml:space="preserve">la </w:t>
      </w:r>
      <w:r w:rsidR="00F815B7" w:rsidRPr="00FC4EA6">
        <w:rPr>
          <w:rFonts w:ascii="Times New Roman" w:hAnsi="Times New Roman" w:cs="Times New Roman"/>
          <w:sz w:val="24"/>
          <w:szCs w:val="24"/>
          <w:lang w:val="fr-FR"/>
        </w:rPr>
        <w:t xml:space="preserve">rivière SOURSOUM qui le sépare </w:t>
      </w:r>
      <w:r w:rsidR="00170D6A" w:rsidRPr="00FC4EA6">
        <w:rPr>
          <w:rFonts w:ascii="Times New Roman" w:hAnsi="Times New Roman" w:cs="Times New Roman"/>
          <w:sz w:val="24"/>
          <w:szCs w:val="24"/>
          <w:lang w:val="fr-FR"/>
        </w:rPr>
        <w:t xml:space="preserve">du quartier </w:t>
      </w:r>
      <w:proofErr w:type="spellStart"/>
      <w:r w:rsidR="00170D6A" w:rsidRPr="00FC4EA6">
        <w:rPr>
          <w:rFonts w:ascii="Times New Roman" w:hAnsi="Times New Roman" w:cs="Times New Roman"/>
          <w:sz w:val="24"/>
          <w:szCs w:val="24"/>
          <w:lang w:val="fr-FR"/>
        </w:rPr>
        <w:t>Boumdjéré</w:t>
      </w:r>
      <w:proofErr w:type="spellEnd"/>
      <w:r w:rsidR="00170D6A" w:rsidRPr="00FC4EA6">
        <w:rPr>
          <w:rFonts w:ascii="Times New Roman" w:hAnsi="Times New Roman" w:cs="Times New Roman"/>
          <w:sz w:val="24"/>
          <w:szCs w:val="24"/>
          <w:lang w:val="fr-FR"/>
        </w:rPr>
        <w:t xml:space="preserve"> ; au Sud par la CRTV Adamaoua et </w:t>
      </w:r>
      <w:r w:rsidR="00F815B7" w:rsidRPr="00FC4EA6">
        <w:rPr>
          <w:rFonts w:ascii="Times New Roman" w:hAnsi="Times New Roman" w:cs="Times New Roman"/>
          <w:sz w:val="24"/>
          <w:szCs w:val="24"/>
          <w:lang w:val="fr-FR"/>
        </w:rPr>
        <w:t xml:space="preserve">la résidence du sous-préfet à ’Est par </w:t>
      </w:r>
      <w:r w:rsidR="00170D6A" w:rsidRPr="00FC4EA6">
        <w:rPr>
          <w:rFonts w:ascii="Times New Roman" w:hAnsi="Times New Roman" w:cs="Times New Roman"/>
          <w:sz w:val="24"/>
          <w:szCs w:val="24"/>
          <w:lang w:val="fr-FR"/>
        </w:rPr>
        <w:t xml:space="preserve">la DRSP </w:t>
      </w:r>
      <w:r w:rsidR="00170D6A" w:rsidRPr="00FC4EA6">
        <w:rPr>
          <w:rFonts w:ascii="Times New Roman" w:hAnsi="Times New Roman" w:cs="Times New Roman"/>
          <w:sz w:val="24"/>
          <w:szCs w:val="24"/>
          <w:lang w:val="fr-FR"/>
        </w:rPr>
        <w:lastRenderedPageBreak/>
        <w:t xml:space="preserve">de </w:t>
      </w:r>
      <w:r w:rsidR="006C286C" w:rsidRPr="00FC4EA6">
        <w:rPr>
          <w:rFonts w:ascii="Times New Roman" w:hAnsi="Times New Roman" w:cs="Times New Roman"/>
          <w:sz w:val="24"/>
          <w:szCs w:val="24"/>
          <w:lang w:val="fr-FR"/>
        </w:rPr>
        <w:t>l’Adamaoua</w:t>
      </w:r>
      <w:r w:rsidR="00170D6A" w:rsidRPr="00FC4EA6">
        <w:rPr>
          <w:rFonts w:ascii="Times New Roman" w:hAnsi="Times New Roman" w:cs="Times New Roman"/>
          <w:sz w:val="24"/>
          <w:szCs w:val="24"/>
          <w:lang w:val="fr-FR"/>
        </w:rPr>
        <w:t xml:space="preserve">, le CSI </w:t>
      </w:r>
      <w:r w:rsidR="006C286C" w:rsidRPr="00FC4EA6">
        <w:rPr>
          <w:rFonts w:ascii="Times New Roman" w:hAnsi="Times New Roman" w:cs="Times New Roman"/>
          <w:sz w:val="24"/>
          <w:szCs w:val="24"/>
          <w:lang w:val="fr-FR"/>
        </w:rPr>
        <w:t xml:space="preserve">de </w:t>
      </w:r>
      <w:proofErr w:type="spellStart"/>
      <w:r w:rsidR="006C286C" w:rsidRPr="00FC4EA6">
        <w:rPr>
          <w:rFonts w:ascii="Times New Roman" w:hAnsi="Times New Roman" w:cs="Times New Roman"/>
          <w:sz w:val="24"/>
          <w:szCs w:val="24"/>
          <w:lang w:val="fr-FR"/>
        </w:rPr>
        <w:t>B</w:t>
      </w:r>
      <w:r w:rsidR="00170D6A" w:rsidRPr="00FC4EA6">
        <w:rPr>
          <w:rFonts w:ascii="Times New Roman" w:hAnsi="Times New Roman" w:cs="Times New Roman"/>
          <w:sz w:val="24"/>
          <w:szCs w:val="24"/>
          <w:lang w:val="fr-FR"/>
        </w:rPr>
        <w:t>oumdjéré</w:t>
      </w:r>
      <w:proofErr w:type="spellEnd"/>
      <w:r w:rsidR="006C286C" w:rsidRPr="00FC4EA6">
        <w:rPr>
          <w:rFonts w:ascii="Times New Roman" w:hAnsi="Times New Roman" w:cs="Times New Roman"/>
          <w:sz w:val="24"/>
          <w:szCs w:val="24"/>
          <w:lang w:val="fr-FR"/>
        </w:rPr>
        <w:t xml:space="preserve"> et l’école publique du quartier administratif.  A l’Ouest par la délégation régional d’ELECA</w:t>
      </w:r>
      <w:r w:rsidR="00F815B7" w:rsidRPr="00FC4EA6">
        <w:rPr>
          <w:rFonts w:ascii="Times New Roman" w:hAnsi="Times New Roman" w:cs="Times New Roman"/>
          <w:sz w:val="24"/>
          <w:szCs w:val="24"/>
          <w:lang w:val="fr-FR"/>
        </w:rPr>
        <w:t>M pour l’Adamaoua. Cet hôpital est séparé</w:t>
      </w:r>
      <w:r w:rsidR="006C286C" w:rsidRPr="00FC4EA6">
        <w:rPr>
          <w:rFonts w:ascii="Times New Roman" w:hAnsi="Times New Roman" w:cs="Times New Roman"/>
          <w:sz w:val="24"/>
          <w:szCs w:val="24"/>
          <w:lang w:val="fr-FR"/>
        </w:rPr>
        <w:t xml:space="preserve"> des autres structures administratives par les routes.</w:t>
      </w:r>
      <w:bookmarkEnd w:id="223"/>
      <w:bookmarkEnd w:id="224"/>
      <w:bookmarkEnd w:id="225"/>
      <w:r w:rsidR="00170D6A" w:rsidRPr="00FC4EA6">
        <w:rPr>
          <w:rFonts w:ascii="Times New Roman" w:hAnsi="Times New Roman" w:cs="Times New Roman"/>
          <w:sz w:val="24"/>
          <w:szCs w:val="24"/>
          <w:lang w:val="fr-FR"/>
        </w:rPr>
        <w:t xml:space="preserve"> </w:t>
      </w:r>
    </w:p>
    <w:p w14:paraId="782AB1E5" w14:textId="1B7F07C2" w:rsidR="007A6C9B" w:rsidRPr="00FC4EA6" w:rsidRDefault="006C286C" w:rsidP="00207251">
      <w:pPr>
        <w:pStyle w:val="Paragraphedeliste"/>
        <w:spacing w:after="0"/>
        <w:jc w:val="both"/>
        <w:outlineLvl w:val="2"/>
        <w:rPr>
          <w:rFonts w:ascii="Times New Roman" w:hAnsi="Times New Roman" w:cs="Times New Roman"/>
          <w:b/>
          <w:sz w:val="24"/>
          <w:szCs w:val="24"/>
          <w:lang w:val="fr-FR"/>
        </w:rPr>
      </w:pPr>
      <w:bookmarkStart w:id="226" w:name="_Toc232763729"/>
      <w:bookmarkStart w:id="227" w:name="_Toc239682363"/>
      <w:bookmarkStart w:id="228" w:name="_Toc239694687"/>
      <w:r w:rsidRPr="00FC4EA6">
        <w:rPr>
          <w:rFonts w:ascii="Times New Roman" w:hAnsi="Times New Roman" w:cs="Times New Roman"/>
          <w:b/>
          <w:sz w:val="24"/>
          <w:szCs w:val="24"/>
          <w:lang w:val="fr-FR"/>
        </w:rPr>
        <w:t>CHR</w:t>
      </w:r>
      <w:bookmarkEnd w:id="226"/>
      <w:bookmarkEnd w:id="227"/>
      <w:bookmarkEnd w:id="228"/>
    </w:p>
    <w:p w14:paraId="3EE6AF65" w14:textId="4638F226" w:rsidR="006726D4" w:rsidRPr="00FC4EA6" w:rsidRDefault="00DC7766" w:rsidP="00207251">
      <w:pPr>
        <w:spacing w:after="0"/>
        <w:jc w:val="both"/>
        <w:outlineLvl w:val="2"/>
        <w:rPr>
          <w:rFonts w:ascii="Times New Roman" w:hAnsi="Times New Roman" w:cs="Times New Roman"/>
          <w:sz w:val="24"/>
          <w:szCs w:val="24"/>
          <w:lang w:val="fr-FR"/>
        </w:rPr>
      </w:pPr>
      <w:bookmarkStart w:id="229" w:name="_Toc232763730"/>
      <w:bookmarkStart w:id="230" w:name="_Toc239682364"/>
      <w:bookmarkStart w:id="231" w:name="_Toc239694688"/>
      <w:r w:rsidRPr="00FC4EA6">
        <w:rPr>
          <w:rFonts w:ascii="Times New Roman" w:hAnsi="Times New Roman" w:cs="Times New Roman"/>
          <w:sz w:val="24"/>
          <w:szCs w:val="24"/>
          <w:lang w:val="fr-FR"/>
        </w:rPr>
        <w:t xml:space="preserve">Le CHR est situé au quartier </w:t>
      </w:r>
      <w:proofErr w:type="spellStart"/>
      <w:r w:rsidRPr="00FC4EA6">
        <w:rPr>
          <w:rFonts w:ascii="Times New Roman" w:hAnsi="Times New Roman" w:cs="Times New Roman"/>
          <w:sz w:val="24"/>
          <w:szCs w:val="24"/>
          <w:lang w:val="fr-FR"/>
        </w:rPr>
        <w:t>O</w:t>
      </w:r>
      <w:r w:rsidR="00E1203F" w:rsidRPr="00FC4EA6">
        <w:rPr>
          <w:rFonts w:ascii="Times New Roman" w:hAnsi="Times New Roman" w:cs="Times New Roman"/>
          <w:sz w:val="24"/>
          <w:szCs w:val="24"/>
          <w:lang w:val="fr-FR"/>
        </w:rPr>
        <w:t>naref</w:t>
      </w:r>
      <w:proofErr w:type="spellEnd"/>
      <w:r w:rsidR="00E1203F" w:rsidRPr="00FC4EA6">
        <w:rPr>
          <w:rFonts w:ascii="Times New Roman" w:hAnsi="Times New Roman" w:cs="Times New Roman"/>
          <w:sz w:val="24"/>
          <w:szCs w:val="24"/>
          <w:lang w:val="fr-FR"/>
        </w:rPr>
        <w:t xml:space="preserve"> de la ville de Ngaoundéré.</w:t>
      </w:r>
      <w:r w:rsidRPr="00FC4EA6">
        <w:rPr>
          <w:rFonts w:ascii="Times New Roman" w:hAnsi="Times New Roman" w:cs="Times New Roman"/>
          <w:sz w:val="24"/>
          <w:szCs w:val="24"/>
          <w:lang w:val="fr-FR"/>
        </w:rPr>
        <w:t xml:space="preserve"> Il se localise sur une surface plane. Il se</w:t>
      </w:r>
      <w:r w:rsidR="00F815B7" w:rsidRPr="00FC4EA6">
        <w:rPr>
          <w:rFonts w:ascii="Times New Roman" w:hAnsi="Times New Roman" w:cs="Times New Roman"/>
          <w:sz w:val="24"/>
          <w:szCs w:val="24"/>
          <w:lang w:val="fr-FR"/>
        </w:rPr>
        <w:t xml:space="preserve"> limite au </w:t>
      </w:r>
      <w:r w:rsidRPr="00FC4EA6">
        <w:rPr>
          <w:rFonts w:ascii="Times New Roman" w:hAnsi="Times New Roman" w:cs="Times New Roman"/>
          <w:sz w:val="24"/>
          <w:szCs w:val="24"/>
          <w:lang w:val="fr-FR"/>
        </w:rPr>
        <w:t>Nord</w:t>
      </w:r>
      <w:r w:rsidR="004E5765" w:rsidRPr="00FC4EA6">
        <w:rPr>
          <w:rFonts w:ascii="Times New Roman" w:hAnsi="Times New Roman" w:cs="Times New Roman"/>
          <w:sz w:val="24"/>
          <w:szCs w:val="24"/>
          <w:lang w:val="fr-FR"/>
        </w:rPr>
        <w:t xml:space="preserve"> par </w:t>
      </w:r>
      <w:r w:rsidRPr="00FC4EA6">
        <w:rPr>
          <w:rFonts w:ascii="Times New Roman" w:hAnsi="Times New Roman" w:cs="Times New Roman"/>
          <w:sz w:val="24"/>
          <w:szCs w:val="24"/>
          <w:lang w:val="fr-FR"/>
        </w:rPr>
        <w:t xml:space="preserve">  </w:t>
      </w:r>
      <w:r w:rsidR="005368D1" w:rsidRPr="00FC4EA6">
        <w:rPr>
          <w:rFonts w:ascii="Times New Roman" w:hAnsi="Times New Roman" w:cs="Times New Roman"/>
          <w:sz w:val="24"/>
          <w:szCs w:val="24"/>
          <w:lang w:val="fr-FR"/>
        </w:rPr>
        <w:t>les logements</w:t>
      </w:r>
      <w:r w:rsidR="00F815B7" w:rsidRPr="00FC4EA6">
        <w:rPr>
          <w:rFonts w:ascii="Times New Roman" w:hAnsi="Times New Roman" w:cs="Times New Roman"/>
          <w:sz w:val="24"/>
          <w:szCs w:val="24"/>
          <w:lang w:val="fr-FR"/>
        </w:rPr>
        <w:t xml:space="preserve"> sociaux, au Sud par</w:t>
      </w:r>
      <w:r w:rsidRPr="00FC4EA6">
        <w:rPr>
          <w:rFonts w:ascii="Times New Roman" w:hAnsi="Times New Roman" w:cs="Times New Roman"/>
          <w:sz w:val="24"/>
          <w:szCs w:val="24"/>
          <w:lang w:val="fr-FR"/>
        </w:rPr>
        <w:t xml:space="preserve"> la station total et </w:t>
      </w:r>
      <w:r w:rsidR="004E5765" w:rsidRPr="00FC4EA6">
        <w:rPr>
          <w:rFonts w:ascii="Times New Roman" w:hAnsi="Times New Roman" w:cs="Times New Roman"/>
          <w:sz w:val="24"/>
          <w:szCs w:val="24"/>
          <w:lang w:val="fr-FR"/>
        </w:rPr>
        <w:t>séparé</w:t>
      </w:r>
      <w:r w:rsidRPr="00FC4EA6">
        <w:rPr>
          <w:rFonts w:ascii="Times New Roman" w:hAnsi="Times New Roman" w:cs="Times New Roman"/>
          <w:sz w:val="24"/>
          <w:szCs w:val="24"/>
          <w:lang w:val="fr-FR"/>
        </w:rPr>
        <w:t xml:space="preserve"> par le goudron, à l’Est par la délégation de l’environnement et à l’Ouest par le </w:t>
      </w:r>
      <w:r w:rsidR="004E5765" w:rsidRPr="00FC4EA6">
        <w:rPr>
          <w:rFonts w:ascii="Times New Roman" w:hAnsi="Times New Roman" w:cs="Times New Roman"/>
          <w:sz w:val="24"/>
          <w:szCs w:val="24"/>
          <w:lang w:val="fr-FR"/>
        </w:rPr>
        <w:t>collège</w:t>
      </w:r>
      <w:r w:rsidRPr="00FC4EA6">
        <w:rPr>
          <w:rFonts w:ascii="Times New Roman" w:hAnsi="Times New Roman" w:cs="Times New Roman"/>
          <w:sz w:val="24"/>
          <w:szCs w:val="24"/>
          <w:lang w:val="fr-FR"/>
        </w:rPr>
        <w:t xml:space="preserve"> EI</w:t>
      </w:r>
      <w:r w:rsidR="004E5765" w:rsidRPr="00FC4EA6">
        <w:rPr>
          <w:rFonts w:ascii="Times New Roman" w:hAnsi="Times New Roman" w:cs="Times New Roman"/>
          <w:sz w:val="24"/>
          <w:szCs w:val="24"/>
          <w:lang w:val="fr-FR"/>
        </w:rPr>
        <w:t>NSTEIN</w:t>
      </w:r>
      <w:r w:rsidRPr="00FC4EA6">
        <w:rPr>
          <w:rFonts w:ascii="Times New Roman" w:hAnsi="Times New Roman" w:cs="Times New Roman"/>
          <w:sz w:val="24"/>
          <w:szCs w:val="24"/>
          <w:lang w:val="fr-FR"/>
        </w:rPr>
        <w:t xml:space="preserve"> et le FECOM.</w:t>
      </w:r>
      <w:bookmarkEnd w:id="229"/>
      <w:bookmarkEnd w:id="230"/>
      <w:bookmarkEnd w:id="231"/>
    </w:p>
    <w:p w14:paraId="32E37DD9" w14:textId="5ED6D8C1" w:rsidR="006726D4" w:rsidRPr="00FC4EA6" w:rsidRDefault="006726D4" w:rsidP="00207251">
      <w:pPr>
        <w:pStyle w:val="Paragraphedeliste"/>
        <w:numPr>
          <w:ilvl w:val="0"/>
          <w:numId w:val="20"/>
        </w:numPr>
        <w:spacing w:after="0"/>
        <w:jc w:val="both"/>
        <w:outlineLvl w:val="2"/>
        <w:rPr>
          <w:rFonts w:ascii="Times New Roman" w:hAnsi="Times New Roman" w:cs="Times New Roman"/>
          <w:b/>
          <w:sz w:val="24"/>
          <w:szCs w:val="24"/>
          <w:lang w:val="fr-FR"/>
        </w:rPr>
      </w:pPr>
      <w:bookmarkStart w:id="232" w:name="_Toc239682365"/>
      <w:bookmarkStart w:id="233" w:name="_Toc239694689"/>
      <w:r w:rsidRPr="00FC4EA6">
        <w:rPr>
          <w:rFonts w:ascii="Times New Roman" w:hAnsi="Times New Roman" w:cs="Times New Roman"/>
          <w:b/>
          <w:sz w:val="24"/>
          <w:szCs w:val="24"/>
          <w:lang w:val="fr-FR"/>
        </w:rPr>
        <w:t>HPN</w:t>
      </w:r>
      <w:bookmarkEnd w:id="232"/>
      <w:bookmarkEnd w:id="233"/>
    </w:p>
    <w:p w14:paraId="734641FF" w14:textId="6F53D08C" w:rsidR="006726D4" w:rsidRPr="00FC4EA6" w:rsidRDefault="00E07CE9" w:rsidP="00207251">
      <w:pPr>
        <w:spacing w:after="0"/>
        <w:jc w:val="both"/>
        <w:outlineLvl w:val="2"/>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   </w:t>
      </w:r>
      <w:bookmarkStart w:id="234" w:name="_Toc239682366"/>
      <w:bookmarkStart w:id="235" w:name="_Toc239694690"/>
      <w:r w:rsidR="006726D4" w:rsidRPr="00FC4EA6">
        <w:rPr>
          <w:rFonts w:ascii="Times New Roman" w:hAnsi="Times New Roman" w:cs="Times New Roman"/>
          <w:sz w:val="24"/>
          <w:szCs w:val="24"/>
          <w:lang w:val="fr-FR"/>
        </w:rPr>
        <w:t>L’</w:t>
      </w:r>
      <w:r w:rsidRPr="00FC4EA6">
        <w:rPr>
          <w:rFonts w:ascii="Times New Roman" w:hAnsi="Times New Roman" w:cs="Times New Roman"/>
          <w:sz w:val="24"/>
          <w:szCs w:val="24"/>
          <w:lang w:val="fr-FR"/>
        </w:rPr>
        <w:t>hôpital</w:t>
      </w:r>
      <w:r w:rsidR="006726D4" w:rsidRPr="00FC4EA6">
        <w:rPr>
          <w:rFonts w:ascii="Times New Roman" w:hAnsi="Times New Roman" w:cs="Times New Roman"/>
          <w:sz w:val="24"/>
          <w:szCs w:val="24"/>
          <w:lang w:val="fr-FR"/>
        </w:rPr>
        <w:t xml:space="preserve"> protestant est si</w:t>
      </w:r>
      <w:r w:rsidR="00FA5CE0" w:rsidRPr="00FC4EA6">
        <w:rPr>
          <w:rFonts w:ascii="Times New Roman" w:hAnsi="Times New Roman" w:cs="Times New Roman"/>
          <w:sz w:val="24"/>
          <w:szCs w:val="24"/>
          <w:lang w:val="fr-FR"/>
        </w:rPr>
        <w:t xml:space="preserve">tué dans la ville de Ngaoundéré, chef-lieu de la région de l’Adamaoua, au </w:t>
      </w:r>
      <w:r w:rsidR="006726D4" w:rsidRPr="00FC4EA6">
        <w:rPr>
          <w:rFonts w:ascii="Times New Roman" w:hAnsi="Times New Roman" w:cs="Times New Roman"/>
          <w:sz w:val="24"/>
          <w:szCs w:val="24"/>
          <w:lang w:val="fr-FR"/>
        </w:rPr>
        <w:t>Camero</w:t>
      </w:r>
      <w:r w:rsidR="00FA5CE0" w:rsidRPr="00FC4EA6">
        <w:rPr>
          <w:rFonts w:ascii="Times New Roman" w:hAnsi="Times New Roman" w:cs="Times New Roman"/>
          <w:sz w:val="24"/>
          <w:szCs w:val="24"/>
          <w:lang w:val="fr-FR"/>
        </w:rPr>
        <w:t>un. Il est implanté au quartier</w:t>
      </w:r>
      <w:r w:rsidR="006726D4" w:rsidRPr="00FC4EA6">
        <w:rPr>
          <w:rFonts w:ascii="Times New Roman" w:hAnsi="Times New Roman" w:cs="Times New Roman"/>
          <w:sz w:val="24"/>
          <w:szCs w:val="24"/>
          <w:lang w:val="fr-FR"/>
        </w:rPr>
        <w:t xml:space="preserve"> Norvégien,</w:t>
      </w:r>
      <w:r w:rsidR="00FA5CE0" w:rsidRPr="00FC4EA6">
        <w:rPr>
          <w:rFonts w:ascii="Times New Roman" w:hAnsi="Times New Roman" w:cs="Times New Roman"/>
          <w:sz w:val="24"/>
          <w:szCs w:val="24"/>
          <w:lang w:val="fr-FR"/>
        </w:rPr>
        <w:t xml:space="preserve"> dans l’aire de santé de </w:t>
      </w:r>
      <w:proofErr w:type="spellStart"/>
      <w:r w:rsidR="00FA5CE0" w:rsidRPr="00FC4EA6">
        <w:rPr>
          <w:rFonts w:ascii="Times New Roman" w:hAnsi="Times New Roman" w:cs="Times New Roman"/>
          <w:sz w:val="24"/>
          <w:szCs w:val="24"/>
          <w:lang w:val="fr-FR"/>
        </w:rPr>
        <w:t>Ndelbé</w:t>
      </w:r>
      <w:proofErr w:type="spellEnd"/>
      <w:r w:rsidR="006726D4" w:rsidRPr="00FC4EA6">
        <w:rPr>
          <w:rFonts w:ascii="Times New Roman" w:hAnsi="Times New Roman" w:cs="Times New Roman"/>
          <w:sz w:val="24"/>
          <w:szCs w:val="24"/>
          <w:lang w:val="fr-FR"/>
        </w:rPr>
        <w:t xml:space="preserve">.  Il s’agit d’un </w:t>
      </w:r>
      <w:r w:rsidRPr="00FC4EA6">
        <w:rPr>
          <w:rFonts w:ascii="Times New Roman" w:hAnsi="Times New Roman" w:cs="Times New Roman"/>
          <w:sz w:val="24"/>
          <w:szCs w:val="24"/>
          <w:lang w:val="fr-FR"/>
        </w:rPr>
        <w:t>établissement</w:t>
      </w:r>
      <w:r w:rsidR="006726D4" w:rsidRPr="00FC4EA6">
        <w:rPr>
          <w:rFonts w:ascii="Times New Roman" w:hAnsi="Times New Roman" w:cs="Times New Roman"/>
          <w:sz w:val="24"/>
          <w:szCs w:val="24"/>
          <w:lang w:val="fr-FR"/>
        </w:rPr>
        <w:t xml:space="preserve"> sanitaire privé </w:t>
      </w:r>
      <w:r w:rsidRPr="00FC4EA6">
        <w:rPr>
          <w:rFonts w:ascii="Times New Roman" w:hAnsi="Times New Roman" w:cs="Times New Roman"/>
          <w:sz w:val="24"/>
          <w:szCs w:val="24"/>
          <w:lang w:val="fr-FR"/>
        </w:rPr>
        <w:t>confessionnel</w:t>
      </w:r>
      <w:r w:rsidR="006726D4" w:rsidRPr="00FC4EA6">
        <w:rPr>
          <w:rFonts w:ascii="Times New Roman" w:hAnsi="Times New Roman" w:cs="Times New Roman"/>
          <w:sz w:val="24"/>
          <w:szCs w:val="24"/>
          <w:lang w:val="fr-FR"/>
        </w:rPr>
        <w:t xml:space="preserve"> </w:t>
      </w:r>
      <w:r w:rsidRPr="00FC4EA6">
        <w:rPr>
          <w:rFonts w:ascii="Times New Roman" w:hAnsi="Times New Roman" w:cs="Times New Roman"/>
          <w:sz w:val="24"/>
          <w:szCs w:val="24"/>
          <w:lang w:val="fr-FR"/>
        </w:rPr>
        <w:t>classé parmi les hôpitaux de district. Il est situé approximativem</w:t>
      </w:r>
      <w:r w:rsidR="00F815B7" w:rsidRPr="00FC4EA6">
        <w:rPr>
          <w:rFonts w:ascii="Times New Roman" w:hAnsi="Times New Roman" w:cs="Times New Roman"/>
          <w:sz w:val="24"/>
          <w:szCs w:val="24"/>
          <w:lang w:val="fr-FR"/>
        </w:rPr>
        <w:t xml:space="preserve">ent </w:t>
      </w:r>
      <w:r w:rsidRPr="00FC4EA6">
        <w:rPr>
          <w:rFonts w:ascii="Times New Roman" w:hAnsi="Times New Roman" w:cs="Times New Roman"/>
          <w:sz w:val="24"/>
          <w:szCs w:val="24"/>
          <w:lang w:val="fr-FR"/>
        </w:rPr>
        <w:t>à 7,31° de latitude Nord et 13,60° de longitude Est, à une altitude d’environ 1128 mètre</w:t>
      </w:r>
      <w:r w:rsidR="00BA42CF" w:rsidRPr="00FC4EA6">
        <w:rPr>
          <w:rFonts w:ascii="Times New Roman" w:hAnsi="Times New Roman" w:cs="Times New Roman"/>
          <w:sz w:val="24"/>
          <w:szCs w:val="24"/>
          <w:lang w:val="fr-FR"/>
        </w:rPr>
        <w:t>s</w:t>
      </w:r>
      <w:r w:rsidRPr="00FC4EA6">
        <w:rPr>
          <w:rFonts w:ascii="Times New Roman" w:hAnsi="Times New Roman" w:cs="Times New Roman"/>
          <w:sz w:val="24"/>
          <w:szCs w:val="24"/>
          <w:lang w:val="fr-FR"/>
        </w:rPr>
        <w:t>.</w:t>
      </w:r>
      <w:bookmarkEnd w:id="234"/>
      <w:bookmarkEnd w:id="235"/>
    </w:p>
    <w:p w14:paraId="677B97D9" w14:textId="7D747EB2" w:rsidR="00476DA5" w:rsidRPr="00FC4EA6" w:rsidRDefault="004E5765" w:rsidP="00207251">
      <w:pPr>
        <w:spacing w:line="440" w:lineRule="exact"/>
        <w:jc w:val="both"/>
        <w:outlineLvl w:val="1"/>
        <w:rPr>
          <w:rFonts w:ascii="Times New Roman" w:hAnsi="Times New Roman" w:cs="Times New Roman"/>
          <w:sz w:val="24"/>
          <w:szCs w:val="24"/>
          <w:lang w:val="fr-FR"/>
        </w:rPr>
      </w:pPr>
      <w:bookmarkStart w:id="236" w:name="_Toc239694691"/>
      <w:r w:rsidRPr="00FC4EA6">
        <w:rPr>
          <w:rFonts w:ascii="Times New Roman" w:hAnsi="Times New Roman" w:cs="Times New Roman"/>
          <w:b/>
          <w:sz w:val="24"/>
          <w:szCs w:val="24"/>
          <w:lang w:val="fr-FR"/>
        </w:rPr>
        <w:t>III.2.2</w:t>
      </w:r>
      <w:r w:rsidR="0024742F" w:rsidRPr="00FC4EA6">
        <w:rPr>
          <w:rFonts w:ascii="Times New Roman" w:hAnsi="Times New Roman" w:cs="Times New Roman"/>
          <w:b/>
          <w:sz w:val="24"/>
          <w:szCs w:val="24"/>
          <w:lang w:val="fr-FR"/>
        </w:rPr>
        <w:t>.</w:t>
      </w:r>
      <w:r w:rsidR="00F815B7" w:rsidRPr="00FC4EA6">
        <w:rPr>
          <w:rFonts w:ascii="Times New Roman" w:hAnsi="Times New Roman" w:cs="Times New Roman"/>
          <w:b/>
          <w:sz w:val="24"/>
          <w:szCs w:val="24"/>
          <w:lang w:val="fr-FR"/>
        </w:rPr>
        <w:t xml:space="preserve"> </w:t>
      </w:r>
      <w:r w:rsidR="00A01237" w:rsidRPr="00FC4EA6">
        <w:rPr>
          <w:rFonts w:ascii="Times New Roman" w:hAnsi="Times New Roman" w:cs="Times New Roman"/>
          <w:b/>
          <w:sz w:val="24"/>
          <w:szCs w:val="24"/>
          <w:lang w:val="fr-FR"/>
        </w:rPr>
        <w:t>Historique</w:t>
      </w:r>
      <w:bookmarkEnd w:id="236"/>
      <w:r w:rsidR="00A01237" w:rsidRPr="00FC4EA6">
        <w:rPr>
          <w:rFonts w:ascii="Times New Roman" w:hAnsi="Times New Roman" w:cs="Times New Roman"/>
          <w:b/>
          <w:sz w:val="24"/>
          <w:szCs w:val="24"/>
          <w:lang w:val="fr-FR"/>
        </w:rPr>
        <w:t xml:space="preserve"> </w:t>
      </w:r>
    </w:p>
    <w:p w14:paraId="0DAF0F0A" w14:textId="20BB9FE3" w:rsidR="007A6C9B" w:rsidRPr="00FC4EA6" w:rsidRDefault="007C15F1" w:rsidP="00207251">
      <w:pPr>
        <w:pStyle w:val="Paragraphedeliste"/>
        <w:numPr>
          <w:ilvl w:val="0"/>
          <w:numId w:val="23"/>
        </w:numPr>
        <w:spacing w:after="0" w:line="440" w:lineRule="exact"/>
        <w:jc w:val="both"/>
        <w:outlineLvl w:val="2"/>
        <w:rPr>
          <w:rFonts w:ascii="Times New Roman" w:hAnsi="Times New Roman" w:cs="Times New Roman"/>
          <w:b/>
          <w:sz w:val="24"/>
          <w:szCs w:val="24"/>
          <w:lang w:val="fr-FR"/>
        </w:rPr>
      </w:pPr>
      <w:bookmarkStart w:id="237" w:name="_Toc232763732"/>
      <w:bookmarkStart w:id="238" w:name="_Toc239682368"/>
      <w:bookmarkStart w:id="239" w:name="_Toc239694692"/>
      <w:r w:rsidRPr="00FC4EA6">
        <w:rPr>
          <w:rFonts w:ascii="Times New Roman" w:hAnsi="Times New Roman" w:cs="Times New Roman"/>
          <w:b/>
          <w:sz w:val="24"/>
          <w:szCs w:val="24"/>
          <w:lang w:val="fr-FR"/>
        </w:rPr>
        <w:t>HR</w:t>
      </w:r>
      <w:r w:rsidR="00396FF0" w:rsidRPr="00FC4EA6">
        <w:rPr>
          <w:rFonts w:ascii="Times New Roman" w:hAnsi="Times New Roman" w:cs="Times New Roman"/>
          <w:b/>
          <w:sz w:val="24"/>
          <w:szCs w:val="24"/>
          <w:lang w:val="fr-FR"/>
        </w:rPr>
        <w:t>N</w:t>
      </w:r>
      <w:bookmarkEnd w:id="237"/>
      <w:bookmarkEnd w:id="238"/>
      <w:bookmarkEnd w:id="239"/>
    </w:p>
    <w:p w14:paraId="5DF0C1DB" w14:textId="77777777" w:rsidR="00BA42CF" w:rsidRPr="00FC4EA6" w:rsidRDefault="00B75F3F" w:rsidP="00207251">
      <w:pPr>
        <w:spacing w:after="0"/>
        <w:ind w:firstLine="567"/>
        <w:jc w:val="both"/>
        <w:rPr>
          <w:rFonts w:ascii="Times New Roman" w:eastAsia="Times New Roman" w:hAnsi="Times New Roman" w:cs="Times New Roman"/>
          <w:bCs/>
          <w:color w:val="000000"/>
          <w:kern w:val="0"/>
          <w:sz w:val="24"/>
          <w:szCs w:val="24"/>
          <w:lang w:val="fr-FR"/>
        </w:rPr>
      </w:pPr>
      <w:r w:rsidRPr="00FC4EA6">
        <w:rPr>
          <w:rFonts w:ascii="Times New Roman" w:eastAsia="Times New Roman" w:hAnsi="Times New Roman" w:cs="Times New Roman"/>
          <w:color w:val="000000"/>
          <w:kern w:val="0"/>
          <w:sz w:val="24"/>
          <w:szCs w:val="24"/>
          <w:lang w:val="fr-FR"/>
        </w:rPr>
        <w:t xml:space="preserve">Depuis sa création jusqu'en 1984, cette formation sanitaire était l'hôpital Départemental de Ngaoundéré. Dans cette province du Nord qui englobait les trois régions septentrionales actuelles du pays. Cette année-là, un décret présidentiel créant les Provinces de l'Adamaoua, du Nord et l'Extrême Nord par cette occasion, l'Hôpital départemental devint hôpital provincial de Ngaoundéré. Il développa alors ses infrastructures et reçu de nouveau personnel qui, progressivement, firent de lui une véritable formation sanitaire dans toute la province. Depuis 2009, il est devenu hôpital régional en faveur de la transformation par un autre décret présidentiel de la province en région. Le service de chirurgie et néonatologie sont de services que nous retrouvons aux </w:t>
      </w:r>
      <w:r w:rsidRPr="00FC4EA6">
        <w:rPr>
          <w:rFonts w:ascii="Times New Roman" w:eastAsia="Times New Roman" w:hAnsi="Times New Roman" w:cs="Times New Roman"/>
          <w:bCs/>
          <w:color w:val="000000"/>
          <w:kern w:val="0"/>
          <w:sz w:val="24"/>
          <w:szCs w:val="24"/>
          <w:lang w:val="fr-FR"/>
        </w:rPr>
        <w:t>seins de l'hôpital régional de Ngaoundéré.</w:t>
      </w:r>
      <w:bookmarkStart w:id="240" w:name="_Toc232763733"/>
      <w:bookmarkStart w:id="241" w:name="_Toc232764040"/>
      <w:bookmarkStart w:id="242" w:name="_Toc239432409"/>
    </w:p>
    <w:p w14:paraId="48BBB6FC" w14:textId="7849E012" w:rsidR="007C15F1" w:rsidRPr="00FC4EA6" w:rsidRDefault="007C15F1" w:rsidP="00207251">
      <w:pPr>
        <w:pStyle w:val="Paragraphedeliste"/>
        <w:numPr>
          <w:ilvl w:val="0"/>
          <w:numId w:val="23"/>
        </w:numPr>
        <w:spacing w:after="0"/>
        <w:jc w:val="both"/>
        <w:rPr>
          <w:rFonts w:ascii="Times New Roman" w:eastAsia="Times New Roman" w:hAnsi="Times New Roman" w:cs="Times New Roman"/>
          <w:b/>
          <w:kern w:val="0"/>
          <w:sz w:val="24"/>
          <w:szCs w:val="24"/>
          <w:lang w:val="fr-FR"/>
        </w:rPr>
      </w:pPr>
      <w:r w:rsidRPr="00FC4EA6">
        <w:rPr>
          <w:rFonts w:ascii="Times New Roman" w:hAnsi="Times New Roman" w:cs="Times New Roman"/>
          <w:b/>
          <w:sz w:val="24"/>
          <w:lang w:val="fr-FR"/>
        </w:rPr>
        <w:t>CHR</w:t>
      </w:r>
      <w:bookmarkEnd w:id="240"/>
      <w:bookmarkEnd w:id="241"/>
      <w:bookmarkEnd w:id="242"/>
    </w:p>
    <w:p w14:paraId="5B6FEEE8" w14:textId="060D1BC2" w:rsidR="004E5765" w:rsidRPr="00FC4EA6" w:rsidRDefault="007C15F1" w:rsidP="00207251">
      <w:pPr>
        <w:spacing w:after="0"/>
        <w:ind w:firstLine="709"/>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Le Centre </w:t>
      </w:r>
      <w:r w:rsidR="005E2501" w:rsidRPr="00FC4EA6">
        <w:rPr>
          <w:rFonts w:ascii="Times New Roman" w:hAnsi="Times New Roman" w:cs="Times New Roman"/>
          <w:sz w:val="24"/>
          <w:szCs w:val="24"/>
          <w:lang w:val="fr-FR"/>
        </w:rPr>
        <w:t>Hospitalier Régional</w:t>
      </w:r>
      <w:r w:rsidRPr="00FC4EA6">
        <w:rPr>
          <w:rFonts w:ascii="Times New Roman" w:hAnsi="Times New Roman" w:cs="Times New Roman"/>
          <w:sz w:val="24"/>
          <w:szCs w:val="24"/>
          <w:lang w:val="fr-FR"/>
        </w:rPr>
        <w:t xml:space="preserve"> de Ngao</w:t>
      </w:r>
      <w:r w:rsidR="00FA5CE0" w:rsidRPr="00FC4EA6">
        <w:rPr>
          <w:rFonts w:ascii="Times New Roman" w:hAnsi="Times New Roman" w:cs="Times New Roman"/>
          <w:sz w:val="24"/>
          <w:szCs w:val="24"/>
          <w:lang w:val="fr-FR"/>
        </w:rPr>
        <w:t>undéré, créé par décret en 2022</w:t>
      </w:r>
      <w:r w:rsidRPr="00FC4EA6">
        <w:rPr>
          <w:rFonts w:ascii="Times New Roman" w:hAnsi="Times New Roman" w:cs="Times New Roman"/>
          <w:sz w:val="24"/>
          <w:szCs w:val="24"/>
          <w:lang w:val="fr-FR"/>
        </w:rPr>
        <w:t xml:space="preserve">, est construit et mis en </w:t>
      </w:r>
      <w:r w:rsidR="008F79B0" w:rsidRPr="00FC4EA6">
        <w:rPr>
          <w:rFonts w:ascii="Times New Roman" w:hAnsi="Times New Roman" w:cs="Times New Roman"/>
          <w:sz w:val="24"/>
          <w:szCs w:val="24"/>
          <w:lang w:val="fr-FR"/>
        </w:rPr>
        <w:t>servic</w:t>
      </w:r>
      <w:r w:rsidRPr="00FC4EA6">
        <w:rPr>
          <w:rFonts w:ascii="Times New Roman" w:hAnsi="Times New Roman" w:cs="Times New Roman"/>
          <w:sz w:val="24"/>
          <w:szCs w:val="24"/>
          <w:lang w:val="fr-FR"/>
        </w:rPr>
        <w:t xml:space="preserve">e en 2024. Il </w:t>
      </w:r>
      <w:r w:rsidR="008F79B0" w:rsidRPr="00FC4EA6">
        <w:rPr>
          <w:rFonts w:ascii="Times New Roman" w:hAnsi="Times New Roman" w:cs="Times New Roman"/>
          <w:sz w:val="24"/>
          <w:szCs w:val="24"/>
          <w:lang w:val="fr-FR"/>
        </w:rPr>
        <w:t>possède</w:t>
      </w:r>
      <w:r w:rsidRPr="00FC4EA6">
        <w:rPr>
          <w:rFonts w:ascii="Times New Roman" w:hAnsi="Times New Roman" w:cs="Times New Roman"/>
          <w:sz w:val="24"/>
          <w:szCs w:val="24"/>
          <w:lang w:val="fr-FR"/>
        </w:rPr>
        <w:t xml:space="preserve"> l’un des plateaux techniques les plus modernes de la </w:t>
      </w:r>
      <w:r w:rsidR="005E2501" w:rsidRPr="00FC4EA6">
        <w:rPr>
          <w:rFonts w:ascii="Times New Roman" w:hAnsi="Times New Roman" w:cs="Times New Roman"/>
          <w:sz w:val="24"/>
          <w:szCs w:val="24"/>
          <w:lang w:val="fr-FR"/>
        </w:rPr>
        <w:t>région de</w:t>
      </w:r>
      <w:r w:rsidRPr="00FC4EA6">
        <w:rPr>
          <w:rFonts w:ascii="Times New Roman" w:hAnsi="Times New Roman" w:cs="Times New Roman"/>
          <w:sz w:val="24"/>
          <w:szCs w:val="24"/>
          <w:lang w:val="fr-FR"/>
        </w:rPr>
        <w:t xml:space="preserve"> l’Adamaoua au Cameroun</w:t>
      </w:r>
      <w:r w:rsidR="005E2501" w:rsidRPr="00FC4EA6">
        <w:rPr>
          <w:rFonts w:ascii="Times New Roman" w:hAnsi="Times New Roman" w:cs="Times New Roman"/>
          <w:sz w:val="24"/>
          <w:szCs w:val="24"/>
          <w:lang w:val="fr-FR"/>
        </w:rPr>
        <w:t>.</w:t>
      </w:r>
      <w:r w:rsidR="008F79B0" w:rsidRPr="00FC4EA6">
        <w:rPr>
          <w:rFonts w:ascii="Times New Roman" w:hAnsi="Times New Roman" w:cs="Times New Roman"/>
          <w:sz w:val="24"/>
          <w:szCs w:val="24"/>
          <w:lang w:val="fr-FR"/>
        </w:rPr>
        <w:t xml:space="preserve"> Il a été inauguré 13 décembre 2024 par le premier ministre </w:t>
      </w:r>
      <w:r w:rsidR="005E2501" w:rsidRPr="00FC4EA6">
        <w:rPr>
          <w:rFonts w:ascii="Times New Roman" w:hAnsi="Times New Roman" w:cs="Times New Roman"/>
          <w:sz w:val="24"/>
          <w:szCs w:val="24"/>
          <w:lang w:val="fr-FR"/>
        </w:rPr>
        <w:t>Joseph Dion</w:t>
      </w:r>
      <w:r w:rsidR="008F79B0" w:rsidRPr="00FC4EA6">
        <w:rPr>
          <w:rFonts w:ascii="Times New Roman" w:hAnsi="Times New Roman" w:cs="Times New Roman"/>
          <w:sz w:val="24"/>
          <w:szCs w:val="24"/>
          <w:lang w:val="fr-FR"/>
        </w:rPr>
        <w:t xml:space="preserve"> </w:t>
      </w:r>
      <w:proofErr w:type="spellStart"/>
      <w:r w:rsidR="008F79B0" w:rsidRPr="00FC4EA6">
        <w:rPr>
          <w:rFonts w:ascii="Times New Roman" w:hAnsi="Times New Roman" w:cs="Times New Roman"/>
          <w:sz w:val="24"/>
          <w:szCs w:val="24"/>
          <w:lang w:val="fr-FR"/>
        </w:rPr>
        <w:t>Ngute</w:t>
      </w:r>
      <w:proofErr w:type="spellEnd"/>
      <w:r w:rsidR="008F79B0" w:rsidRPr="00FC4EA6">
        <w:rPr>
          <w:rFonts w:ascii="Times New Roman" w:hAnsi="Times New Roman" w:cs="Times New Roman"/>
          <w:sz w:val="24"/>
          <w:szCs w:val="24"/>
          <w:lang w:val="fr-FR"/>
        </w:rPr>
        <w:t xml:space="preserve">. Le </w:t>
      </w:r>
      <w:r w:rsidR="005E2501" w:rsidRPr="00FC4EA6">
        <w:rPr>
          <w:rFonts w:ascii="Times New Roman" w:hAnsi="Times New Roman" w:cs="Times New Roman"/>
          <w:sz w:val="24"/>
          <w:szCs w:val="24"/>
          <w:lang w:val="fr-FR"/>
        </w:rPr>
        <w:t>CHR communément</w:t>
      </w:r>
      <w:r w:rsidR="008F79B0" w:rsidRPr="00FC4EA6">
        <w:rPr>
          <w:rFonts w:ascii="Times New Roman" w:hAnsi="Times New Roman" w:cs="Times New Roman"/>
          <w:sz w:val="24"/>
          <w:szCs w:val="24"/>
          <w:lang w:val="fr-FR"/>
        </w:rPr>
        <w:t xml:space="preserve"> appelé </w:t>
      </w:r>
      <w:r w:rsidR="001F19DE" w:rsidRPr="00FC4EA6">
        <w:rPr>
          <w:rFonts w:ascii="Times New Roman" w:hAnsi="Times New Roman" w:cs="Times New Roman"/>
          <w:sz w:val="24"/>
          <w:szCs w:val="24"/>
          <w:lang w:val="fr-FR"/>
        </w:rPr>
        <w:t>hôpital</w:t>
      </w:r>
      <w:r w:rsidR="008F79B0" w:rsidRPr="00FC4EA6">
        <w:rPr>
          <w:rFonts w:ascii="Times New Roman" w:hAnsi="Times New Roman" w:cs="Times New Roman"/>
          <w:sz w:val="24"/>
          <w:szCs w:val="24"/>
          <w:lang w:val="fr-FR"/>
        </w:rPr>
        <w:t xml:space="preserve"> de référence, aurait couté 10 milliards de </w:t>
      </w:r>
      <w:r w:rsidR="008F79B0" w:rsidRPr="00FC4EA6">
        <w:rPr>
          <w:rFonts w:ascii="Times New Roman" w:hAnsi="Times New Roman" w:cs="Times New Roman"/>
          <w:sz w:val="24"/>
          <w:szCs w:val="24"/>
          <w:lang w:val="fr-FR"/>
        </w:rPr>
        <w:lastRenderedPageBreak/>
        <w:t xml:space="preserve">francs </w:t>
      </w:r>
      <w:r w:rsidR="001F19DE" w:rsidRPr="00FC4EA6">
        <w:rPr>
          <w:rFonts w:ascii="Times New Roman" w:hAnsi="Times New Roman" w:cs="Times New Roman"/>
          <w:sz w:val="24"/>
          <w:szCs w:val="24"/>
          <w:lang w:val="fr-FR"/>
        </w:rPr>
        <w:t>CFA</w:t>
      </w:r>
      <w:r w:rsidR="008F79B0" w:rsidRPr="00FC4EA6">
        <w:rPr>
          <w:rFonts w:ascii="Times New Roman" w:hAnsi="Times New Roman" w:cs="Times New Roman"/>
          <w:sz w:val="24"/>
          <w:szCs w:val="24"/>
          <w:lang w:val="fr-FR"/>
        </w:rPr>
        <w:t xml:space="preserve">. </w:t>
      </w:r>
      <w:r w:rsidR="001F19DE" w:rsidRPr="00FC4EA6">
        <w:rPr>
          <w:rFonts w:ascii="Times New Roman" w:hAnsi="Times New Roman" w:cs="Times New Roman"/>
          <w:sz w:val="24"/>
          <w:szCs w:val="24"/>
          <w:lang w:val="fr-FR"/>
        </w:rPr>
        <w:t xml:space="preserve">André Mama </w:t>
      </w:r>
      <w:proofErr w:type="spellStart"/>
      <w:r w:rsidR="001F19DE" w:rsidRPr="00FC4EA6">
        <w:rPr>
          <w:rFonts w:ascii="Times New Roman" w:hAnsi="Times New Roman" w:cs="Times New Roman"/>
          <w:sz w:val="24"/>
          <w:szCs w:val="24"/>
          <w:lang w:val="fr-FR"/>
        </w:rPr>
        <w:t>Fouda</w:t>
      </w:r>
      <w:proofErr w:type="spellEnd"/>
      <w:r w:rsidR="001F19DE" w:rsidRPr="00FC4EA6">
        <w:rPr>
          <w:rFonts w:ascii="Times New Roman" w:hAnsi="Times New Roman" w:cs="Times New Roman"/>
          <w:sz w:val="24"/>
          <w:szCs w:val="24"/>
          <w:lang w:val="fr-FR"/>
        </w:rPr>
        <w:t>, avait donné le coup d’envoi de la construction de l’hôpital le mercredi 13 avril 2017.</w:t>
      </w:r>
    </w:p>
    <w:p w14:paraId="4101ED69" w14:textId="456D700A" w:rsidR="007C15F1" w:rsidRPr="00FC4EA6" w:rsidRDefault="007C15F1" w:rsidP="00207251">
      <w:pPr>
        <w:pStyle w:val="Paragraphedeliste"/>
        <w:numPr>
          <w:ilvl w:val="0"/>
          <w:numId w:val="23"/>
        </w:numPr>
        <w:spacing w:after="0"/>
        <w:jc w:val="both"/>
        <w:rPr>
          <w:lang w:val="fr-FR"/>
        </w:rPr>
      </w:pPr>
      <w:r w:rsidRPr="00FC4EA6">
        <w:rPr>
          <w:rFonts w:ascii="Times New Roman" w:hAnsi="Times New Roman" w:cs="Times New Roman"/>
          <w:b/>
          <w:sz w:val="24"/>
          <w:szCs w:val="24"/>
          <w:lang w:val="fr-FR"/>
        </w:rPr>
        <w:t>HPN</w:t>
      </w:r>
    </w:p>
    <w:p w14:paraId="10CE1564" w14:textId="53B57B45" w:rsidR="004E5765" w:rsidRPr="00FC4EA6" w:rsidRDefault="00403693" w:rsidP="00207251">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 HPN</w:t>
      </w:r>
      <w:r w:rsidR="00CF404F" w:rsidRPr="00FC4EA6">
        <w:rPr>
          <w:rFonts w:ascii="Times New Roman" w:hAnsi="Times New Roman" w:cs="Times New Roman"/>
          <w:sz w:val="24"/>
          <w:szCs w:val="24"/>
          <w:lang w:val="fr-FR"/>
        </w:rPr>
        <w:t xml:space="preserve">, fondé par des missionnaires </w:t>
      </w:r>
      <w:r w:rsidR="00447C56" w:rsidRPr="00FC4EA6">
        <w:rPr>
          <w:rFonts w:ascii="Times New Roman" w:hAnsi="Times New Roman" w:cs="Times New Roman"/>
          <w:sz w:val="24"/>
          <w:szCs w:val="24"/>
          <w:lang w:val="fr-FR"/>
        </w:rPr>
        <w:t>norvégiens de</w:t>
      </w:r>
      <w:r w:rsidR="00CF404F" w:rsidRPr="00FC4EA6">
        <w:rPr>
          <w:rFonts w:ascii="Times New Roman" w:hAnsi="Times New Roman" w:cs="Times New Roman"/>
          <w:sz w:val="24"/>
          <w:szCs w:val="24"/>
          <w:lang w:val="fr-FR"/>
        </w:rPr>
        <w:t xml:space="preserve"> la société missionnaire norvégienne en 1925, et financé en partie par un riche </w:t>
      </w:r>
      <w:r w:rsidR="00447C56" w:rsidRPr="00FC4EA6">
        <w:rPr>
          <w:rFonts w:ascii="Times New Roman" w:hAnsi="Times New Roman" w:cs="Times New Roman"/>
          <w:sz w:val="24"/>
          <w:szCs w:val="24"/>
          <w:lang w:val="fr-FR"/>
        </w:rPr>
        <w:t>donateur américain</w:t>
      </w:r>
      <w:r w:rsidR="00CF404F" w:rsidRPr="00FC4EA6">
        <w:rPr>
          <w:rFonts w:ascii="Times New Roman" w:hAnsi="Times New Roman" w:cs="Times New Roman"/>
          <w:sz w:val="24"/>
          <w:szCs w:val="24"/>
          <w:lang w:val="fr-FR"/>
        </w:rPr>
        <w:t xml:space="preserve"> au Cameroun et l’église évangélique luthérienne du Cameroun. Il est l’un </w:t>
      </w:r>
      <w:r w:rsidR="00447C56" w:rsidRPr="00FC4EA6">
        <w:rPr>
          <w:rFonts w:ascii="Times New Roman" w:hAnsi="Times New Roman" w:cs="Times New Roman"/>
          <w:sz w:val="24"/>
          <w:szCs w:val="24"/>
          <w:lang w:val="fr-FR"/>
        </w:rPr>
        <w:t>des anciens établissements</w:t>
      </w:r>
      <w:r w:rsidR="00CF404F" w:rsidRPr="00FC4EA6">
        <w:rPr>
          <w:rFonts w:ascii="Times New Roman" w:hAnsi="Times New Roman" w:cs="Times New Roman"/>
          <w:sz w:val="24"/>
          <w:szCs w:val="24"/>
          <w:lang w:val="fr-FR"/>
        </w:rPr>
        <w:t xml:space="preserve"> de santé de la région. Après une phase précaire </w:t>
      </w:r>
      <w:r w:rsidR="005368D1" w:rsidRPr="00FC4EA6">
        <w:rPr>
          <w:rFonts w:ascii="Times New Roman" w:hAnsi="Times New Roman" w:cs="Times New Roman"/>
          <w:sz w:val="24"/>
          <w:szCs w:val="24"/>
          <w:lang w:val="fr-FR"/>
        </w:rPr>
        <w:t>marquée</w:t>
      </w:r>
      <w:r w:rsidR="00CF404F" w:rsidRPr="00FC4EA6">
        <w:rPr>
          <w:rFonts w:ascii="Times New Roman" w:hAnsi="Times New Roman" w:cs="Times New Roman"/>
          <w:sz w:val="24"/>
          <w:szCs w:val="24"/>
          <w:lang w:val="fr-FR"/>
        </w:rPr>
        <w:t xml:space="preserve"> par l’ouverture d’un premier dispensaire en 1931</w:t>
      </w:r>
      <w:r w:rsidR="00A01237" w:rsidRPr="00FC4EA6">
        <w:rPr>
          <w:rFonts w:ascii="Times New Roman" w:hAnsi="Times New Roman" w:cs="Times New Roman"/>
          <w:sz w:val="24"/>
          <w:szCs w:val="24"/>
          <w:lang w:val="fr-FR"/>
        </w:rPr>
        <w:t>, l’</w:t>
      </w:r>
      <w:r w:rsidR="00447C56" w:rsidRPr="00FC4EA6">
        <w:rPr>
          <w:rFonts w:ascii="Times New Roman" w:hAnsi="Times New Roman" w:cs="Times New Roman"/>
          <w:sz w:val="24"/>
          <w:szCs w:val="24"/>
          <w:lang w:val="fr-FR"/>
        </w:rPr>
        <w:t>hôpital</w:t>
      </w:r>
      <w:r w:rsidR="00A01237" w:rsidRPr="00FC4EA6">
        <w:rPr>
          <w:rFonts w:ascii="Times New Roman" w:hAnsi="Times New Roman" w:cs="Times New Roman"/>
          <w:sz w:val="24"/>
          <w:szCs w:val="24"/>
          <w:lang w:val="fr-FR"/>
        </w:rPr>
        <w:t xml:space="preserve"> connait un essor décisif à partir de 1954 </w:t>
      </w:r>
      <w:r w:rsidR="00447C56" w:rsidRPr="00FC4EA6">
        <w:rPr>
          <w:rFonts w:ascii="Times New Roman" w:hAnsi="Times New Roman" w:cs="Times New Roman"/>
          <w:sz w:val="24"/>
          <w:szCs w:val="24"/>
          <w:lang w:val="fr-FR"/>
        </w:rPr>
        <w:t>grâce</w:t>
      </w:r>
      <w:r w:rsidR="00A01237" w:rsidRPr="00FC4EA6">
        <w:rPr>
          <w:rFonts w:ascii="Times New Roman" w:hAnsi="Times New Roman" w:cs="Times New Roman"/>
          <w:sz w:val="24"/>
          <w:szCs w:val="24"/>
          <w:lang w:val="fr-FR"/>
        </w:rPr>
        <w:t xml:space="preserve"> </w:t>
      </w:r>
      <w:r w:rsidR="005E2501" w:rsidRPr="00FC4EA6">
        <w:rPr>
          <w:rFonts w:ascii="Times New Roman" w:hAnsi="Times New Roman" w:cs="Times New Roman"/>
          <w:sz w:val="24"/>
          <w:szCs w:val="24"/>
          <w:lang w:val="fr-FR"/>
        </w:rPr>
        <w:t>à</w:t>
      </w:r>
      <w:r w:rsidR="00A01237" w:rsidRPr="00FC4EA6">
        <w:rPr>
          <w:rFonts w:ascii="Times New Roman" w:hAnsi="Times New Roman" w:cs="Times New Roman"/>
          <w:sz w:val="24"/>
          <w:szCs w:val="24"/>
          <w:lang w:val="fr-FR"/>
        </w:rPr>
        <w:t xml:space="preserve"> un don de </w:t>
      </w:r>
      <w:proofErr w:type="spellStart"/>
      <w:proofErr w:type="gramStart"/>
      <w:r w:rsidR="00A01237" w:rsidRPr="00FC4EA6">
        <w:rPr>
          <w:rFonts w:ascii="Times New Roman" w:hAnsi="Times New Roman" w:cs="Times New Roman"/>
          <w:sz w:val="24"/>
          <w:szCs w:val="24"/>
          <w:lang w:val="fr-FR"/>
        </w:rPr>
        <w:t>M.Young</w:t>
      </w:r>
      <w:proofErr w:type="spellEnd"/>
      <w:proofErr w:type="gramEnd"/>
      <w:r w:rsidR="00A01237" w:rsidRPr="00FC4EA6">
        <w:rPr>
          <w:rFonts w:ascii="Times New Roman" w:hAnsi="Times New Roman" w:cs="Times New Roman"/>
          <w:sz w:val="24"/>
          <w:szCs w:val="24"/>
          <w:lang w:val="fr-FR"/>
        </w:rPr>
        <w:t xml:space="preserve">. </w:t>
      </w:r>
      <w:r w:rsidR="005E2501" w:rsidRPr="00FC4EA6">
        <w:rPr>
          <w:rFonts w:ascii="Times New Roman" w:hAnsi="Times New Roman" w:cs="Times New Roman"/>
          <w:sz w:val="24"/>
          <w:szCs w:val="24"/>
          <w:lang w:val="fr-FR"/>
        </w:rPr>
        <w:t>Ce</w:t>
      </w:r>
      <w:r w:rsidR="00A01237" w:rsidRPr="00FC4EA6">
        <w:rPr>
          <w:rFonts w:ascii="Times New Roman" w:hAnsi="Times New Roman" w:cs="Times New Roman"/>
          <w:sz w:val="24"/>
          <w:szCs w:val="24"/>
          <w:lang w:val="fr-FR"/>
        </w:rPr>
        <w:t xml:space="preserve"> financement permet la construction </w:t>
      </w:r>
      <w:r w:rsidR="004E5765" w:rsidRPr="00FC4EA6">
        <w:rPr>
          <w:rFonts w:ascii="Times New Roman" w:hAnsi="Times New Roman" w:cs="Times New Roman"/>
          <w:sz w:val="24"/>
          <w:szCs w:val="24"/>
          <w:lang w:val="fr-FR"/>
        </w:rPr>
        <w:t>des premiers bâtiments durables</w:t>
      </w:r>
      <w:r w:rsidR="00A01237" w:rsidRPr="00FC4EA6">
        <w:rPr>
          <w:rFonts w:ascii="Times New Roman" w:hAnsi="Times New Roman" w:cs="Times New Roman"/>
          <w:sz w:val="24"/>
          <w:szCs w:val="24"/>
          <w:lang w:val="fr-FR"/>
        </w:rPr>
        <w:t xml:space="preserve"> </w:t>
      </w:r>
      <w:r w:rsidR="005E2501" w:rsidRPr="00FC4EA6">
        <w:rPr>
          <w:rFonts w:ascii="Times New Roman" w:hAnsi="Times New Roman" w:cs="Times New Roman"/>
          <w:sz w:val="24"/>
          <w:szCs w:val="24"/>
          <w:lang w:val="fr-FR"/>
        </w:rPr>
        <w:t>(chirurgie</w:t>
      </w:r>
      <w:r w:rsidR="00A01237" w:rsidRPr="00FC4EA6">
        <w:rPr>
          <w:rFonts w:ascii="Times New Roman" w:hAnsi="Times New Roman" w:cs="Times New Roman"/>
          <w:sz w:val="24"/>
          <w:szCs w:val="24"/>
          <w:lang w:val="fr-FR"/>
        </w:rPr>
        <w:t>, école d’</w:t>
      </w:r>
      <w:r w:rsidR="008A19C0" w:rsidRPr="00FC4EA6">
        <w:rPr>
          <w:rFonts w:ascii="Times New Roman" w:hAnsi="Times New Roman" w:cs="Times New Roman"/>
          <w:sz w:val="24"/>
          <w:szCs w:val="24"/>
          <w:lang w:val="fr-FR"/>
        </w:rPr>
        <w:t>infirmières</w:t>
      </w:r>
      <w:r w:rsidR="00A01237" w:rsidRPr="00FC4EA6">
        <w:rPr>
          <w:rFonts w:ascii="Times New Roman" w:hAnsi="Times New Roman" w:cs="Times New Roman"/>
          <w:sz w:val="24"/>
          <w:szCs w:val="24"/>
          <w:lang w:val="fr-FR"/>
        </w:rPr>
        <w:t xml:space="preserve">). L’établissement est </w:t>
      </w:r>
      <w:r w:rsidR="008A19C0" w:rsidRPr="00FC4EA6">
        <w:rPr>
          <w:rFonts w:ascii="Times New Roman" w:hAnsi="Times New Roman" w:cs="Times New Roman"/>
          <w:sz w:val="24"/>
          <w:szCs w:val="24"/>
          <w:lang w:val="fr-FR"/>
        </w:rPr>
        <w:t>achevé</w:t>
      </w:r>
      <w:r w:rsidR="00A01237" w:rsidRPr="00FC4EA6">
        <w:rPr>
          <w:rFonts w:ascii="Times New Roman" w:hAnsi="Times New Roman" w:cs="Times New Roman"/>
          <w:sz w:val="24"/>
          <w:szCs w:val="24"/>
          <w:lang w:val="fr-FR"/>
        </w:rPr>
        <w:t xml:space="preserve"> et mis en </w:t>
      </w:r>
      <w:r w:rsidR="005E2501" w:rsidRPr="00FC4EA6">
        <w:rPr>
          <w:rFonts w:ascii="Times New Roman" w:hAnsi="Times New Roman" w:cs="Times New Roman"/>
          <w:sz w:val="24"/>
          <w:szCs w:val="24"/>
          <w:lang w:val="fr-FR"/>
        </w:rPr>
        <w:t>service en</w:t>
      </w:r>
      <w:r w:rsidR="00A01237" w:rsidRPr="00FC4EA6">
        <w:rPr>
          <w:rFonts w:ascii="Times New Roman" w:hAnsi="Times New Roman" w:cs="Times New Roman"/>
          <w:sz w:val="24"/>
          <w:szCs w:val="24"/>
          <w:lang w:val="fr-FR"/>
        </w:rPr>
        <w:t xml:space="preserve"> 1957.</w:t>
      </w:r>
    </w:p>
    <w:p w14:paraId="18E9F8AF" w14:textId="77777777" w:rsidR="004E5765" w:rsidRPr="00FC4EA6" w:rsidRDefault="004E5765" w:rsidP="005118CE">
      <w:pPr>
        <w:spacing w:after="0"/>
        <w:jc w:val="both"/>
        <w:outlineLvl w:val="1"/>
        <w:rPr>
          <w:rFonts w:ascii="Times New Roman" w:hAnsi="Times New Roman" w:cs="Times New Roman"/>
          <w:b/>
          <w:sz w:val="24"/>
          <w:szCs w:val="24"/>
          <w:lang w:val="fr-FR"/>
        </w:rPr>
      </w:pPr>
      <w:bookmarkStart w:id="243" w:name="_Toc239694693"/>
      <w:r w:rsidRPr="00FC4EA6">
        <w:rPr>
          <w:rFonts w:ascii="Times New Roman" w:hAnsi="Times New Roman" w:cs="Times New Roman"/>
          <w:b/>
          <w:sz w:val="24"/>
          <w:szCs w:val="24"/>
          <w:lang w:val="fr-FR"/>
        </w:rPr>
        <w:t>III .2.3. DESCRIPTION DU LIEU DE L’ETUDE</w:t>
      </w:r>
      <w:bookmarkEnd w:id="243"/>
    </w:p>
    <w:p w14:paraId="1003E7DB" w14:textId="5669E8A9" w:rsidR="00987201" w:rsidRPr="00FC4EA6" w:rsidRDefault="00D92551" w:rsidP="005118CE">
      <w:pPr>
        <w:pStyle w:val="Paragraphedeliste"/>
        <w:numPr>
          <w:ilvl w:val="0"/>
          <w:numId w:val="20"/>
        </w:numPr>
        <w:spacing w:after="0"/>
        <w:jc w:val="both"/>
        <w:rPr>
          <w:rFonts w:ascii="Times New Roman" w:hAnsi="Times New Roman" w:cs="Times New Roman"/>
          <w:b/>
          <w:sz w:val="24"/>
          <w:szCs w:val="24"/>
          <w:lang w:val="fr-FR"/>
        </w:rPr>
      </w:pPr>
      <w:r w:rsidRPr="00FC4EA6">
        <w:rPr>
          <w:rFonts w:ascii="Times New Roman" w:hAnsi="Times New Roman" w:cs="Times New Roman"/>
          <w:b/>
          <w:sz w:val="24"/>
          <w:szCs w:val="24"/>
          <w:lang w:val="fr-FR"/>
        </w:rPr>
        <w:t>HP</w:t>
      </w:r>
      <w:r w:rsidR="004E5765" w:rsidRPr="00FC4EA6">
        <w:rPr>
          <w:rFonts w:ascii="Times New Roman" w:hAnsi="Times New Roman" w:cs="Times New Roman"/>
          <w:b/>
          <w:sz w:val="24"/>
          <w:szCs w:val="24"/>
          <w:lang w:val="fr-FR"/>
        </w:rPr>
        <w:t>N</w:t>
      </w:r>
    </w:p>
    <w:p w14:paraId="1C23F75D" w14:textId="7CE2C6BA" w:rsidR="00E917BF" w:rsidRPr="00FC4EA6" w:rsidRDefault="004E5765" w:rsidP="00207251">
      <w:pPr>
        <w:spacing w:after="0"/>
        <w:jc w:val="both"/>
        <w:rPr>
          <w:rFonts w:ascii="Times New Roman" w:hAnsi="Times New Roman" w:cs="Times New Roman"/>
          <w:bCs/>
          <w:sz w:val="24"/>
          <w:szCs w:val="24"/>
          <w:lang w:val="fr-FR"/>
        </w:rPr>
      </w:pPr>
      <w:r w:rsidRPr="00FC4EA6">
        <w:rPr>
          <w:rFonts w:ascii="Times New Roman" w:hAnsi="Times New Roman" w:cs="Times New Roman"/>
          <w:sz w:val="24"/>
          <w:szCs w:val="24"/>
          <w:lang w:val="fr-FR"/>
        </w:rPr>
        <w:t xml:space="preserve">Le </w:t>
      </w:r>
      <w:r w:rsidR="00887C50" w:rsidRPr="00FC4EA6">
        <w:rPr>
          <w:rFonts w:ascii="Times New Roman" w:hAnsi="Times New Roman" w:cs="Times New Roman"/>
          <w:sz w:val="24"/>
          <w:szCs w:val="24"/>
          <w:lang w:val="fr-FR"/>
        </w:rPr>
        <w:t>service de gynéco</w:t>
      </w:r>
      <w:r w:rsidR="00D92551" w:rsidRPr="00FC4EA6">
        <w:rPr>
          <w:rFonts w:ascii="Times New Roman" w:hAnsi="Times New Roman" w:cs="Times New Roman"/>
          <w:sz w:val="24"/>
          <w:szCs w:val="24"/>
          <w:lang w:val="fr-FR"/>
        </w:rPr>
        <w:t>logie de HP</w:t>
      </w:r>
      <w:r w:rsidR="00887C50" w:rsidRPr="00FC4EA6">
        <w:rPr>
          <w:rFonts w:ascii="Times New Roman" w:hAnsi="Times New Roman" w:cs="Times New Roman"/>
          <w:sz w:val="24"/>
          <w:szCs w:val="24"/>
          <w:lang w:val="fr-FR"/>
        </w:rPr>
        <w:t xml:space="preserve">N est un service bien structuré. Il est sur la responsabilité du </w:t>
      </w:r>
      <w:r w:rsidR="00887C50" w:rsidRPr="00FC4EA6">
        <w:rPr>
          <w:rFonts w:ascii="Times New Roman" w:hAnsi="Times New Roman" w:cs="Times New Roman"/>
          <w:b/>
          <w:bCs/>
          <w:sz w:val="24"/>
          <w:szCs w:val="24"/>
          <w:lang w:val="fr-FR"/>
        </w:rPr>
        <w:t xml:space="preserve">Dr NZENTEM CHRISTIAN, </w:t>
      </w:r>
      <w:r w:rsidR="00887C50" w:rsidRPr="00FC4EA6">
        <w:rPr>
          <w:rFonts w:ascii="Times New Roman" w:hAnsi="Times New Roman" w:cs="Times New Roman"/>
          <w:b/>
          <w:bCs/>
          <w:i/>
          <w:sz w:val="24"/>
          <w:szCs w:val="24"/>
          <w:lang w:val="fr-FR"/>
        </w:rPr>
        <w:t xml:space="preserve">GYNECOLOGUE OBSTETRICIEN. </w:t>
      </w:r>
      <w:r w:rsidR="00F815B7" w:rsidRPr="00FC4EA6">
        <w:rPr>
          <w:rFonts w:ascii="Times New Roman" w:hAnsi="Times New Roman" w:cs="Times New Roman"/>
          <w:bCs/>
          <w:sz w:val="24"/>
          <w:szCs w:val="24"/>
          <w:lang w:val="fr-FR"/>
        </w:rPr>
        <w:t>Il effectue ses consultations</w:t>
      </w:r>
      <w:r w:rsidR="00887C50" w:rsidRPr="00FC4EA6">
        <w:rPr>
          <w:rFonts w:ascii="Times New Roman" w:hAnsi="Times New Roman" w:cs="Times New Roman"/>
          <w:b/>
          <w:bCs/>
          <w:i/>
          <w:sz w:val="24"/>
          <w:szCs w:val="24"/>
          <w:lang w:val="fr-FR"/>
        </w:rPr>
        <w:t xml:space="preserve"> </w:t>
      </w:r>
      <w:r w:rsidR="00887C50" w:rsidRPr="00FC4EA6">
        <w:rPr>
          <w:rFonts w:ascii="Times New Roman" w:hAnsi="Times New Roman" w:cs="Times New Roman"/>
          <w:bCs/>
          <w:sz w:val="24"/>
          <w:szCs w:val="24"/>
          <w:lang w:val="fr-FR"/>
        </w:rPr>
        <w:t>dans une salle comportant un lit gy</w:t>
      </w:r>
      <w:r w:rsidR="00175213" w:rsidRPr="00FC4EA6">
        <w:rPr>
          <w:rFonts w:ascii="Times New Roman" w:hAnsi="Times New Roman" w:cs="Times New Roman"/>
          <w:bCs/>
          <w:sz w:val="24"/>
          <w:szCs w:val="24"/>
          <w:lang w:val="fr-FR"/>
        </w:rPr>
        <w:t>nécologique</w:t>
      </w:r>
      <w:r w:rsidR="00887C50" w:rsidRPr="00FC4EA6">
        <w:rPr>
          <w:rFonts w:ascii="Times New Roman" w:hAnsi="Times New Roman" w:cs="Times New Roman"/>
          <w:bCs/>
          <w:sz w:val="24"/>
          <w:szCs w:val="24"/>
          <w:lang w:val="fr-FR"/>
        </w:rPr>
        <w:t>, une toilette,</w:t>
      </w:r>
      <w:r w:rsidR="00175213" w:rsidRPr="00FC4EA6">
        <w:rPr>
          <w:rFonts w:ascii="Times New Roman" w:hAnsi="Times New Roman" w:cs="Times New Roman"/>
          <w:bCs/>
          <w:sz w:val="24"/>
          <w:szCs w:val="24"/>
          <w:lang w:val="fr-FR"/>
        </w:rPr>
        <w:t xml:space="preserve"> une table et des chaises </w:t>
      </w:r>
      <w:r w:rsidR="000E40F1" w:rsidRPr="00FC4EA6">
        <w:rPr>
          <w:rFonts w:ascii="Times New Roman" w:hAnsi="Times New Roman" w:cs="Times New Roman"/>
          <w:bCs/>
          <w:sz w:val="24"/>
          <w:szCs w:val="24"/>
          <w:lang w:val="fr-FR"/>
        </w:rPr>
        <w:t>pour la</w:t>
      </w:r>
      <w:r w:rsidR="00175213" w:rsidRPr="00FC4EA6">
        <w:rPr>
          <w:rFonts w:ascii="Times New Roman" w:hAnsi="Times New Roman" w:cs="Times New Roman"/>
          <w:bCs/>
          <w:sz w:val="24"/>
          <w:szCs w:val="24"/>
          <w:lang w:val="fr-FR"/>
        </w:rPr>
        <w:t xml:space="preserve"> consultation. C’</w:t>
      </w:r>
      <w:r w:rsidR="00947127" w:rsidRPr="00FC4EA6">
        <w:rPr>
          <w:rFonts w:ascii="Times New Roman" w:hAnsi="Times New Roman" w:cs="Times New Roman"/>
          <w:bCs/>
          <w:sz w:val="24"/>
          <w:szCs w:val="24"/>
          <w:lang w:val="fr-FR"/>
        </w:rPr>
        <w:t>est un espace très agréable.</w:t>
      </w:r>
    </w:p>
    <w:p w14:paraId="468514B4" w14:textId="14A0F4A4" w:rsidR="00E917BF" w:rsidRPr="00FC4EA6" w:rsidRDefault="00E917BF" w:rsidP="00207251">
      <w:pPr>
        <w:pStyle w:val="Paragraphedeliste"/>
        <w:numPr>
          <w:ilvl w:val="0"/>
          <w:numId w:val="20"/>
        </w:numPr>
        <w:spacing w:after="0"/>
        <w:jc w:val="both"/>
        <w:rPr>
          <w:rFonts w:ascii="Times New Roman" w:hAnsi="Times New Roman" w:cs="Times New Roman"/>
          <w:bCs/>
          <w:sz w:val="24"/>
          <w:szCs w:val="24"/>
          <w:lang w:val="fr-FR"/>
        </w:rPr>
      </w:pPr>
      <w:r w:rsidRPr="00FC4EA6">
        <w:rPr>
          <w:rFonts w:ascii="Times New Roman" w:hAnsi="Times New Roman" w:cs="Times New Roman"/>
          <w:b/>
          <w:bCs/>
          <w:sz w:val="24"/>
          <w:szCs w:val="24"/>
          <w:lang w:val="fr-FR"/>
        </w:rPr>
        <w:t>CHR</w:t>
      </w:r>
    </w:p>
    <w:p w14:paraId="5B7F3C1D" w14:textId="592B9E2B" w:rsidR="00E917BF" w:rsidRPr="00FC4EA6" w:rsidRDefault="00E917BF" w:rsidP="00207251">
      <w:pPr>
        <w:spacing w:after="0"/>
        <w:jc w:val="both"/>
        <w:rPr>
          <w:rFonts w:ascii="Times New Roman" w:hAnsi="Times New Roman" w:cs="Times New Roman"/>
          <w:bCs/>
          <w:sz w:val="24"/>
          <w:szCs w:val="24"/>
          <w:lang w:val="fr-FR"/>
        </w:rPr>
      </w:pPr>
      <w:r w:rsidRPr="00FC4EA6">
        <w:rPr>
          <w:rFonts w:ascii="Times New Roman" w:hAnsi="Times New Roman" w:cs="Times New Roman"/>
          <w:bCs/>
          <w:sz w:val="24"/>
          <w:szCs w:val="24"/>
          <w:lang w:val="fr-FR"/>
        </w:rPr>
        <w:t>Le service</w:t>
      </w:r>
      <w:r w:rsidR="007C2B22" w:rsidRPr="00FC4EA6">
        <w:rPr>
          <w:rFonts w:ascii="Times New Roman" w:hAnsi="Times New Roman" w:cs="Times New Roman"/>
          <w:bCs/>
          <w:sz w:val="24"/>
          <w:szCs w:val="24"/>
          <w:lang w:val="fr-FR"/>
        </w:rPr>
        <w:t xml:space="preserve"> de gynécologie du CHR comprend</w:t>
      </w:r>
      <w:r w:rsidRPr="00FC4EA6">
        <w:rPr>
          <w:rFonts w:ascii="Times New Roman" w:hAnsi="Times New Roman" w:cs="Times New Roman"/>
          <w:bCs/>
          <w:sz w:val="24"/>
          <w:szCs w:val="24"/>
          <w:lang w:val="fr-FR"/>
        </w:rPr>
        <w:t xml:space="preserve"> en son sein 05 personnels de santé dont : 04 femmes et 01 homme.</w:t>
      </w:r>
    </w:p>
    <w:p w14:paraId="6580D7C9" w14:textId="629D2D28" w:rsidR="00E917BF" w:rsidRPr="00FC4EA6" w:rsidRDefault="00E917BF" w:rsidP="00207251">
      <w:pPr>
        <w:spacing w:after="0"/>
        <w:jc w:val="both"/>
        <w:rPr>
          <w:rFonts w:ascii="Times New Roman" w:hAnsi="Times New Roman" w:cs="Times New Roman"/>
          <w:bCs/>
          <w:sz w:val="24"/>
          <w:szCs w:val="24"/>
          <w:lang w:val="fr-FR"/>
        </w:rPr>
      </w:pPr>
      <w:r w:rsidRPr="00FC4EA6">
        <w:rPr>
          <w:rFonts w:ascii="Times New Roman" w:hAnsi="Times New Roman" w:cs="Times New Roman"/>
          <w:bCs/>
          <w:sz w:val="24"/>
          <w:szCs w:val="24"/>
          <w:lang w:val="fr-FR"/>
        </w:rPr>
        <w:t xml:space="preserve">     Mme MAKOU charlotte : sage-femme responsable de la coordination des soins externe du service de gynécologie</w:t>
      </w:r>
      <w:r w:rsidR="000259F2" w:rsidRPr="00FC4EA6">
        <w:rPr>
          <w:rFonts w:ascii="Times New Roman" w:hAnsi="Times New Roman" w:cs="Times New Roman"/>
          <w:bCs/>
          <w:sz w:val="24"/>
          <w:szCs w:val="24"/>
          <w:lang w:val="fr-FR"/>
        </w:rPr>
        <w:t>.</w:t>
      </w:r>
    </w:p>
    <w:p w14:paraId="598F1ECB" w14:textId="482DCDB1" w:rsidR="000259F2" w:rsidRPr="00FC4EA6" w:rsidRDefault="000259F2" w:rsidP="00207251">
      <w:pPr>
        <w:spacing w:after="0"/>
        <w:jc w:val="both"/>
        <w:rPr>
          <w:rFonts w:ascii="Times New Roman" w:hAnsi="Times New Roman" w:cs="Times New Roman"/>
          <w:bCs/>
          <w:sz w:val="24"/>
          <w:szCs w:val="24"/>
          <w:lang w:val="fr-FR"/>
        </w:rPr>
      </w:pPr>
      <w:r w:rsidRPr="00FC4EA6">
        <w:rPr>
          <w:rFonts w:ascii="Times New Roman" w:hAnsi="Times New Roman" w:cs="Times New Roman"/>
          <w:bCs/>
          <w:sz w:val="24"/>
          <w:szCs w:val="24"/>
          <w:lang w:val="fr-FR"/>
        </w:rPr>
        <w:t xml:space="preserve">      Dr DIDJO’O : chef de service de gynécologie</w:t>
      </w:r>
    </w:p>
    <w:p w14:paraId="51BFDA7D" w14:textId="18D8F00D" w:rsidR="000259F2" w:rsidRPr="00FC4EA6" w:rsidRDefault="000259F2" w:rsidP="00207251">
      <w:pPr>
        <w:spacing w:after="0"/>
        <w:jc w:val="both"/>
        <w:rPr>
          <w:rFonts w:ascii="Times New Roman" w:hAnsi="Times New Roman" w:cs="Times New Roman"/>
          <w:bCs/>
          <w:sz w:val="24"/>
          <w:szCs w:val="24"/>
          <w:lang w:val="fr-FR"/>
        </w:rPr>
      </w:pPr>
      <w:r w:rsidRPr="00FC4EA6">
        <w:rPr>
          <w:rFonts w:ascii="Times New Roman" w:hAnsi="Times New Roman" w:cs="Times New Roman"/>
          <w:bCs/>
          <w:sz w:val="24"/>
          <w:szCs w:val="24"/>
          <w:lang w:val="fr-FR"/>
        </w:rPr>
        <w:t xml:space="preserve">      Dr BAYERO</w:t>
      </w:r>
      <w:r w:rsidR="00F815B7" w:rsidRPr="00FC4EA6">
        <w:rPr>
          <w:rFonts w:ascii="Times New Roman" w:hAnsi="Times New Roman" w:cs="Times New Roman"/>
          <w:bCs/>
          <w:sz w:val="24"/>
          <w:szCs w:val="24"/>
          <w:lang w:val="fr-FR"/>
        </w:rPr>
        <w:t xml:space="preserve"> : médecin gynécolog</w:t>
      </w:r>
      <w:r w:rsidRPr="00FC4EA6">
        <w:rPr>
          <w:rFonts w:ascii="Times New Roman" w:hAnsi="Times New Roman" w:cs="Times New Roman"/>
          <w:bCs/>
          <w:sz w:val="24"/>
          <w:szCs w:val="24"/>
          <w:lang w:val="fr-FR"/>
        </w:rPr>
        <w:t>ue consultant</w:t>
      </w:r>
    </w:p>
    <w:p w14:paraId="3AE713AF" w14:textId="7F5A5698" w:rsidR="000259F2" w:rsidRPr="00FC4EA6" w:rsidRDefault="000259F2" w:rsidP="00207251">
      <w:pPr>
        <w:spacing w:after="0"/>
        <w:jc w:val="both"/>
        <w:rPr>
          <w:rFonts w:ascii="Times New Roman" w:hAnsi="Times New Roman" w:cs="Times New Roman"/>
          <w:bCs/>
          <w:sz w:val="24"/>
          <w:szCs w:val="24"/>
          <w:lang w:val="fr-FR"/>
        </w:rPr>
      </w:pPr>
      <w:r w:rsidRPr="00FC4EA6">
        <w:rPr>
          <w:rFonts w:ascii="Times New Roman" w:hAnsi="Times New Roman" w:cs="Times New Roman"/>
          <w:bCs/>
          <w:sz w:val="24"/>
          <w:szCs w:val="24"/>
          <w:lang w:val="fr-FR"/>
        </w:rPr>
        <w:t xml:space="preserve">      Dr CHUMBE</w:t>
      </w:r>
      <w:r w:rsidR="00F815B7" w:rsidRPr="00FC4EA6">
        <w:rPr>
          <w:rFonts w:ascii="Times New Roman" w:hAnsi="Times New Roman" w:cs="Times New Roman"/>
          <w:bCs/>
          <w:sz w:val="24"/>
          <w:szCs w:val="24"/>
          <w:lang w:val="fr-FR"/>
        </w:rPr>
        <w:t xml:space="preserve"> : médecin gynécolog</w:t>
      </w:r>
      <w:r w:rsidRPr="00FC4EA6">
        <w:rPr>
          <w:rFonts w:ascii="Times New Roman" w:hAnsi="Times New Roman" w:cs="Times New Roman"/>
          <w:bCs/>
          <w:sz w:val="24"/>
          <w:szCs w:val="24"/>
          <w:lang w:val="fr-FR"/>
        </w:rPr>
        <w:t>ue consultant</w:t>
      </w:r>
    </w:p>
    <w:p w14:paraId="2768464A" w14:textId="5D96B842" w:rsidR="000259F2" w:rsidRPr="00FC4EA6" w:rsidRDefault="000259F2" w:rsidP="00207251">
      <w:pPr>
        <w:spacing w:after="0"/>
        <w:jc w:val="both"/>
        <w:rPr>
          <w:rFonts w:ascii="Times New Roman" w:hAnsi="Times New Roman" w:cs="Times New Roman"/>
          <w:bCs/>
          <w:sz w:val="24"/>
          <w:szCs w:val="24"/>
          <w:lang w:val="fr-FR"/>
        </w:rPr>
      </w:pPr>
      <w:r w:rsidRPr="00FC4EA6">
        <w:rPr>
          <w:rFonts w:ascii="Times New Roman" w:hAnsi="Times New Roman" w:cs="Times New Roman"/>
          <w:bCs/>
          <w:sz w:val="24"/>
          <w:szCs w:val="24"/>
          <w:lang w:val="fr-FR"/>
        </w:rPr>
        <w:t xml:space="preserve">     </w:t>
      </w:r>
      <w:r w:rsidR="00F815B7" w:rsidRPr="00FC4EA6">
        <w:rPr>
          <w:rFonts w:ascii="Times New Roman" w:hAnsi="Times New Roman" w:cs="Times New Roman"/>
          <w:bCs/>
          <w:sz w:val="24"/>
          <w:szCs w:val="24"/>
          <w:lang w:val="fr-FR"/>
        </w:rPr>
        <w:t xml:space="preserve"> Dr NJOFANG : médecin gynécolog</w:t>
      </w:r>
      <w:r w:rsidRPr="00FC4EA6">
        <w:rPr>
          <w:rFonts w:ascii="Times New Roman" w:hAnsi="Times New Roman" w:cs="Times New Roman"/>
          <w:bCs/>
          <w:sz w:val="24"/>
          <w:szCs w:val="24"/>
          <w:lang w:val="fr-FR"/>
        </w:rPr>
        <w:t>ue consultant</w:t>
      </w:r>
    </w:p>
    <w:p w14:paraId="10D63DAE" w14:textId="2E9CB22B" w:rsidR="00E917BF" w:rsidRPr="00FC4EA6" w:rsidRDefault="000259F2" w:rsidP="00207251">
      <w:pPr>
        <w:spacing w:after="0"/>
        <w:jc w:val="both"/>
        <w:rPr>
          <w:rFonts w:ascii="Times New Roman" w:hAnsi="Times New Roman" w:cs="Times New Roman"/>
          <w:bCs/>
          <w:sz w:val="24"/>
          <w:szCs w:val="24"/>
          <w:lang w:val="fr-FR"/>
        </w:rPr>
      </w:pPr>
      <w:r w:rsidRPr="00FC4EA6">
        <w:rPr>
          <w:rFonts w:ascii="Times New Roman" w:hAnsi="Times New Roman" w:cs="Times New Roman"/>
          <w:bCs/>
          <w:sz w:val="24"/>
          <w:szCs w:val="24"/>
          <w:lang w:val="fr-FR"/>
        </w:rPr>
        <w:t>Ces médecins travaillent en alternance pour couvrir les besoins des patients. Ils travaillent du lundi au vendredi de 8H-15H et parfois le weekend si urgence.</w:t>
      </w:r>
    </w:p>
    <w:p w14:paraId="7E7AB480" w14:textId="01EA8C17" w:rsidR="004D5064" w:rsidRPr="00FC4EA6" w:rsidRDefault="000259F2" w:rsidP="00207251">
      <w:pPr>
        <w:spacing w:after="0"/>
        <w:jc w:val="both"/>
        <w:rPr>
          <w:rFonts w:ascii="Times New Roman" w:hAnsi="Times New Roman" w:cs="Times New Roman"/>
          <w:bCs/>
          <w:sz w:val="24"/>
          <w:szCs w:val="24"/>
          <w:lang w:val="fr-FR"/>
        </w:rPr>
      </w:pPr>
      <w:r w:rsidRPr="00FC4EA6">
        <w:rPr>
          <w:rFonts w:ascii="Times New Roman" w:hAnsi="Times New Roman" w:cs="Times New Roman"/>
          <w:bCs/>
          <w:sz w:val="24"/>
          <w:szCs w:val="24"/>
          <w:lang w:val="fr-FR"/>
        </w:rPr>
        <w:t xml:space="preserve"> Cet </w:t>
      </w:r>
      <w:r w:rsidR="004D5064" w:rsidRPr="00FC4EA6">
        <w:rPr>
          <w:rFonts w:ascii="Times New Roman" w:hAnsi="Times New Roman" w:cs="Times New Roman"/>
          <w:bCs/>
          <w:sz w:val="24"/>
          <w:szCs w:val="24"/>
          <w:lang w:val="fr-FR"/>
        </w:rPr>
        <w:t>hôpital dispose de deux</w:t>
      </w:r>
      <w:r w:rsidRPr="00FC4EA6">
        <w:rPr>
          <w:rFonts w:ascii="Times New Roman" w:hAnsi="Times New Roman" w:cs="Times New Roman"/>
          <w:bCs/>
          <w:sz w:val="24"/>
          <w:szCs w:val="24"/>
          <w:lang w:val="fr-FR"/>
        </w:rPr>
        <w:t xml:space="preserve"> salle</w:t>
      </w:r>
      <w:r w:rsidR="004D5064" w:rsidRPr="00FC4EA6">
        <w:rPr>
          <w:rFonts w:ascii="Times New Roman" w:hAnsi="Times New Roman" w:cs="Times New Roman"/>
          <w:bCs/>
          <w:sz w:val="24"/>
          <w:szCs w:val="24"/>
          <w:lang w:val="fr-FR"/>
        </w:rPr>
        <w:t>s</w:t>
      </w:r>
      <w:r w:rsidRPr="00FC4EA6">
        <w:rPr>
          <w:rFonts w:ascii="Times New Roman" w:hAnsi="Times New Roman" w:cs="Times New Roman"/>
          <w:bCs/>
          <w:sz w:val="24"/>
          <w:szCs w:val="24"/>
          <w:lang w:val="fr-FR"/>
        </w:rPr>
        <w:t xml:space="preserve"> de consultation gynécologiques </w:t>
      </w:r>
      <w:r w:rsidR="004D5064" w:rsidRPr="00FC4EA6">
        <w:rPr>
          <w:rFonts w:ascii="Times New Roman" w:hAnsi="Times New Roman" w:cs="Times New Roman"/>
          <w:bCs/>
          <w:sz w:val="24"/>
          <w:szCs w:val="24"/>
          <w:lang w:val="fr-FR"/>
        </w:rPr>
        <w:t>climatisé, chacun</w:t>
      </w:r>
      <w:r w:rsidRPr="00FC4EA6">
        <w:rPr>
          <w:rFonts w:ascii="Times New Roman" w:hAnsi="Times New Roman" w:cs="Times New Roman"/>
          <w:bCs/>
          <w:sz w:val="24"/>
          <w:szCs w:val="24"/>
          <w:lang w:val="fr-FR"/>
        </w:rPr>
        <w:t xml:space="preserve"> comportant, une </w:t>
      </w:r>
      <w:r w:rsidR="004D5064" w:rsidRPr="00FC4EA6">
        <w:rPr>
          <w:rFonts w:ascii="Times New Roman" w:hAnsi="Times New Roman" w:cs="Times New Roman"/>
          <w:bCs/>
          <w:sz w:val="24"/>
          <w:szCs w:val="24"/>
          <w:lang w:val="fr-FR"/>
        </w:rPr>
        <w:t>douche, un</w:t>
      </w:r>
      <w:r w:rsidRPr="00FC4EA6">
        <w:rPr>
          <w:rFonts w:ascii="Times New Roman" w:hAnsi="Times New Roman" w:cs="Times New Roman"/>
          <w:bCs/>
          <w:sz w:val="24"/>
          <w:szCs w:val="24"/>
          <w:lang w:val="fr-FR"/>
        </w:rPr>
        <w:t xml:space="preserve"> lit g</w:t>
      </w:r>
      <w:r w:rsidR="004D5064" w:rsidRPr="00FC4EA6">
        <w:rPr>
          <w:rFonts w:ascii="Times New Roman" w:hAnsi="Times New Roman" w:cs="Times New Roman"/>
          <w:bCs/>
          <w:sz w:val="24"/>
          <w:szCs w:val="24"/>
          <w:lang w:val="fr-FR"/>
        </w:rPr>
        <w:t>ynécologique, une table, des chaises et surtout un bon éclairage. Ce service est très fréquenté.</w:t>
      </w:r>
    </w:p>
    <w:p w14:paraId="59D7FB12" w14:textId="15B9547A" w:rsidR="004D5064" w:rsidRPr="00FC4EA6" w:rsidRDefault="004D5064" w:rsidP="00207251">
      <w:pPr>
        <w:pStyle w:val="Paragraphedeliste"/>
        <w:numPr>
          <w:ilvl w:val="0"/>
          <w:numId w:val="20"/>
        </w:numPr>
        <w:spacing w:after="0"/>
        <w:jc w:val="both"/>
        <w:rPr>
          <w:rFonts w:ascii="Times New Roman" w:hAnsi="Times New Roman" w:cs="Times New Roman"/>
          <w:bCs/>
          <w:sz w:val="24"/>
          <w:szCs w:val="24"/>
          <w:lang w:val="fr-FR"/>
        </w:rPr>
      </w:pPr>
      <w:r w:rsidRPr="00FC4EA6">
        <w:rPr>
          <w:rFonts w:ascii="Times New Roman" w:hAnsi="Times New Roman" w:cs="Times New Roman"/>
          <w:b/>
          <w:bCs/>
          <w:sz w:val="24"/>
          <w:szCs w:val="24"/>
          <w:lang w:val="fr-FR"/>
        </w:rPr>
        <w:t>HRN</w:t>
      </w:r>
    </w:p>
    <w:p w14:paraId="6EEDE92A" w14:textId="5E7144A7" w:rsidR="004D5064" w:rsidRPr="00FC4EA6" w:rsidRDefault="004D5064" w:rsidP="00207251">
      <w:pPr>
        <w:spacing w:after="0"/>
        <w:jc w:val="both"/>
        <w:rPr>
          <w:rFonts w:ascii="Times New Roman" w:hAnsi="Times New Roman" w:cs="Times New Roman"/>
          <w:bCs/>
          <w:sz w:val="24"/>
          <w:szCs w:val="24"/>
          <w:lang w:val="fr-FR"/>
        </w:rPr>
      </w:pPr>
      <w:r w:rsidRPr="00FC4EA6">
        <w:rPr>
          <w:rFonts w:ascii="Times New Roman" w:hAnsi="Times New Roman" w:cs="Times New Roman"/>
          <w:bCs/>
          <w:sz w:val="24"/>
          <w:szCs w:val="24"/>
          <w:lang w:val="fr-FR"/>
        </w:rPr>
        <w:lastRenderedPageBreak/>
        <w:t>Le service de gynécologie de l’HRN comprend trois médecin gynécologue</w:t>
      </w:r>
      <w:r w:rsidR="00AA067F" w:rsidRPr="00FC4EA6">
        <w:rPr>
          <w:rFonts w:ascii="Times New Roman" w:hAnsi="Times New Roman" w:cs="Times New Roman"/>
          <w:bCs/>
          <w:sz w:val="24"/>
          <w:szCs w:val="24"/>
          <w:lang w:val="fr-FR"/>
        </w:rPr>
        <w:t> : dont une femme et deux hommes</w:t>
      </w:r>
      <w:r w:rsidRPr="00FC4EA6">
        <w:rPr>
          <w:rFonts w:ascii="Times New Roman" w:hAnsi="Times New Roman" w:cs="Times New Roman"/>
          <w:bCs/>
          <w:sz w:val="24"/>
          <w:szCs w:val="24"/>
          <w:lang w:val="fr-FR"/>
        </w:rPr>
        <w:t xml:space="preserve"> qui travaille</w:t>
      </w:r>
      <w:r w:rsidR="00AA067F" w:rsidRPr="00FC4EA6">
        <w:rPr>
          <w:rFonts w:ascii="Times New Roman" w:hAnsi="Times New Roman" w:cs="Times New Roman"/>
          <w:bCs/>
          <w:sz w:val="24"/>
          <w:szCs w:val="24"/>
          <w:lang w:val="fr-FR"/>
        </w:rPr>
        <w:t>nt</w:t>
      </w:r>
      <w:r w:rsidRPr="00FC4EA6">
        <w:rPr>
          <w:rFonts w:ascii="Times New Roman" w:hAnsi="Times New Roman" w:cs="Times New Roman"/>
          <w:bCs/>
          <w:sz w:val="24"/>
          <w:szCs w:val="24"/>
          <w:lang w:val="fr-FR"/>
        </w:rPr>
        <w:t xml:space="preserve"> chaque </w:t>
      </w:r>
      <w:r w:rsidR="00F815B7" w:rsidRPr="00FC4EA6">
        <w:rPr>
          <w:rFonts w:ascii="Times New Roman" w:hAnsi="Times New Roman" w:cs="Times New Roman"/>
          <w:bCs/>
          <w:sz w:val="24"/>
          <w:szCs w:val="24"/>
          <w:lang w:val="fr-FR"/>
        </w:rPr>
        <w:t>jour</w:t>
      </w:r>
      <w:r w:rsidRPr="00FC4EA6">
        <w:rPr>
          <w:rFonts w:ascii="Times New Roman" w:hAnsi="Times New Roman" w:cs="Times New Roman"/>
          <w:bCs/>
          <w:sz w:val="24"/>
          <w:szCs w:val="24"/>
          <w:lang w:val="fr-FR"/>
        </w:rPr>
        <w:t xml:space="preserve"> ensemble du lundi au vendredi de 8h-15h et parfois le weekend si urgence. Il s’agit de :</w:t>
      </w:r>
    </w:p>
    <w:p w14:paraId="6FAB3F48" w14:textId="490C0196" w:rsidR="004D5064" w:rsidRPr="00FC4EA6" w:rsidRDefault="004D5064" w:rsidP="00207251">
      <w:pPr>
        <w:spacing w:after="0"/>
        <w:jc w:val="both"/>
        <w:rPr>
          <w:rFonts w:ascii="Times New Roman" w:hAnsi="Times New Roman" w:cs="Times New Roman"/>
          <w:bCs/>
          <w:sz w:val="24"/>
          <w:szCs w:val="24"/>
          <w:lang w:val="fr-FR"/>
        </w:rPr>
      </w:pPr>
      <w:r w:rsidRPr="00FC4EA6">
        <w:rPr>
          <w:rFonts w:ascii="Times New Roman" w:hAnsi="Times New Roman" w:cs="Times New Roman"/>
          <w:bCs/>
          <w:sz w:val="24"/>
          <w:szCs w:val="24"/>
          <w:lang w:val="fr-FR"/>
        </w:rPr>
        <w:t xml:space="preserve">     Dr </w:t>
      </w:r>
      <w:r w:rsidR="00F815B7" w:rsidRPr="00FC4EA6">
        <w:rPr>
          <w:rFonts w:ascii="Times New Roman" w:hAnsi="Times New Roman" w:cs="Times New Roman"/>
          <w:bCs/>
          <w:sz w:val="24"/>
          <w:szCs w:val="24"/>
          <w:lang w:val="fr-FR"/>
        </w:rPr>
        <w:t xml:space="preserve">KEMNHOU </w:t>
      </w:r>
      <w:proofErr w:type="spellStart"/>
      <w:r w:rsidR="00F815B7" w:rsidRPr="00FC4EA6">
        <w:rPr>
          <w:rFonts w:ascii="Times New Roman" w:hAnsi="Times New Roman" w:cs="Times New Roman"/>
          <w:bCs/>
          <w:sz w:val="24"/>
          <w:szCs w:val="24"/>
          <w:lang w:val="fr-FR"/>
        </w:rPr>
        <w:t>Marleine</w:t>
      </w:r>
      <w:proofErr w:type="spellEnd"/>
    </w:p>
    <w:p w14:paraId="274F84B6" w14:textId="417C06BF" w:rsidR="00FE757A" w:rsidRPr="00FC4EA6" w:rsidRDefault="003F0E53" w:rsidP="00207251">
      <w:pPr>
        <w:spacing w:after="0"/>
        <w:jc w:val="both"/>
        <w:rPr>
          <w:rFonts w:ascii="Times New Roman" w:hAnsi="Times New Roman" w:cs="Times New Roman"/>
          <w:bCs/>
          <w:sz w:val="24"/>
          <w:szCs w:val="24"/>
          <w:lang w:val="fr-FR"/>
        </w:rPr>
      </w:pPr>
      <w:r w:rsidRPr="00FC4EA6">
        <w:rPr>
          <w:rFonts w:ascii="Times New Roman" w:hAnsi="Times New Roman" w:cs="Times New Roman"/>
          <w:bCs/>
          <w:sz w:val="24"/>
          <w:szCs w:val="24"/>
          <w:lang w:val="fr-FR"/>
        </w:rPr>
        <w:t xml:space="preserve">     Dr DONKENG </w:t>
      </w:r>
      <w:proofErr w:type="spellStart"/>
      <w:r w:rsidRPr="00FC4EA6">
        <w:rPr>
          <w:rFonts w:ascii="Times New Roman" w:hAnsi="Times New Roman" w:cs="Times New Roman"/>
          <w:bCs/>
          <w:sz w:val="24"/>
          <w:szCs w:val="24"/>
          <w:lang w:val="fr-FR"/>
        </w:rPr>
        <w:t>Jufo</w:t>
      </w:r>
      <w:proofErr w:type="spellEnd"/>
      <w:r w:rsidR="00947127" w:rsidRPr="00FC4EA6">
        <w:rPr>
          <w:rFonts w:ascii="Times New Roman" w:hAnsi="Times New Roman" w:cs="Times New Roman"/>
          <w:bCs/>
          <w:sz w:val="24"/>
          <w:szCs w:val="24"/>
          <w:lang w:val="fr-FR"/>
        </w:rPr>
        <w:t xml:space="preserve"> Boris</w:t>
      </w:r>
    </w:p>
    <w:p w14:paraId="7462BCEA" w14:textId="08B7CD16" w:rsidR="00FE757A" w:rsidRPr="00FC4EA6" w:rsidRDefault="00FE757A" w:rsidP="00207251">
      <w:pPr>
        <w:spacing w:after="0"/>
        <w:jc w:val="both"/>
        <w:rPr>
          <w:rFonts w:ascii="Times New Roman" w:hAnsi="Times New Roman" w:cs="Times New Roman"/>
          <w:bCs/>
          <w:sz w:val="24"/>
          <w:szCs w:val="24"/>
          <w:lang w:val="fr-FR"/>
        </w:rPr>
      </w:pPr>
      <w:r w:rsidRPr="00FC4EA6">
        <w:rPr>
          <w:rFonts w:ascii="Times New Roman" w:hAnsi="Times New Roman" w:cs="Times New Roman"/>
          <w:bCs/>
          <w:sz w:val="24"/>
          <w:szCs w:val="24"/>
          <w:lang w:val="fr-FR"/>
        </w:rPr>
        <w:t xml:space="preserve">     Dr </w:t>
      </w:r>
      <w:r w:rsidR="00F815B7" w:rsidRPr="00FC4EA6">
        <w:rPr>
          <w:rFonts w:ascii="Times New Roman" w:hAnsi="Times New Roman" w:cs="Times New Roman"/>
          <w:bCs/>
          <w:sz w:val="24"/>
          <w:szCs w:val="24"/>
          <w:lang w:val="fr-FR"/>
        </w:rPr>
        <w:t>NANA Achille</w:t>
      </w:r>
    </w:p>
    <w:p w14:paraId="11809166" w14:textId="1D9D56BF" w:rsidR="004E5765" w:rsidRPr="00FC4EA6" w:rsidRDefault="00FE757A" w:rsidP="00207251">
      <w:pPr>
        <w:spacing w:after="0"/>
        <w:jc w:val="both"/>
        <w:rPr>
          <w:rFonts w:ascii="Times New Roman" w:hAnsi="Times New Roman" w:cs="Times New Roman"/>
          <w:bCs/>
          <w:sz w:val="24"/>
          <w:szCs w:val="24"/>
          <w:lang w:val="fr-FR"/>
        </w:rPr>
      </w:pPr>
      <w:r w:rsidRPr="00FC4EA6">
        <w:rPr>
          <w:rFonts w:ascii="Times New Roman" w:hAnsi="Times New Roman" w:cs="Times New Roman"/>
          <w:bCs/>
          <w:sz w:val="24"/>
          <w:szCs w:val="24"/>
          <w:lang w:val="fr-FR"/>
        </w:rPr>
        <w:t xml:space="preserve">Cet hôpital comprend trois salles de </w:t>
      </w:r>
      <w:r w:rsidR="000E40F1" w:rsidRPr="00FC4EA6">
        <w:rPr>
          <w:rFonts w:ascii="Times New Roman" w:hAnsi="Times New Roman" w:cs="Times New Roman"/>
          <w:bCs/>
          <w:sz w:val="24"/>
          <w:szCs w:val="24"/>
          <w:lang w:val="fr-FR"/>
        </w:rPr>
        <w:t>consultation bien éclairée</w:t>
      </w:r>
      <w:r w:rsidRPr="00FC4EA6">
        <w:rPr>
          <w:rFonts w:ascii="Times New Roman" w:hAnsi="Times New Roman" w:cs="Times New Roman"/>
          <w:bCs/>
          <w:sz w:val="24"/>
          <w:szCs w:val="24"/>
          <w:lang w:val="fr-FR"/>
        </w:rPr>
        <w:t xml:space="preserve"> et comportant chacun</w:t>
      </w:r>
      <w:r w:rsidR="00AA067F" w:rsidRPr="00FC4EA6">
        <w:rPr>
          <w:rFonts w:ascii="Times New Roman" w:hAnsi="Times New Roman" w:cs="Times New Roman"/>
          <w:bCs/>
          <w:sz w:val="24"/>
          <w:szCs w:val="24"/>
          <w:lang w:val="fr-FR"/>
        </w:rPr>
        <w:t>e</w:t>
      </w:r>
      <w:r w:rsidRPr="00FC4EA6">
        <w:rPr>
          <w:rFonts w:ascii="Times New Roman" w:hAnsi="Times New Roman" w:cs="Times New Roman"/>
          <w:bCs/>
          <w:sz w:val="24"/>
          <w:szCs w:val="24"/>
          <w:lang w:val="fr-FR"/>
        </w:rPr>
        <w:t xml:space="preserve"> une douche</w:t>
      </w:r>
      <w:r w:rsidR="00AA067F" w:rsidRPr="00FC4EA6">
        <w:rPr>
          <w:rFonts w:ascii="Times New Roman" w:hAnsi="Times New Roman" w:cs="Times New Roman"/>
          <w:bCs/>
          <w:sz w:val="24"/>
          <w:szCs w:val="24"/>
          <w:lang w:val="fr-FR"/>
        </w:rPr>
        <w:t>, un lit gynécologique, et un espace de consultation bien limité.</w:t>
      </w:r>
    </w:p>
    <w:p w14:paraId="5977E3F6" w14:textId="77777777" w:rsidR="0024742F" w:rsidRPr="00FC4EA6" w:rsidRDefault="000F7EC3" w:rsidP="00207251">
      <w:pPr>
        <w:spacing w:after="240"/>
        <w:jc w:val="both"/>
        <w:outlineLvl w:val="1"/>
        <w:rPr>
          <w:rFonts w:ascii="Times New Roman" w:hAnsi="Times New Roman" w:cs="Times New Roman"/>
          <w:b/>
          <w:sz w:val="24"/>
          <w:szCs w:val="24"/>
          <w:lang w:val="fr-FR"/>
        </w:rPr>
      </w:pPr>
      <w:bookmarkStart w:id="244" w:name="_Toc173225308"/>
      <w:bookmarkStart w:id="245" w:name="_Toc176323486"/>
      <w:bookmarkStart w:id="246" w:name="_Toc239694694"/>
      <w:r w:rsidRPr="00FC4EA6">
        <w:rPr>
          <w:rFonts w:ascii="Times New Roman" w:hAnsi="Times New Roman" w:cs="Times New Roman"/>
          <w:b/>
          <w:sz w:val="24"/>
          <w:szCs w:val="24"/>
          <w:lang w:val="fr-FR"/>
        </w:rPr>
        <w:t>III.</w:t>
      </w:r>
      <w:r w:rsidR="0024742F" w:rsidRPr="00FC4EA6">
        <w:rPr>
          <w:rFonts w:ascii="Times New Roman" w:hAnsi="Times New Roman" w:cs="Times New Roman"/>
          <w:b/>
          <w:sz w:val="24"/>
          <w:szCs w:val="24"/>
          <w:lang w:val="fr-FR"/>
        </w:rPr>
        <w:t xml:space="preserve">3. </w:t>
      </w:r>
      <w:r w:rsidR="00785310" w:rsidRPr="00FC4EA6">
        <w:rPr>
          <w:rFonts w:ascii="Times New Roman" w:hAnsi="Times New Roman" w:cs="Times New Roman"/>
          <w:b/>
          <w:sz w:val="24"/>
          <w:szCs w:val="24"/>
          <w:lang w:val="fr-FR"/>
        </w:rPr>
        <w:t>DESS</w:t>
      </w:r>
      <w:r w:rsidR="00565E81" w:rsidRPr="00FC4EA6">
        <w:rPr>
          <w:rFonts w:ascii="Times New Roman" w:hAnsi="Times New Roman" w:cs="Times New Roman"/>
          <w:b/>
          <w:sz w:val="24"/>
          <w:szCs w:val="24"/>
          <w:lang w:val="fr-FR"/>
        </w:rPr>
        <w:t>E</w:t>
      </w:r>
      <w:r w:rsidR="00346C95" w:rsidRPr="00FC4EA6">
        <w:rPr>
          <w:rFonts w:ascii="Times New Roman" w:hAnsi="Times New Roman" w:cs="Times New Roman"/>
          <w:b/>
          <w:sz w:val="24"/>
          <w:szCs w:val="24"/>
          <w:lang w:val="fr-FR"/>
        </w:rPr>
        <w:t>IN DE L’É</w:t>
      </w:r>
      <w:r w:rsidR="00785310" w:rsidRPr="00FC4EA6">
        <w:rPr>
          <w:rFonts w:ascii="Times New Roman" w:hAnsi="Times New Roman" w:cs="Times New Roman"/>
          <w:b/>
          <w:sz w:val="24"/>
          <w:szCs w:val="24"/>
          <w:lang w:val="fr-FR"/>
        </w:rPr>
        <w:t>TUDE</w:t>
      </w:r>
      <w:bookmarkEnd w:id="244"/>
      <w:bookmarkEnd w:id="245"/>
      <w:bookmarkEnd w:id="246"/>
    </w:p>
    <w:p w14:paraId="76C6F078" w14:textId="3D64E1A3" w:rsidR="0003366B" w:rsidRPr="00FC4EA6" w:rsidRDefault="0024742F" w:rsidP="00207251">
      <w:pPr>
        <w:jc w:val="both"/>
        <w:outlineLvl w:val="1"/>
        <w:rPr>
          <w:rFonts w:ascii="Times New Roman" w:hAnsi="Times New Roman" w:cs="Times New Roman"/>
          <w:b/>
          <w:sz w:val="24"/>
          <w:szCs w:val="24"/>
          <w:lang w:val="fr-FR"/>
        </w:rPr>
      </w:pPr>
      <w:bookmarkStart w:id="247" w:name="_Toc239694695"/>
      <w:r w:rsidRPr="00FC4EA6">
        <w:rPr>
          <w:rFonts w:ascii="Times New Roman" w:hAnsi="Times New Roman" w:cs="Times New Roman"/>
          <w:b/>
          <w:sz w:val="24"/>
          <w:szCs w:val="24"/>
          <w:lang w:val="fr-FR"/>
        </w:rPr>
        <w:t xml:space="preserve">III.3.1. </w:t>
      </w:r>
      <w:r w:rsidR="00782887" w:rsidRPr="00FC4EA6">
        <w:rPr>
          <w:rFonts w:ascii="Times New Roman" w:hAnsi="Times New Roman" w:cs="Times New Roman"/>
          <w:b/>
          <w:sz w:val="24"/>
          <w:szCs w:val="24"/>
          <w:lang w:val="fr-FR"/>
        </w:rPr>
        <w:t>Type d</w:t>
      </w:r>
      <w:r w:rsidR="0003366B" w:rsidRPr="00FC4EA6">
        <w:rPr>
          <w:rFonts w:ascii="Times New Roman" w:hAnsi="Times New Roman" w:cs="Times New Roman"/>
          <w:b/>
          <w:sz w:val="24"/>
          <w:szCs w:val="24"/>
          <w:lang w:val="fr-FR"/>
        </w:rPr>
        <w:t>’étude</w:t>
      </w:r>
      <w:bookmarkEnd w:id="247"/>
    </w:p>
    <w:p w14:paraId="391E51BC" w14:textId="529E1934" w:rsidR="000574E1" w:rsidRPr="00FC4EA6" w:rsidRDefault="0003366B" w:rsidP="00C73D34">
      <w:pPr>
        <w:jc w:val="both"/>
        <w:outlineLvl w:val="1"/>
        <w:rPr>
          <w:rFonts w:ascii="Times New Roman" w:hAnsi="Times New Roman" w:cs="Times New Roman"/>
          <w:b/>
          <w:sz w:val="24"/>
          <w:szCs w:val="24"/>
          <w:lang w:val="fr-FR"/>
        </w:rPr>
      </w:pPr>
      <w:bookmarkStart w:id="248" w:name="_Toc239682372"/>
      <w:bookmarkStart w:id="249" w:name="_Toc239694696"/>
      <w:r w:rsidRPr="00FC4EA6">
        <w:rPr>
          <w:rFonts w:ascii="Times New Roman" w:hAnsi="Times New Roman" w:cs="Times New Roman"/>
          <w:sz w:val="24"/>
          <w:szCs w:val="24"/>
          <w:lang w:val="fr-FR"/>
        </w:rPr>
        <w:t>Il s’agissait d’</w:t>
      </w:r>
      <w:r w:rsidR="00D87F49" w:rsidRPr="00FC4EA6">
        <w:rPr>
          <w:rFonts w:ascii="Times New Roman" w:hAnsi="Times New Roman" w:cs="Times New Roman"/>
          <w:sz w:val="24"/>
          <w:szCs w:val="24"/>
          <w:lang w:val="fr-FR"/>
        </w:rPr>
        <w:t xml:space="preserve">une </w:t>
      </w:r>
      <w:r w:rsidR="00AB5BAE" w:rsidRPr="00FC4EA6">
        <w:rPr>
          <w:rFonts w:ascii="Times New Roman" w:hAnsi="Times New Roman" w:cs="Times New Roman"/>
          <w:sz w:val="24"/>
          <w:szCs w:val="24"/>
          <w:lang w:val="fr-FR"/>
        </w:rPr>
        <w:t>étude</w:t>
      </w:r>
      <w:r w:rsidR="00D87F49" w:rsidRPr="00FC4EA6">
        <w:rPr>
          <w:rFonts w:ascii="Times New Roman" w:hAnsi="Times New Roman" w:cs="Times New Roman"/>
          <w:sz w:val="24"/>
          <w:szCs w:val="24"/>
          <w:lang w:val="fr-FR"/>
        </w:rPr>
        <w:t xml:space="preserve"> transversale analytique à visée descriptive et </w:t>
      </w:r>
      <w:r w:rsidR="00AB5BAE" w:rsidRPr="00FC4EA6">
        <w:rPr>
          <w:rFonts w:ascii="Times New Roman" w:hAnsi="Times New Roman" w:cs="Times New Roman"/>
          <w:sz w:val="24"/>
          <w:szCs w:val="24"/>
          <w:lang w:val="fr-FR"/>
        </w:rPr>
        <w:t>étiologique</w:t>
      </w:r>
      <w:r w:rsidR="00D87F49" w:rsidRPr="00FC4EA6">
        <w:rPr>
          <w:rFonts w:ascii="Times New Roman" w:hAnsi="Times New Roman" w:cs="Times New Roman"/>
          <w:sz w:val="24"/>
          <w:szCs w:val="24"/>
          <w:lang w:val="fr-FR"/>
        </w:rPr>
        <w:t>,</w:t>
      </w:r>
      <w:r w:rsidR="00AB5BAE" w:rsidRPr="00FC4EA6">
        <w:rPr>
          <w:rFonts w:ascii="Times New Roman" w:hAnsi="Times New Roman" w:cs="Times New Roman"/>
          <w:sz w:val="24"/>
          <w:szCs w:val="24"/>
          <w:lang w:val="fr-FR"/>
        </w:rPr>
        <w:t xml:space="preserve"> </w:t>
      </w:r>
      <w:r w:rsidR="00D87F49" w:rsidRPr="00FC4EA6">
        <w:rPr>
          <w:rFonts w:ascii="Times New Roman" w:hAnsi="Times New Roman" w:cs="Times New Roman"/>
          <w:sz w:val="24"/>
          <w:szCs w:val="24"/>
          <w:lang w:val="fr-FR"/>
        </w:rPr>
        <w:t xml:space="preserve">avec collecte </w:t>
      </w:r>
      <w:r w:rsidR="00A07278" w:rsidRPr="00FC4EA6">
        <w:rPr>
          <w:rFonts w:ascii="Times New Roman" w:hAnsi="Times New Roman" w:cs="Times New Roman"/>
          <w:sz w:val="24"/>
          <w:szCs w:val="24"/>
          <w:lang w:val="fr-FR"/>
        </w:rPr>
        <w:t>prospective</w:t>
      </w:r>
      <w:r w:rsidRPr="00FC4EA6">
        <w:rPr>
          <w:rFonts w:ascii="Times New Roman" w:hAnsi="Times New Roman" w:cs="Times New Roman"/>
          <w:sz w:val="24"/>
          <w:szCs w:val="24"/>
          <w:lang w:val="fr-FR"/>
        </w:rPr>
        <w:t xml:space="preserve"> des données</w:t>
      </w:r>
      <w:r w:rsidR="00A07278" w:rsidRPr="00FC4EA6">
        <w:rPr>
          <w:rFonts w:ascii="Times New Roman" w:hAnsi="Times New Roman" w:cs="Times New Roman"/>
          <w:sz w:val="24"/>
          <w:szCs w:val="24"/>
          <w:lang w:val="fr-FR"/>
        </w:rPr>
        <w:t>.</w:t>
      </w:r>
      <w:bookmarkEnd w:id="248"/>
      <w:bookmarkEnd w:id="249"/>
      <w:r w:rsidR="00E621F1" w:rsidRPr="00FC4EA6">
        <w:rPr>
          <w:rFonts w:ascii="Times New Roman" w:hAnsi="Times New Roman" w:cs="Times New Roman"/>
          <w:sz w:val="24"/>
          <w:szCs w:val="24"/>
          <w:lang w:val="fr-FR"/>
        </w:rPr>
        <w:t xml:space="preserve"> </w:t>
      </w:r>
    </w:p>
    <w:p w14:paraId="45F22296" w14:textId="0E438A14" w:rsidR="000574E1" w:rsidRPr="00FC4EA6" w:rsidRDefault="000574E1" w:rsidP="002A7E7B">
      <w:pPr>
        <w:spacing w:after="0"/>
        <w:jc w:val="both"/>
        <w:outlineLvl w:val="2"/>
        <w:rPr>
          <w:rFonts w:ascii="Times New Roman" w:hAnsi="Times New Roman" w:cs="Times New Roman"/>
          <w:b/>
          <w:sz w:val="24"/>
          <w:szCs w:val="24"/>
          <w:lang w:val="fr-FR"/>
        </w:rPr>
      </w:pPr>
      <w:bookmarkStart w:id="250" w:name="_Toc239694697"/>
      <w:r w:rsidRPr="00FC4EA6">
        <w:rPr>
          <w:rFonts w:ascii="Times New Roman" w:hAnsi="Times New Roman" w:cs="Times New Roman"/>
          <w:b/>
          <w:sz w:val="24"/>
          <w:szCs w:val="24"/>
          <w:lang w:val="fr-FR"/>
        </w:rPr>
        <w:t>III.3.2.</w:t>
      </w:r>
      <w:r w:rsidR="00F815B7" w:rsidRPr="00FC4EA6">
        <w:rPr>
          <w:rFonts w:ascii="Times New Roman" w:hAnsi="Times New Roman" w:cs="Times New Roman"/>
          <w:b/>
          <w:sz w:val="24"/>
          <w:szCs w:val="24"/>
          <w:lang w:val="fr-FR"/>
        </w:rPr>
        <w:t xml:space="preserve"> </w:t>
      </w:r>
      <w:r w:rsidRPr="00FC4EA6">
        <w:rPr>
          <w:rFonts w:ascii="Times New Roman" w:hAnsi="Times New Roman" w:cs="Times New Roman"/>
          <w:b/>
          <w:sz w:val="24"/>
          <w:szCs w:val="24"/>
          <w:lang w:val="fr-FR"/>
        </w:rPr>
        <w:t>DUREE ET PERIODE DE L’ETUDE</w:t>
      </w:r>
      <w:bookmarkEnd w:id="250"/>
    </w:p>
    <w:p w14:paraId="374FDBA6" w14:textId="3ECB2792" w:rsidR="009E37BB" w:rsidRPr="00FC4EA6" w:rsidRDefault="000574E1" w:rsidP="002A7E7B">
      <w:pPr>
        <w:spacing w:after="0"/>
        <w:jc w:val="both"/>
        <w:outlineLvl w:val="3"/>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Notre </w:t>
      </w:r>
      <w:r w:rsidR="009E37BB" w:rsidRPr="00FC4EA6">
        <w:rPr>
          <w:rFonts w:ascii="Times New Roman" w:hAnsi="Times New Roman" w:cs="Times New Roman"/>
          <w:sz w:val="24"/>
          <w:szCs w:val="24"/>
          <w:lang w:val="fr-FR"/>
        </w:rPr>
        <w:t>étude</w:t>
      </w:r>
      <w:r w:rsidRPr="00FC4EA6">
        <w:rPr>
          <w:rFonts w:ascii="Times New Roman" w:hAnsi="Times New Roman" w:cs="Times New Roman"/>
          <w:sz w:val="24"/>
          <w:szCs w:val="24"/>
          <w:lang w:val="fr-FR"/>
        </w:rPr>
        <w:t xml:space="preserve"> s’est </w:t>
      </w:r>
      <w:r w:rsidR="009E37BB" w:rsidRPr="00FC4EA6">
        <w:rPr>
          <w:rFonts w:ascii="Times New Roman" w:hAnsi="Times New Roman" w:cs="Times New Roman"/>
          <w:sz w:val="24"/>
          <w:szCs w:val="24"/>
          <w:lang w:val="fr-FR"/>
        </w:rPr>
        <w:t>étendue</w:t>
      </w:r>
      <w:r w:rsidRPr="00FC4EA6">
        <w:rPr>
          <w:rFonts w:ascii="Times New Roman" w:hAnsi="Times New Roman" w:cs="Times New Roman"/>
          <w:sz w:val="24"/>
          <w:szCs w:val="24"/>
          <w:lang w:val="fr-FR"/>
        </w:rPr>
        <w:t xml:space="preserve"> sur quatre semaines soi</w:t>
      </w:r>
      <w:r w:rsidR="005B2DE8" w:rsidRPr="00FC4EA6">
        <w:rPr>
          <w:rFonts w:ascii="Times New Roman" w:hAnsi="Times New Roman" w:cs="Times New Roman"/>
          <w:sz w:val="24"/>
          <w:szCs w:val="24"/>
          <w:lang w:val="fr-FR"/>
        </w:rPr>
        <w:t>t du 09 juin au 06 juillet 2026</w:t>
      </w:r>
    </w:p>
    <w:p w14:paraId="1E17D710" w14:textId="7A3B947B" w:rsidR="001772CC" w:rsidRPr="00FC4EA6" w:rsidRDefault="000D6BEF" w:rsidP="002A7E7B">
      <w:pPr>
        <w:spacing w:after="0"/>
        <w:jc w:val="both"/>
        <w:outlineLvl w:val="2"/>
        <w:rPr>
          <w:rFonts w:ascii="Times New Roman" w:hAnsi="Times New Roman" w:cs="Times New Roman"/>
          <w:b/>
          <w:sz w:val="24"/>
          <w:szCs w:val="24"/>
          <w:lang w:val="fr-FR"/>
        </w:rPr>
      </w:pPr>
      <w:bookmarkStart w:id="251" w:name="_Toc239694698"/>
      <w:r w:rsidRPr="00FC4EA6">
        <w:rPr>
          <w:rFonts w:ascii="Times New Roman" w:hAnsi="Times New Roman" w:cs="Times New Roman"/>
          <w:b/>
          <w:sz w:val="24"/>
          <w:szCs w:val="24"/>
          <w:lang w:val="fr-FR"/>
        </w:rPr>
        <w:t xml:space="preserve">III.3.2. </w:t>
      </w:r>
      <w:r w:rsidR="000F7EC3" w:rsidRPr="00FC4EA6">
        <w:rPr>
          <w:rFonts w:ascii="Times New Roman" w:hAnsi="Times New Roman" w:cs="Times New Roman"/>
          <w:b/>
          <w:sz w:val="24"/>
          <w:szCs w:val="24"/>
          <w:lang w:val="fr-FR"/>
        </w:rPr>
        <w:t>Démarche</w:t>
      </w:r>
      <w:r w:rsidR="00785310" w:rsidRPr="00FC4EA6">
        <w:rPr>
          <w:rFonts w:ascii="Times New Roman" w:hAnsi="Times New Roman" w:cs="Times New Roman"/>
          <w:b/>
          <w:sz w:val="24"/>
          <w:szCs w:val="24"/>
          <w:lang w:val="fr-FR"/>
        </w:rPr>
        <w:t xml:space="preserve"> de la recherch</w:t>
      </w:r>
      <w:r w:rsidR="001772CC" w:rsidRPr="00FC4EA6">
        <w:rPr>
          <w:rFonts w:ascii="Times New Roman" w:hAnsi="Times New Roman" w:cs="Times New Roman"/>
          <w:b/>
          <w:sz w:val="24"/>
          <w:szCs w:val="24"/>
          <w:lang w:val="fr-FR"/>
        </w:rPr>
        <w:t>e</w:t>
      </w:r>
      <w:bookmarkEnd w:id="251"/>
    </w:p>
    <w:p w14:paraId="2F2DF7AC" w14:textId="4CE9EF66" w:rsidR="001772CC" w:rsidRPr="00FC4EA6" w:rsidRDefault="00364056" w:rsidP="002A7E7B">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La </w:t>
      </w:r>
      <w:r w:rsidR="00856A7F" w:rsidRPr="00FC4EA6">
        <w:rPr>
          <w:rFonts w:ascii="Times New Roman" w:hAnsi="Times New Roman" w:cs="Times New Roman"/>
          <w:sz w:val="24"/>
          <w:szCs w:val="24"/>
          <w:lang w:val="fr-FR"/>
        </w:rPr>
        <w:t>démarche</w:t>
      </w:r>
      <w:r w:rsidRPr="00FC4EA6">
        <w:rPr>
          <w:rFonts w:ascii="Times New Roman" w:hAnsi="Times New Roman" w:cs="Times New Roman"/>
          <w:sz w:val="24"/>
          <w:szCs w:val="24"/>
          <w:lang w:val="fr-FR"/>
        </w:rPr>
        <w:t xml:space="preserve"> de reche</w:t>
      </w:r>
      <w:r w:rsidR="0003366B" w:rsidRPr="00FC4EA6">
        <w:rPr>
          <w:rFonts w:ascii="Times New Roman" w:hAnsi="Times New Roman" w:cs="Times New Roman"/>
          <w:sz w:val="24"/>
          <w:szCs w:val="24"/>
          <w:lang w:val="fr-FR"/>
        </w:rPr>
        <w:t>rche adaptée dans ce mémoire était</w:t>
      </w:r>
      <w:r w:rsidRPr="00FC4EA6">
        <w:rPr>
          <w:rFonts w:ascii="Times New Roman" w:hAnsi="Times New Roman" w:cs="Times New Roman"/>
          <w:sz w:val="24"/>
          <w:szCs w:val="24"/>
          <w:lang w:val="fr-FR"/>
        </w:rPr>
        <w:t xml:space="preserve"> hypothético </w:t>
      </w:r>
      <w:r w:rsidR="00F01DB8" w:rsidRPr="00FC4EA6">
        <w:rPr>
          <w:rFonts w:ascii="Times New Roman" w:hAnsi="Times New Roman" w:cs="Times New Roman"/>
          <w:sz w:val="24"/>
          <w:szCs w:val="24"/>
          <w:lang w:val="fr-FR"/>
        </w:rPr>
        <w:t>déductive. Elle c</w:t>
      </w:r>
      <w:r w:rsidR="0003366B" w:rsidRPr="00FC4EA6">
        <w:rPr>
          <w:rFonts w:ascii="Times New Roman" w:hAnsi="Times New Roman" w:cs="Times New Roman"/>
          <w:sz w:val="24"/>
          <w:szCs w:val="24"/>
          <w:lang w:val="fr-FR"/>
        </w:rPr>
        <w:t>onsistait</w:t>
      </w:r>
      <w:r w:rsidR="00F01DB8" w:rsidRPr="00FC4EA6">
        <w:rPr>
          <w:rFonts w:ascii="Times New Roman" w:hAnsi="Times New Roman" w:cs="Times New Roman"/>
          <w:sz w:val="24"/>
          <w:szCs w:val="24"/>
          <w:lang w:val="fr-FR"/>
        </w:rPr>
        <w:t>, à partir d’une revue approfondie de la littérature sur les facteurs associés à l’</w:t>
      </w:r>
      <w:r w:rsidR="00856A7F" w:rsidRPr="00FC4EA6">
        <w:rPr>
          <w:rFonts w:ascii="Times New Roman" w:hAnsi="Times New Roman" w:cs="Times New Roman"/>
          <w:sz w:val="24"/>
          <w:szCs w:val="24"/>
          <w:lang w:val="fr-FR"/>
        </w:rPr>
        <w:t>infertilité</w:t>
      </w:r>
      <w:r w:rsidR="00F01DB8" w:rsidRPr="00FC4EA6">
        <w:rPr>
          <w:rFonts w:ascii="Times New Roman" w:hAnsi="Times New Roman" w:cs="Times New Roman"/>
          <w:sz w:val="24"/>
          <w:szCs w:val="24"/>
          <w:lang w:val="fr-FR"/>
        </w:rPr>
        <w:t xml:space="preserve"> primaire</w:t>
      </w:r>
      <w:r w:rsidR="0003366B" w:rsidRPr="00FC4EA6">
        <w:rPr>
          <w:rFonts w:ascii="Times New Roman" w:hAnsi="Times New Roman" w:cs="Times New Roman"/>
          <w:sz w:val="24"/>
          <w:szCs w:val="24"/>
          <w:lang w:val="fr-FR"/>
        </w:rPr>
        <w:t xml:space="preserve"> et vérifier sur le terrain sa véracité</w:t>
      </w:r>
      <w:r w:rsidR="000D6BEF" w:rsidRPr="00FC4EA6">
        <w:rPr>
          <w:rFonts w:ascii="Times New Roman" w:hAnsi="Times New Roman" w:cs="Times New Roman"/>
          <w:sz w:val="24"/>
          <w:szCs w:val="24"/>
          <w:lang w:val="fr-FR"/>
        </w:rPr>
        <w:t>.</w:t>
      </w:r>
      <w:r w:rsidR="00F01DB8" w:rsidRPr="00FC4EA6">
        <w:rPr>
          <w:rFonts w:ascii="Times New Roman" w:hAnsi="Times New Roman" w:cs="Times New Roman"/>
          <w:sz w:val="24"/>
          <w:szCs w:val="24"/>
          <w:lang w:val="fr-FR"/>
        </w:rPr>
        <w:t xml:space="preserve"> </w:t>
      </w:r>
      <w:bookmarkStart w:id="252" w:name="_Toc173225309"/>
      <w:bookmarkStart w:id="253" w:name="_Toc176323487"/>
    </w:p>
    <w:p w14:paraId="17A6F6BF" w14:textId="767E62E6" w:rsidR="00785310" w:rsidRPr="00FC4EA6" w:rsidRDefault="001772CC" w:rsidP="002A7E7B">
      <w:pPr>
        <w:jc w:val="both"/>
        <w:outlineLvl w:val="1"/>
        <w:rPr>
          <w:rFonts w:ascii="Times New Roman" w:hAnsi="Times New Roman" w:cs="Times New Roman"/>
          <w:sz w:val="24"/>
          <w:szCs w:val="24"/>
          <w:lang w:val="fr-FR"/>
        </w:rPr>
      </w:pPr>
      <w:bookmarkStart w:id="254" w:name="_Toc239694699"/>
      <w:r w:rsidRPr="00FC4EA6">
        <w:rPr>
          <w:rFonts w:ascii="Times New Roman" w:hAnsi="Times New Roman" w:cs="Times New Roman"/>
          <w:b/>
          <w:sz w:val="24"/>
          <w:szCs w:val="24"/>
          <w:lang w:val="fr-FR"/>
        </w:rPr>
        <w:t>III.4.</w:t>
      </w:r>
      <w:r w:rsidRPr="00FC4EA6">
        <w:rPr>
          <w:rFonts w:ascii="Times New Roman" w:hAnsi="Times New Roman" w:cs="Times New Roman"/>
          <w:sz w:val="24"/>
          <w:szCs w:val="24"/>
          <w:lang w:val="fr-FR"/>
        </w:rPr>
        <w:t xml:space="preserve"> </w:t>
      </w:r>
      <w:r w:rsidR="008F15F6" w:rsidRPr="00FC4EA6">
        <w:rPr>
          <w:rFonts w:ascii="Times New Roman" w:hAnsi="Times New Roman" w:cs="Times New Roman"/>
          <w:b/>
          <w:sz w:val="24"/>
          <w:szCs w:val="24"/>
          <w:lang w:val="fr-FR"/>
        </w:rPr>
        <w:t>MÉTHODE</w:t>
      </w:r>
      <w:r w:rsidR="00346C95" w:rsidRPr="00FC4EA6">
        <w:rPr>
          <w:rFonts w:ascii="Times New Roman" w:hAnsi="Times New Roman" w:cs="Times New Roman"/>
          <w:b/>
          <w:sz w:val="24"/>
          <w:szCs w:val="24"/>
          <w:lang w:val="fr-FR"/>
        </w:rPr>
        <w:t xml:space="preserve"> D’É</w:t>
      </w:r>
      <w:r w:rsidR="00785310" w:rsidRPr="00FC4EA6">
        <w:rPr>
          <w:rFonts w:ascii="Times New Roman" w:hAnsi="Times New Roman" w:cs="Times New Roman"/>
          <w:b/>
          <w:sz w:val="24"/>
          <w:szCs w:val="24"/>
          <w:lang w:val="fr-FR"/>
        </w:rPr>
        <w:t>CHANTILLONNAGE</w:t>
      </w:r>
      <w:bookmarkEnd w:id="252"/>
      <w:bookmarkEnd w:id="253"/>
      <w:bookmarkEnd w:id="254"/>
    </w:p>
    <w:p w14:paraId="7B54C1CB" w14:textId="14577527" w:rsidR="00785310" w:rsidRPr="00FC4EA6" w:rsidRDefault="001772CC" w:rsidP="002A7E7B">
      <w:pPr>
        <w:jc w:val="both"/>
        <w:outlineLvl w:val="1"/>
        <w:rPr>
          <w:rFonts w:ascii="Times New Roman" w:hAnsi="Times New Roman" w:cs="Times New Roman"/>
          <w:b/>
          <w:sz w:val="24"/>
          <w:szCs w:val="24"/>
          <w:lang w:val="fr-FR"/>
        </w:rPr>
      </w:pPr>
      <w:bookmarkStart w:id="255" w:name="_Toc173225310"/>
      <w:bookmarkStart w:id="256" w:name="_Toc239694700"/>
      <w:r w:rsidRPr="00FC4EA6">
        <w:rPr>
          <w:rFonts w:ascii="Times New Roman" w:hAnsi="Times New Roman" w:cs="Times New Roman"/>
          <w:b/>
          <w:sz w:val="24"/>
          <w:szCs w:val="24"/>
          <w:lang w:val="fr-FR"/>
        </w:rPr>
        <w:t xml:space="preserve">III.4.1. </w:t>
      </w:r>
      <w:r w:rsidR="00785310" w:rsidRPr="00FC4EA6">
        <w:rPr>
          <w:rFonts w:ascii="Times New Roman" w:hAnsi="Times New Roman" w:cs="Times New Roman"/>
          <w:b/>
          <w:sz w:val="24"/>
          <w:szCs w:val="24"/>
          <w:lang w:val="fr-FR"/>
        </w:rPr>
        <w:t>Population d’étude</w:t>
      </w:r>
      <w:bookmarkEnd w:id="255"/>
      <w:bookmarkEnd w:id="256"/>
    </w:p>
    <w:p w14:paraId="7D9B82BA" w14:textId="0B87A462" w:rsidR="00905D70" w:rsidRPr="00FC4EA6" w:rsidRDefault="00905D70" w:rsidP="002A7E7B">
      <w:pPr>
        <w:ind w:firstLine="567"/>
        <w:jc w:val="both"/>
        <w:outlineLvl w:val="2"/>
        <w:rPr>
          <w:rFonts w:ascii="Times New Roman" w:hAnsi="Times New Roman" w:cs="Times New Roman"/>
          <w:sz w:val="24"/>
          <w:szCs w:val="24"/>
          <w:lang w:val="fr-FR"/>
        </w:rPr>
      </w:pPr>
      <w:bookmarkStart w:id="257" w:name="_Toc232763739"/>
      <w:bookmarkStart w:id="258" w:name="_Toc239682377"/>
      <w:bookmarkStart w:id="259" w:name="_Toc239694701"/>
      <w:r w:rsidRPr="00FC4EA6">
        <w:rPr>
          <w:rFonts w:ascii="Times New Roman" w:hAnsi="Times New Roman" w:cs="Times New Roman"/>
          <w:sz w:val="24"/>
          <w:szCs w:val="24"/>
          <w:lang w:val="fr-FR"/>
        </w:rPr>
        <w:t>La population d’</w:t>
      </w:r>
      <w:r w:rsidR="00AB5BAE" w:rsidRPr="00FC4EA6">
        <w:rPr>
          <w:rFonts w:ascii="Times New Roman" w:hAnsi="Times New Roman" w:cs="Times New Roman"/>
          <w:sz w:val="24"/>
          <w:szCs w:val="24"/>
          <w:lang w:val="fr-FR"/>
        </w:rPr>
        <w:t>étude</w:t>
      </w:r>
      <w:r w:rsidRPr="00FC4EA6">
        <w:rPr>
          <w:rFonts w:ascii="Times New Roman" w:hAnsi="Times New Roman" w:cs="Times New Roman"/>
          <w:sz w:val="24"/>
          <w:szCs w:val="24"/>
          <w:lang w:val="fr-FR"/>
        </w:rPr>
        <w:t xml:space="preserve"> est tous les couples </w:t>
      </w:r>
      <w:r w:rsidR="00AB5BAE" w:rsidRPr="00FC4EA6">
        <w:rPr>
          <w:rFonts w:ascii="Times New Roman" w:hAnsi="Times New Roman" w:cs="Times New Roman"/>
          <w:sz w:val="24"/>
          <w:szCs w:val="24"/>
          <w:lang w:val="fr-FR"/>
        </w:rPr>
        <w:t xml:space="preserve">consultant pour infertilité dans </w:t>
      </w:r>
      <w:r w:rsidRPr="00FC4EA6">
        <w:rPr>
          <w:rFonts w:ascii="Times New Roman" w:hAnsi="Times New Roman" w:cs="Times New Roman"/>
          <w:sz w:val="24"/>
          <w:szCs w:val="24"/>
          <w:lang w:val="fr-FR"/>
        </w:rPr>
        <w:t xml:space="preserve">trois </w:t>
      </w:r>
      <w:r w:rsidR="00AB5BAE" w:rsidRPr="00FC4EA6">
        <w:rPr>
          <w:rFonts w:ascii="Times New Roman" w:hAnsi="Times New Roman" w:cs="Times New Roman"/>
          <w:sz w:val="24"/>
          <w:szCs w:val="24"/>
          <w:lang w:val="fr-FR"/>
        </w:rPr>
        <w:t>hôpitaux</w:t>
      </w:r>
      <w:r w:rsidRPr="00FC4EA6">
        <w:rPr>
          <w:rFonts w:ascii="Times New Roman" w:hAnsi="Times New Roman" w:cs="Times New Roman"/>
          <w:sz w:val="24"/>
          <w:szCs w:val="24"/>
          <w:lang w:val="fr-FR"/>
        </w:rPr>
        <w:t xml:space="preserve"> de </w:t>
      </w:r>
      <w:r w:rsidR="00AB5BAE" w:rsidRPr="00FC4EA6">
        <w:rPr>
          <w:rFonts w:ascii="Times New Roman" w:hAnsi="Times New Roman" w:cs="Times New Roman"/>
          <w:sz w:val="24"/>
          <w:szCs w:val="24"/>
          <w:lang w:val="fr-FR"/>
        </w:rPr>
        <w:t>référence</w:t>
      </w:r>
      <w:r w:rsidRPr="00FC4EA6">
        <w:rPr>
          <w:rFonts w:ascii="Times New Roman" w:hAnsi="Times New Roman" w:cs="Times New Roman"/>
          <w:sz w:val="24"/>
          <w:szCs w:val="24"/>
          <w:lang w:val="fr-FR"/>
        </w:rPr>
        <w:t xml:space="preserve"> de </w:t>
      </w:r>
      <w:r w:rsidR="00AB5BAE" w:rsidRPr="00FC4EA6">
        <w:rPr>
          <w:rFonts w:ascii="Times New Roman" w:hAnsi="Times New Roman" w:cs="Times New Roman"/>
          <w:sz w:val="24"/>
          <w:szCs w:val="24"/>
          <w:lang w:val="fr-FR"/>
        </w:rPr>
        <w:t>Ngaoundéré pendant la période d’étude</w:t>
      </w:r>
      <w:bookmarkEnd w:id="257"/>
      <w:bookmarkEnd w:id="258"/>
      <w:bookmarkEnd w:id="259"/>
    </w:p>
    <w:p w14:paraId="51F30EAF" w14:textId="3675F929" w:rsidR="00785310" w:rsidRPr="00FC4EA6" w:rsidRDefault="001772CC" w:rsidP="002A7E7B">
      <w:pPr>
        <w:jc w:val="both"/>
        <w:outlineLvl w:val="1"/>
        <w:rPr>
          <w:rFonts w:ascii="Times New Roman" w:hAnsi="Times New Roman" w:cs="Times New Roman"/>
          <w:b/>
          <w:sz w:val="24"/>
          <w:szCs w:val="24"/>
          <w:lang w:val="fr-FR"/>
        </w:rPr>
      </w:pPr>
      <w:bookmarkStart w:id="260" w:name="_Toc239694702"/>
      <w:r w:rsidRPr="00FC4EA6">
        <w:rPr>
          <w:rFonts w:ascii="Times New Roman" w:hAnsi="Times New Roman" w:cs="Times New Roman"/>
          <w:b/>
          <w:sz w:val="24"/>
          <w:szCs w:val="24"/>
          <w:lang w:val="fr-FR"/>
        </w:rPr>
        <w:t xml:space="preserve">III.4.2. </w:t>
      </w:r>
      <w:r w:rsidR="00782887" w:rsidRPr="00FC4EA6">
        <w:rPr>
          <w:rFonts w:ascii="Times New Roman" w:hAnsi="Times New Roman" w:cs="Times New Roman"/>
          <w:b/>
          <w:sz w:val="24"/>
          <w:szCs w:val="24"/>
          <w:lang w:val="fr-FR"/>
        </w:rPr>
        <w:t>Critère d’inclusion</w:t>
      </w:r>
      <w:bookmarkEnd w:id="260"/>
    </w:p>
    <w:p w14:paraId="748725D0" w14:textId="77777777" w:rsidR="00851985" w:rsidRPr="00FC4EA6" w:rsidRDefault="00851985" w:rsidP="00C73D34">
      <w:pPr>
        <w:pStyle w:val="Paragraphedeliste"/>
        <w:ind w:left="45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Pour </w:t>
      </w:r>
      <w:r w:rsidR="00234A23" w:rsidRPr="00FC4EA6">
        <w:rPr>
          <w:rFonts w:ascii="Times New Roman" w:hAnsi="Times New Roman" w:cs="Times New Roman"/>
          <w:sz w:val="24"/>
          <w:szCs w:val="24"/>
          <w:lang w:val="fr-FR"/>
        </w:rPr>
        <w:t>être</w:t>
      </w:r>
      <w:r w:rsidRPr="00FC4EA6">
        <w:rPr>
          <w:rFonts w:ascii="Times New Roman" w:hAnsi="Times New Roman" w:cs="Times New Roman"/>
          <w:sz w:val="24"/>
          <w:szCs w:val="24"/>
          <w:lang w:val="fr-FR"/>
        </w:rPr>
        <w:t xml:space="preserve"> inclus dans </w:t>
      </w:r>
      <w:r w:rsidR="00234A23" w:rsidRPr="00FC4EA6">
        <w:rPr>
          <w:rFonts w:ascii="Times New Roman" w:hAnsi="Times New Roman" w:cs="Times New Roman"/>
          <w:sz w:val="24"/>
          <w:szCs w:val="24"/>
          <w:lang w:val="fr-FR"/>
        </w:rPr>
        <w:t>l’étude, un</w:t>
      </w:r>
      <w:r w:rsidRPr="00FC4EA6">
        <w:rPr>
          <w:rFonts w:ascii="Times New Roman" w:hAnsi="Times New Roman" w:cs="Times New Roman"/>
          <w:sz w:val="24"/>
          <w:szCs w:val="24"/>
          <w:lang w:val="fr-FR"/>
        </w:rPr>
        <w:t xml:space="preserve"> couple devra :</w:t>
      </w:r>
    </w:p>
    <w:p w14:paraId="7FC29F62" w14:textId="25563CEC" w:rsidR="00851985" w:rsidRPr="00FC4EA6" w:rsidRDefault="00E17D6F" w:rsidP="00C73D34">
      <w:pPr>
        <w:pStyle w:val="Paragraphedeliste"/>
        <w:numPr>
          <w:ilvl w:val="0"/>
          <w:numId w:val="2"/>
        </w:num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Être</w:t>
      </w:r>
      <w:r w:rsidR="00851985" w:rsidRPr="00FC4EA6">
        <w:rPr>
          <w:rFonts w:ascii="Times New Roman" w:hAnsi="Times New Roman" w:cs="Times New Roman"/>
          <w:sz w:val="24"/>
          <w:szCs w:val="24"/>
          <w:lang w:val="fr-FR"/>
        </w:rPr>
        <w:t xml:space="preserve"> suivi dans l’un des trois </w:t>
      </w:r>
      <w:r w:rsidR="00234A23" w:rsidRPr="00FC4EA6">
        <w:rPr>
          <w:rFonts w:ascii="Times New Roman" w:hAnsi="Times New Roman" w:cs="Times New Roman"/>
          <w:sz w:val="24"/>
          <w:szCs w:val="24"/>
          <w:lang w:val="fr-FR"/>
        </w:rPr>
        <w:t>hôpitaux</w:t>
      </w:r>
      <w:r w:rsidR="00851985" w:rsidRPr="00FC4EA6">
        <w:rPr>
          <w:rFonts w:ascii="Times New Roman" w:hAnsi="Times New Roman" w:cs="Times New Roman"/>
          <w:sz w:val="24"/>
          <w:szCs w:val="24"/>
          <w:lang w:val="fr-FR"/>
        </w:rPr>
        <w:t xml:space="preserve"> participants ;</w:t>
      </w:r>
    </w:p>
    <w:p w14:paraId="116B03E3" w14:textId="77D89617" w:rsidR="00E621F1" w:rsidRPr="00FC4EA6" w:rsidRDefault="00234A23" w:rsidP="00C73D34">
      <w:pPr>
        <w:pStyle w:val="Paragraphedeliste"/>
        <w:numPr>
          <w:ilvl w:val="0"/>
          <w:numId w:val="2"/>
        </w:numPr>
        <w:jc w:val="both"/>
        <w:rPr>
          <w:rFonts w:ascii="Times New Roman" w:hAnsi="Times New Roman" w:cs="Times New Roman"/>
          <w:sz w:val="24"/>
          <w:szCs w:val="24"/>
          <w:lang w:val="fr-FR"/>
          <w:rPrChange w:id="261" w:author="WILSON FONO" w:date="2026-05-23T06:30:00Z">
            <w:rPr/>
          </w:rPrChange>
        </w:rPr>
      </w:pPr>
      <w:r w:rsidRPr="00FC4EA6">
        <w:rPr>
          <w:rFonts w:ascii="Times New Roman" w:hAnsi="Times New Roman" w:cs="Times New Roman"/>
          <w:sz w:val="24"/>
          <w:szCs w:val="24"/>
          <w:lang w:val="fr-FR"/>
        </w:rPr>
        <w:t>Présenter</w:t>
      </w:r>
      <w:r w:rsidR="00851985" w:rsidRPr="00FC4EA6">
        <w:rPr>
          <w:rFonts w:ascii="Times New Roman" w:hAnsi="Times New Roman" w:cs="Times New Roman"/>
          <w:sz w:val="24"/>
          <w:szCs w:val="24"/>
          <w:lang w:val="fr-FR"/>
        </w:rPr>
        <w:t xml:space="preserve"> une infertilité primaire </w:t>
      </w:r>
      <w:r w:rsidRPr="00FC4EA6">
        <w:rPr>
          <w:rFonts w:ascii="Times New Roman" w:hAnsi="Times New Roman" w:cs="Times New Roman"/>
          <w:sz w:val="24"/>
          <w:szCs w:val="24"/>
          <w:lang w:val="fr-FR"/>
        </w:rPr>
        <w:t>définie</w:t>
      </w:r>
      <w:r w:rsidR="00851985" w:rsidRPr="00FC4EA6">
        <w:rPr>
          <w:rFonts w:ascii="Times New Roman" w:hAnsi="Times New Roman" w:cs="Times New Roman"/>
          <w:sz w:val="24"/>
          <w:szCs w:val="24"/>
          <w:lang w:val="fr-FR"/>
        </w:rPr>
        <w:t xml:space="preserve"> comme l’absence de conception après au moins 12mois de rapports sexuels non protégés et </w:t>
      </w:r>
      <w:r w:rsidRPr="00FC4EA6">
        <w:rPr>
          <w:rFonts w:ascii="Times New Roman" w:hAnsi="Times New Roman" w:cs="Times New Roman"/>
          <w:sz w:val="24"/>
          <w:szCs w:val="24"/>
          <w:lang w:val="fr-FR"/>
        </w:rPr>
        <w:t>réguliers</w:t>
      </w:r>
      <w:r w:rsidR="00851985" w:rsidRPr="00FC4EA6">
        <w:rPr>
          <w:rFonts w:ascii="Times New Roman" w:hAnsi="Times New Roman" w:cs="Times New Roman"/>
          <w:sz w:val="24"/>
          <w:szCs w:val="24"/>
          <w:lang w:val="fr-FR"/>
        </w:rPr>
        <w:t>,</w:t>
      </w:r>
      <w:r w:rsidRPr="00FC4EA6">
        <w:rPr>
          <w:rFonts w:ascii="Times New Roman" w:hAnsi="Times New Roman" w:cs="Times New Roman"/>
          <w:sz w:val="24"/>
          <w:szCs w:val="24"/>
          <w:lang w:val="fr-FR"/>
        </w:rPr>
        <w:t xml:space="preserve"> </w:t>
      </w:r>
      <w:r w:rsidR="00851985" w:rsidRPr="00FC4EA6">
        <w:rPr>
          <w:rFonts w:ascii="Times New Roman" w:hAnsi="Times New Roman" w:cs="Times New Roman"/>
          <w:sz w:val="24"/>
          <w:szCs w:val="24"/>
          <w:lang w:val="fr-FR"/>
        </w:rPr>
        <w:t xml:space="preserve">sans </w:t>
      </w:r>
      <w:r w:rsidRPr="00FC4EA6">
        <w:rPr>
          <w:rFonts w:ascii="Times New Roman" w:hAnsi="Times New Roman" w:cs="Times New Roman"/>
          <w:sz w:val="24"/>
          <w:szCs w:val="24"/>
          <w:lang w:val="fr-FR"/>
        </w:rPr>
        <w:t>antécédents</w:t>
      </w:r>
      <w:r w:rsidR="00E621F1" w:rsidRPr="00FC4EA6">
        <w:rPr>
          <w:rFonts w:ascii="Times New Roman" w:hAnsi="Times New Roman" w:cs="Times New Roman"/>
          <w:sz w:val="24"/>
          <w:szCs w:val="24"/>
          <w:lang w:val="fr-FR"/>
        </w:rPr>
        <w:t xml:space="preserve"> de grossesse.</w:t>
      </w:r>
    </w:p>
    <w:p w14:paraId="14FE162E" w14:textId="380F9253" w:rsidR="00204B52" w:rsidRPr="00FC4EA6" w:rsidRDefault="00E621F1" w:rsidP="00C73D34">
      <w:pPr>
        <w:pStyle w:val="Paragraphedeliste"/>
        <w:numPr>
          <w:ilvl w:val="0"/>
          <w:numId w:val="2"/>
        </w:num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Avoir consulté pendant la période d’étude</w:t>
      </w:r>
    </w:p>
    <w:p w14:paraId="72A5A2EC" w14:textId="3CE12993" w:rsidR="00BC2017" w:rsidRPr="00FC4EA6" w:rsidRDefault="00BC2017" w:rsidP="00C73D34">
      <w:pPr>
        <w:pStyle w:val="Paragraphedeliste"/>
        <w:numPr>
          <w:ilvl w:val="0"/>
          <w:numId w:val="2"/>
        </w:num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Consentement </w:t>
      </w:r>
      <w:r w:rsidR="00234A23" w:rsidRPr="00FC4EA6">
        <w:rPr>
          <w:rFonts w:ascii="Times New Roman" w:hAnsi="Times New Roman" w:cs="Times New Roman"/>
          <w:sz w:val="24"/>
          <w:szCs w:val="24"/>
          <w:lang w:val="fr-FR"/>
        </w:rPr>
        <w:t>éclairé</w:t>
      </w:r>
      <w:r w:rsidRPr="00FC4EA6">
        <w:rPr>
          <w:rFonts w:ascii="Times New Roman" w:hAnsi="Times New Roman" w:cs="Times New Roman"/>
          <w:sz w:val="24"/>
          <w:szCs w:val="24"/>
          <w:lang w:val="fr-FR"/>
        </w:rPr>
        <w:t xml:space="preserve"> </w:t>
      </w:r>
      <w:r w:rsidR="00647A40" w:rsidRPr="00FC4EA6">
        <w:rPr>
          <w:rFonts w:ascii="Times New Roman" w:hAnsi="Times New Roman" w:cs="Times New Roman"/>
          <w:sz w:val="24"/>
          <w:szCs w:val="24"/>
          <w:lang w:val="fr-FR"/>
        </w:rPr>
        <w:t>obtenu.</w:t>
      </w:r>
    </w:p>
    <w:p w14:paraId="57682B1F" w14:textId="6F37456C" w:rsidR="00204B52" w:rsidRPr="00FC4EA6" w:rsidRDefault="001772CC" w:rsidP="00C73D34">
      <w:pPr>
        <w:jc w:val="both"/>
        <w:outlineLvl w:val="1"/>
        <w:rPr>
          <w:rFonts w:ascii="Times New Roman" w:hAnsi="Times New Roman" w:cs="Times New Roman"/>
          <w:b/>
          <w:sz w:val="24"/>
          <w:szCs w:val="24"/>
          <w:lang w:val="fr-FR"/>
        </w:rPr>
      </w:pPr>
      <w:bookmarkStart w:id="262" w:name="_Toc239694703"/>
      <w:r w:rsidRPr="00FC4EA6">
        <w:rPr>
          <w:rFonts w:ascii="Times New Roman" w:hAnsi="Times New Roman" w:cs="Times New Roman"/>
          <w:b/>
          <w:sz w:val="24"/>
          <w:szCs w:val="24"/>
          <w:lang w:val="fr-FR"/>
        </w:rPr>
        <w:lastRenderedPageBreak/>
        <w:t xml:space="preserve">III.4.3. </w:t>
      </w:r>
      <w:r w:rsidR="00785310" w:rsidRPr="00FC4EA6">
        <w:rPr>
          <w:rFonts w:ascii="Times New Roman" w:hAnsi="Times New Roman" w:cs="Times New Roman"/>
          <w:b/>
          <w:sz w:val="24"/>
          <w:szCs w:val="24"/>
          <w:lang w:val="fr-FR"/>
        </w:rPr>
        <w:t>Critère d’exclusion</w:t>
      </w:r>
      <w:bookmarkEnd w:id="262"/>
    </w:p>
    <w:p w14:paraId="1DC0409E" w14:textId="31E8974F" w:rsidR="00204B52" w:rsidRPr="00FC4EA6" w:rsidRDefault="001772CC" w:rsidP="00C73D34">
      <w:pPr>
        <w:pStyle w:val="Paragraphedeliste"/>
        <w:ind w:left="45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Les critères d’exclusion</w:t>
      </w:r>
      <w:r w:rsidR="00204B52" w:rsidRPr="00FC4EA6">
        <w:rPr>
          <w:rFonts w:ascii="Times New Roman" w:hAnsi="Times New Roman" w:cs="Times New Roman"/>
          <w:sz w:val="24"/>
          <w:szCs w:val="24"/>
          <w:lang w:val="fr-FR"/>
        </w:rPr>
        <w:t xml:space="preserve"> pour cette </w:t>
      </w:r>
      <w:r w:rsidR="00234A23" w:rsidRPr="00FC4EA6">
        <w:rPr>
          <w:rFonts w:ascii="Times New Roman" w:hAnsi="Times New Roman" w:cs="Times New Roman"/>
          <w:sz w:val="24"/>
          <w:szCs w:val="24"/>
          <w:lang w:val="fr-FR"/>
        </w:rPr>
        <w:t>étude</w:t>
      </w:r>
      <w:r w:rsidR="00204B52" w:rsidRPr="00FC4EA6">
        <w:rPr>
          <w:rFonts w:ascii="Times New Roman" w:hAnsi="Times New Roman" w:cs="Times New Roman"/>
          <w:sz w:val="24"/>
          <w:szCs w:val="24"/>
          <w:lang w:val="fr-FR"/>
        </w:rPr>
        <w:t xml:space="preserve"> sont :</w:t>
      </w:r>
      <w:r w:rsidR="000E2DA7" w:rsidRPr="00FC4EA6">
        <w:rPr>
          <w:rFonts w:ascii="Times New Roman" w:hAnsi="Times New Roman" w:cs="Times New Roman"/>
          <w:b/>
          <w:sz w:val="24"/>
          <w:szCs w:val="24"/>
          <w:lang w:val="fr-FR"/>
        </w:rPr>
        <w:t xml:space="preserve"> </w:t>
      </w:r>
      <w:r w:rsidR="00F55DC5" w:rsidRPr="00FC4EA6">
        <w:rPr>
          <w:rFonts w:ascii="Times New Roman" w:hAnsi="Times New Roman" w:cs="Times New Roman"/>
          <w:b/>
          <w:sz w:val="24"/>
          <w:szCs w:val="24"/>
          <w:lang w:val="fr-FR"/>
        </w:rPr>
        <w:t xml:space="preserve"> </w:t>
      </w:r>
    </w:p>
    <w:p w14:paraId="737BAD89" w14:textId="46ADCB6E" w:rsidR="002E2C85" w:rsidRPr="00FC4EA6" w:rsidRDefault="002E2C85" w:rsidP="00C73D34">
      <w:pPr>
        <w:pStyle w:val="Paragraphedeliste"/>
        <w:numPr>
          <w:ilvl w:val="0"/>
          <w:numId w:val="1"/>
        </w:numPr>
        <w:jc w:val="both"/>
        <w:rPr>
          <w:rFonts w:ascii="Times New Roman" w:hAnsi="Times New Roman" w:cs="Times New Roman"/>
          <w:b/>
          <w:sz w:val="24"/>
          <w:szCs w:val="24"/>
          <w:lang w:val="fr-FR"/>
        </w:rPr>
      </w:pPr>
      <w:r w:rsidRPr="00FC4EA6">
        <w:rPr>
          <w:rFonts w:ascii="Times New Roman" w:hAnsi="Times New Roman" w:cs="Times New Roman"/>
          <w:sz w:val="24"/>
          <w:szCs w:val="24"/>
          <w:lang w:val="fr-FR"/>
        </w:rPr>
        <w:t>Refus de participer à l’</w:t>
      </w:r>
      <w:r w:rsidR="00234A23" w:rsidRPr="00FC4EA6">
        <w:rPr>
          <w:rFonts w:ascii="Times New Roman" w:hAnsi="Times New Roman" w:cs="Times New Roman"/>
          <w:sz w:val="24"/>
          <w:szCs w:val="24"/>
          <w:lang w:val="fr-FR"/>
        </w:rPr>
        <w:t>étude</w:t>
      </w:r>
      <w:r w:rsidRPr="00FC4EA6">
        <w:rPr>
          <w:rFonts w:ascii="Times New Roman" w:hAnsi="Times New Roman" w:cs="Times New Roman"/>
          <w:sz w:val="24"/>
          <w:szCs w:val="24"/>
          <w:lang w:val="fr-FR"/>
        </w:rPr>
        <w:t xml:space="preserve"> </w:t>
      </w:r>
      <w:r w:rsidR="00234A23" w:rsidRPr="00FC4EA6">
        <w:rPr>
          <w:rFonts w:ascii="Times New Roman" w:hAnsi="Times New Roman" w:cs="Times New Roman"/>
          <w:sz w:val="24"/>
          <w:szCs w:val="24"/>
          <w:lang w:val="fr-FR"/>
        </w:rPr>
        <w:t>(si</w:t>
      </w:r>
      <w:r w:rsidRPr="00FC4EA6">
        <w:rPr>
          <w:rFonts w:ascii="Times New Roman" w:hAnsi="Times New Roman" w:cs="Times New Roman"/>
          <w:sz w:val="24"/>
          <w:szCs w:val="24"/>
          <w:lang w:val="fr-FR"/>
        </w:rPr>
        <w:t xml:space="preserve"> consentement requis</w:t>
      </w:r>
      <w:r w:rsidR="00BC2017" w:rsidRPr="00FC4EA6">
        <w:rPr>
          <w:rFonts w:ascii="Times New Roman" w:hAnsi="Times New Roman" w:cs="Times New Roman"/>
          <w:sz w:val="24"/>
          <w:szCs w:val="24"/>
          <w:lang w:val="fr-FR"/>
        </w:rPr>
        <w:t xml:space="preserve"> </w:t>
      </w:r>
      <w:r w:rsidRPr="00FC4EA6">
        <w:rPr>
          <w:rFonts w:ascii="Times New Roman" w:hAnsi="Times New Roman" w:cs="Times New Roman"/>
          <w:sz w:val="24"/>
          <w:szCs w:val="24"/>
          <w:lang w:val="fr-FR"/>
        </w:rPr>
        <w:t xml:space="preserve">par le </w:t>
      </w:r>
      <w:r w:rsidR="00E17D6F" w:rsidRPr="00FC4EA6">
        <w:rPr>
          <w:rFonts w:ascii="Times New Roman" w:hAnsi="Times New Roman" w:cs="Times New Roman"/>
          <w:sz w:val="24"/>
          <w:szCs w:val="24"/>
          <w:lang w:val="fr-FR"/>
        </w:rPr>
        <w:t>comité d’éthique</w:t>
      </w:r>
      <w:r w:rsidRPr="00FC4EA6">
        <w:rPr>
          <w:rFonts w:ascii="Times New Roman" w:hAnsi="Times New Roman" w:cs="Times New Roman"/>
          <w:sz w:val="24"/>
          <w:szCs w:val="24"/>
          <w:lang w:val="fr-FR"/>
        </w:rPr>
        <w:t>).</w:t>
      </w:r>
    </w:p>
    <w:p w14:paraId="6ABD4D30" w14:textId="77777777" w:rsidR="00BC2017" w:rsidRPr="00FC4EA6" w:rsidRDefault="00BC2017" w:rsidP="00C73D34">
      <w:pPr>
        <w:pStyle w:val="Paragraphedeliste"/>
        <w:numPr>
          <w:ilvl w:val="0"/>
          <w:numId w:val="1"/>
        </w:numPr>
        <w:jc w:val="both"/>
        <w:rPr>
          <w:rFonts w:ascii="Times New Roman" w:hAnsi="Times New Roman" w:cs="Times New Roman"/>
          <w:b/>
          <w:sz w:val="24"/>
          <w:szCs w:val="24"/>
          <w:lang w:val="fr-FR"/>
        </w:rPr>
      </w:pPr>
      <w:r w:rsidRPr="00FC4EA6">
        <w:rPr>
          <w:rFonts w:ascii="Times New Roman" w:hAnsi="Times New Roman" w:cs="Times New Roman"/>
          <w:sz w:val="24"/>
          <w:szCs w:val="24"/>
          <w:lang w:val="fr-FR"/>
        </w:rPr>
        <w:t xml:space="preserve">Les cas de </w:t>
      </w:r>
      <w:r w:rsidR="00234A23" w:rsidRPr="00FC4EA6">
        <w:rPr>
          <w:rFonts w:ascii="Times New Roman" w:hAnsi="Times New Roman" w:cs="Times New Roman"/>
          <w:sz w:val="24"/>
          <w:szCs w:val="24"/>
          <w:lang w:val="fr-FR"/>
        </w:rPr>
        <w:t>stérilité</w:t>
      </w:r>
      <w:r w:rsidRPr="00FC4EA6">
        <w:rPr>
          <w:rFonts w:ascii="Times New Roman" w:hAnsi="Times New Roman" w:cs="Times New Roman"/>
          <w:sz w:val="24"/>
          <w:szCs w:val="24"/>
          <w:lang w:val="fr-FR"/>
        </w:rPr>
        <w:t xml:space="preserve"> </w:t>
      </w:r>
      <w:r w:rsidR="00234A23" w:rsidRPr="00FC4EA6">
        <w:rPr>
          <w:rFonts w:ascii="Times New Roman" w:hAnsi="Times New Roman" w:cs="Times New Roman"/>
          <w:sz w:val="24"/>
          <w:szCs w:val="24"/>
          <w:lang w:val="fr-FR"/>
        </w:rPr>
        <w:t>définitive (hystérectomie, ovariectomie</w:t>
      </w:r>
      <w:r w:rsidRPr="00FC4EA6">
        <w:rPr>
          <w:rFonts w:ascii="Times New Roman" w:hAnsi="Times New Roman" w:cs="Times New Roman"/>
          <w:sz w:val="24"/>
          <w:szCs w:val="24"/>
          <w:lang w:val="fr-FR"/>
        </w:rPr>
        <w:t xml:space="preserve"> </w:t>
      </w:r>
      <w:r w:rsidR="00234A23" w:rsidRPr="00FC4EA6">
        <w:rPr>
          <w:rFonts w:ascii="Times New Roman" w:hAnsi="Times New Roman" w:cs="Times New Roman"/>
          <w:sz w:val="24"/>
          <w:szCs w:val="24"/>
          <w:lang w:val="fr-FR"/>
        </w:rPr>
        <w:t>bilatérale, ménopause</w:t>
      </w:r>
      <w:r w:rsidRPr="00FC4EA6">
        <w:rPr>
          <w:rFonts w:ascii="Times New Roman" w:hAnsi="Times New Roman" w:cs="Times New Roman"/>
          <w:sz w:val="24"/>
          <w:szCs w:val="24"/>
          <w:lang w:val="fr-FR"/>
        </w:rPr>
        <w:t xml:space="preserve"> précoce,</w:t>
      </w:r>
      <w:r w:rsidR="00234A23" w:rsidRPr="00FC4EA6">
        <w:rPr>
          <w:rFonts w:ascii="Times New Roman" w:hAnsi="Times New Roman" w:cs="Times New Roman"/>
          <w:sz w:val="24"/>
          <w:szCs w:val="24"/>
          <w:lang w:val="fr-FR"/>
        </w:rPr>
        <w:t xml:space="preserve"> vasectomie, agénésie).</w:t>
      </w:r>
    </w:p>
    <w:p w14:paraId="5DC17674" w14:textId="7D1AE542" w:rsidR="002A5D12" w:rsidRPr="00FC4EA6" w:rsidRDefault="00E17D6F" w:rsidP="00C73D34">
      <w:pPr>
        <w:pStyle w:val="Paragraphedeliste"/>
        <w:numPr>
          <w:ilvl w:val="0"/>
          <w:numId w:val="1"/>
        </w:numPr>
        <w:jc w:val="both"/>
        <w:rPr>
          <w:rFonts w:ascii="Times New Roman" w:hAnsi="Times New Roman" w:cs="Times New Roman"/>
          <w:b/>
          <w:sz w:val="24"/>
          <w:szCs w:val="24"/>
          <w:lang w:val="fr-FR"/>
        </w:rPr>
      </w:pPr>
      <w:r w:rsidRPr="00FC4EA6">
        <w:rPr>
          <w:rFonts w:ascii="Times New Roman" w:hAnsi="Times New Roman" w:cs="Times New Roman"/>
          <w:sz w:val="24"/>
          <w:szCs w:val="24"/>
          <w:lang w:val="fr-FR"/>
        </w:rPr>
        <w:t>Couples divorcés</w:t>
      </w:r>
      <w:r w:rsidR="002A5D12" w:rsidRPr="00FC4EA6">
        <w:rPr>
          <w:rFonts w:ascii="Times New Roman" w:hAnsi="Times New Roman" w:cs="Times New Roman"/>
          <w:sz w:val="24"/>
          <w:szCs w:val="24"/>
          <w:lang w:val="fr-FR"/>
        </w:rPr>
        <w:t xml:space="preserve"> </w:t>
      </w:r>
    </w:p>
    <w:p w14:paraId="734A321C" w14:textId="271CC310" w:rsidR="00785310" w:rsidRPr="00FC4EA6" w:rsidRDefault="001772CC" w:rsidP="00502E2E">
      <w:pPr>
        <w:jc w:val="both"/>
        <w:outlineLvl w:val="1"/>
        <w:rPr>
          <w:rFonts w:ascii="Times New Roman" w:hAnsi="Times New Roman" w:cs="Times New Roman"/>
          <w:b/>
          <w:sz w:val="24"/>
          <w:szCs w:val="24"/>
          <w:lang w:val="fr-FR"/>
        </w:rPr>
      </w:pPr>
      <w:bookmarkStart w:id="263" w:name="_Toc173225311"/>
      <w:bookmarkStart w:id="264" w:name="_Toc239694704"/>
      <w:r w:rsidRPr="00FC4EA6">
        <w:rPr>
          <w:rFonts w:ascii="Times New Roman" w:hAnsi="Times New Roman" w:cs="Times New Roman"/>
          <w:b/>
          <w:sz w:val="24"/>
          <w:szCs w:val="24"/>
          <w:lang w:val="fr-FR"/>
        </w:rPr>
        <w:t xml:space="preserve">III.4.4. </w:t>
      </w:r>
      <w:r w:rsidR="00785310" w:rsidRPr="00FC4EA6">
        <w:rPr>
          <w:rFonts w:ascii="Times New Roman" w:hAnsi="Times New Roman" w:cs="Times New Roman"/>
          <w:b/>
          <w:sz w:val="24"/>
          <w:szCs w:val="24"/>
          <w:lang w:val="fr-FR"/>
        </w:rPr>
        <w:t>Taille de l’échantillon</w:t>
      </w:r>
      <w:bookmarkEnd w:id="263"/>
      <w:bookmarkEnd w:id="264"/>
    </w:p>
    <w:p w14:paraId="00715CFA" w14:textId="1B1DBA63" w:rsidR="00785310" w:rsidRPr="00FC4EA6" w:rsidRDefault="00C648F2" w:rsidP="00C73D34">
      <w:pPr>
        <w:tabs>
          <w:tab w:val="left" w:pos="1501"/>
        </w:tabs>
        <w:jc w:val="both"/>
        <w:rPr>
          <w:rFonts w:ascii="Times New Roman" w:hAnsi="Times New Roman" w:cs="Times New Roman"/>
          <w:sz w:val="24"/>
          <w:szCs w:val="24"/>
          <w:lang w:val="fr-FR"/>
        </w:rPr>
      </w:pPr>
      <w:r w:rsidRPr="00FC4EA6">
        <w:rPr>
          <w:rFonts w:ascii="Times New Roman" w:hAnsi="Times New Roman" w:cs="Times New Roman"/>
          <w:noProof/>
          <w:sz w:val="24"/>
          <w:szCs w:val="24"/>
          <w:lang w:val="fr-FR"/>
        </w:rPr>
        <mc:AlternateContent>
          <mc:Choice Requires="wps">
            <w:drawing>
              <wp:anchor distT="0" distB="0" distL="114300" distR="114300" simplePos="0" relativeHeight="251682304" behindDoc="0" locked="0" layoutInCell="1" allowOverlap="1" wp14:anchorId="1C54919E" wp14:editId="7A29FB12">
                <wp:simplePos x="0" y="0"/>
                <wp:positionH relativeFrom="column">
                  <wp:posOffset>2443480</wp:posOffset>
                </wp:positionH>
                <wp:positionV relativeFrom="paragraph">
                  <wp:posOffset>503555</wp:posOffset>
                </wp:positionV>
                <wp:extent cx="2038350" cy="62865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2038350" cy="628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8F0E9E" id="Rectangle 8" o:spid="_x0000_s1026" style="position:absolute;margin-left:192.4pt;margin-top:39.65pt;width:160.5pt;height:49.5pt;z-index:251682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" filled="f" strokecolor="black [3213]" strokeweight="2pt"/>
            </w:pict>
          </mc:Fallback>
        </mc:AlternateContent>
      </w:r>
      <w:r w:rsidR="00856A7F" w:rsidRPr="00FC4EA6">
        <w:rPr>
          <w:rFonts w:ascii="Times New Roman" w:hAnsi="Times New Roman" w:cs="Times New Roman"/>
          <w:sz w:val="24"/>
          <w:szCs w:val="24"/>
          <w:lang w:val="fr-FR"/>
        </w:rPr>
        <w:t xml:space="preserve">La taille de l’échantillon </w:t>
      </w:r>
      <w:r w:rsidR="00F815B7" w:rsidRPr="00FC4EA6">
        <w:rPr>
          <w:rFonts w:ascii="Times New Roman" w:hAnsi="Times New Roman" w:cs="Times New Roman"/>
          <w:sz w:val="24"/>
          <w:szCs w:val="24"/>
          <w:lang w:val="fr-FR"/>
        </w:rPr>
        <w:t>avait été</w:t>
      </w:r>
      <w:r w:rsidR="00856A7F" w:rsidRPr="00FC4EA6">
        <w:rPr>
          <w:rFonts w:ascii="Times New Roman" w:hAnsi="Times New Roman" w:cs="Times New Roman"/>
          <w:sz w:val="24"/>
          <w:szCs w:val="24"/>
          <w:lang w:val="fr-FR"/>
        </w:rPr>
        <w:t xml:space="preserve"> calculée à l’aide de la formule de S</w:t>
      </w:r>
      <w:r w:rsidR="008C1632" w:rsidRPr="00FC4EA6">
        <w:rPr>
          <w:rFonts w:ascii="Times New Roman" w:hAnsi="Times New Roman" w:cs="Times New Roman"/>
          <w:sz w:val="24"/>
          <w:szCs w:val="24"/>
          <w:lang w:val="fr-FR"/>
        </w:rPr>
        <w:t>chwartz p</w:t>
      </w:r>
      <w:r w:rsidR="00673B15" w:rsidRPr="00FC4EA6">
        <w:rPr>
          <w:rFonts w:ascii="Times New Roman" w:hAnsi="Times New Roman" w:cs="Times New Roman"/>
          <w:sz w:val="24"/>
          <w:szCs w:val="24"/>
          <w:lang w:val="fr-FR"/>
        </w:rPr>
        <w:t xml:space="preserve">our les </w:t>
      </w:r>
      <w:r w:rsidR="00715265" w:rsidRPr="00FC4EA6">
        <w:rPr>
          <w:rFonts w:ascii="Times New Roman" w:hAnsi="Times New Roman" w:cs="Times New Roman"/>
          <w:sz w:val="24"/>
          <w:szCs w:val="24"/>
          <w:lang w:val="fr-FR"/>
        </w:rPr>
        <w:t>études</w:t>
      </w:r>
      <w:r w:rsidR="00673B15" w:rsidRPr="00FC4EA6">
        <w:rPr>
          <w:rFonts w:ascii="Times New Roman" w:hAnsi="Times New Roman" w:cs="Times New Roman"/>
          <w:sz w:val="24"/>
          <w:szCs w:val="24"/>
          <w:lang w:val="fr-FR"/>
        </w:rPr>
        <w:t xml:space="preserve"> transversales :</w:t>
      </w:r>
    </w:p>
    <w:p w14:paraId="1B64D809" w14:textId="3791CD10" w:rsidR="00C648F2" w:rsidRPr="00FC4EA6" w:rsidRDefault="00C15A28" w:rsidP="00C73D34">
      <w:pPr>
        <w:tabs>
          <w:tab w:val="left" w:pos="1501"/>
        </w:tabs>
        <w:ind w:left="1491"/>
        <w:jc w:val="both"/>
        <w:rPr>
          <w:rFonts w:ascii="Times New Roman" w:hAnsi="Times New Roman" w:cs="Times New Roman"/>
          <w:sz w:val="24"/>
          <w:szCs w:val="24"/>
          <w:lang w:val="fr-FR"/>
        </w:rPr>
      </w:pPr>
      <m:oMathPara>
        <m:oMath>
          <m:sSup>
            <m:sSupPr>
              <m:ctrlPr>
                <w:rPr>
                  <w:rFonts w:ascii="Cambria Math" w:hAnsi="Cambria Math" w:cs="Times New Roman"/>
                  <w:sz w:val="24"/>
                  <w:szCs w:val="24"/>
                  <w:lang w:val="fr-FR"/>
                </w:rPr>
              </m:ctrlPr>
            </m:sSupPr>
            <m:e>
              <m:r>
                <w:rPr>
                  <w:rFonts w:ascii="Cambria Math" w:hAnsi="Cambria Math" w:cs="Times New Roman"/>
                  <w:sz w:val="24"/>
                  <w:szCs w:val="24"/>
                  <w:lang w:val="fr-FR"/>
                </w:rPr>
                <m:t>z</m:t>
              </m:r>
            </m:e>
            <m:sup>
              <m:r>
                <w:rPr>
                  <w:rFonts w:ascii="Cambria Math" w:hAnsi="Cambria Math" w:cs="Times New Roman"/>
                  <w:sz w:val="24"/>
                  <w:szCs w:val="24"/>
                  <w:lang w:val="fr-FR"/>
                </w:rPr>
                <m:t>2</m:t>
              </m:r>
            </m:sup>
          </m:sSup>
          <m:r>
            <w:rPr>
              <w:rFonts w:ascii="Cambria Math" w:hAnsi="Cambria Math" w:cs="Times New Roman"/>
              <w:sz w:val="24"/>
              <w:szCs w:val="24"/>
              <w:lang w:val="fr-FR"/>
            </w:rPr>
            <m:t>*p*</m:t>
          </m:r>
          <m:f>
            <m:fPr>
              <m:ctrlPr>
                <w:rPr>
                  <w:rFonts w:ascii="Cambria Math" w:hAnsi="Cambria Math" w:cs="Times New Roman"/>
                  <w:i/>
                  <w:sz w:val="24"/>
                  <w:szCs w:val="24"/>
                  <w:lang w:val="fr-FR"/>
                </w:rPr>
              </m:ctrlPr>
            </m:fPr>
            <m:num>
              <m:d>
                <m:dPr>
                  <m:ctrlPr>
                    <w:rPr>
                      <w:rFonts w:ascii="Cambria Math" w:hAnsi="Cambria Math" w:cs="Times New Roman"/>
                      <w:i/>
                      <w:sz w:val="24"/>
                      <w:szCs w:val="24"/>
                      <w:lang w:val="fr-FR"/>
                    </w:rPr>
                  </m:ctrlPr>
                </m:dPr>
                <m:e>
                  <m:r>
                    <w:rPr>
                      <w:rFonts w:ascii="Cambria Math" w:hAnsi="Cambria Math" w:cs="Times New Roman"/>
                      <w:sz w:val="24"/>
                      <w:szCs w:val="24"/>
                      <w:lang w:val="fr-FR"/>
                    </w:rPr>
                    <m:t>1-p</m:t>
                  </m:r>
                </m:e>
              </m:d>
            </m:num>
            <m:den>
              <m:r>
                <m:rPr>
                  <m:sty m:val="p"/>
                </m:rPr>
                <w:rPr>
                  <w:rFonts w:ascii="Cambria Math" w:hAnsi="Cambria Math" w:cs="Times New Roman"/>
                  <w:sz w:val="24"/>
                  <w:szCs w:val="24"/>
                  <w:lang w:val="fr-FR"/>
                </w:rPr>
                <m:t>d*d</m:t>
              </m:r>
            </m:den>
          </m:f>
          <m:r>
            <w:rPr>
              <w:rFonts w:ascii="Cambria Math" w:hAnsi="Cambria Math" w:cs="Times New Roman"/>
              <w:sz w:val="24"/>
              <w:szCs w:val="24"/>
              <w:lang w:val="fr-FR"/>
            </w:rPr>
            <m:t>=</m:t>
          </m:r>
          <m:r>
            <m:rPr>
              <m:sty m:val="p"/>
            </m:rPr>
            <w:rPr>
              <w:rFonts w:ascii="Cambria Math" w:hAnsi="Cambria Math" w:cs="Times New Roman"/>
              <w:sz w:val="24"/>
              <w:szCs w:val="24"/>
              <w:lang w:val="fr-FR"/>
            </w:rPr>
            <m:t>n</m:t>
          </m:r>
        </m:oMath>
      </m:oMathPara>
    </w:p>
    <w:p w14:paraId="1DDF2340" w14:textId="77777777" w:rsidR="00715265" w:rsidRPr="00FC4EA6" w:rsidRDefault="00715265" w:rsidP="00C73D34">
      <w:pPr>
        <w:tabs>
          <w:tab w:val="left" w:pos="1501"/>
        </w:tabs>
        <w:jc w:val="both"/>
        <w:rPr>
          <w:rFonts w:ascii="Times New Roman" w:hAnsi="Times New Roman" w:cs="Times New Roman"/>
          <w:sz w:val="24"/>
          <w:szCs w:val="24"/>
          <w:lang w:val="fr-FR"/>
        </w:rPr>
      </w:pPr>
      <m:oMathPara>
        <m:oMath>
          <m:r>
            <w:rPr>
              <w:rFonts w:ascii="Cambria Math" w:hAnsi="Cambria Math" w:cs="Times New Roman"/>
              <w:sz w:val="24"/>
              <w:szCs w:val="24"/>
              <w:lang w:val="fr-FR"/>
            </w:rPr>
            <m:t>avec:</m:t>
          </m:r>
        </m:oMath>
      </m:oMathPara>
    </w:p>
    <w:p w14:paraId="0F17A061" w14:textId="77777777" w:rsidR="006012C2" w:rsidRPr="00FC4EA6" w:rsidRDefault="00673B15" w:rsidP="00502E2E">
      <w:pPr>
        <w:pStyle w:val="Paragraphedeliste"/>
        <w:numPr>
          <w:ilvl w:val="0"/>
          <w:numId w:val="4"/>
        </w:numPr>
        <w:tabs>
          <w:tab w:val="left" w:pos="1501"/>
        </w:tabs>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Z=1,96(</w:t>
      </w:r>
      <w:r w:rsidR="006012C2" w:rsidRPr="00FC4EA6">
        <w:rPr>
          <w:rFonts w:ascii="Times New Roman" w:hAnsi="Times New Roman" w:cs="Times New Roman"/>
          <w:sz w:val="24"/>
          <w:szCs w:val="24"/>
          <w:lang w:val="fr-FR"/>
        </w:rPr>
        <w:t>correspond à un risque a de 5%, soit un intervalle de confiance à 95%)</w:t>
      </w:r>
    </w:p>
    <w:p w14:paraId="187066B8" w14:textId="073AE7AE" w:rsidR="00673B15" w:rsidRPr="00FC4EA6" w:rsidRDefault="006E3ECF" w:rsidP="00502E2E">
      <w:pPr>
        <w:pStyle w:val="Paragraphedeliste"/>
        <w:numPr>
          <w:ilvl w:val="0"/>
          <w:numId w:val="4"/>
        </w:numPr>
        <w:tabs>
          <w:tab w:val="left" w:pos="1501"/>
        </w:tabs>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P=15-20%</w:t>
      </w:r>
      <w:r w:rsidR="006012C2" w:rsidRPr="00FC4EA6">
        <w:rPr>
          <w:rFonts w:ascii="Times New Roman" w:hAnsi="Times New Roman" w:cs="Times New Roman"/>
          <w:sz w:val="24"/>
          <w:szCs w:val="24"/>
          <w:lang w:val="fr-FR"/>
        </w:rPr>
        <w:t xml:space="preserve">(prévalence de l’infertilité dans la population </w:t>
      </w:r>
      <w:r w:rsidR="00715265" w:rsidRPr="00FC4EA6">
        <w:rPr>
          <w:rFonts w:ascii="Times New Roman" w:hAnsi="Times New Roman" w:cs="Times New Roman"/>
          <w:sz w:val="24"/>
          <w:szCs w:val="24"/>
          <w:lang w:val="fr-FR"/>
        </w:rPr>
        <w:t>camerounaise</w:t>
      </w:r>
      <w:r w:rsidRPr="00FC4EA6">
        <w:rPr>
          <w:rFonts w:ascii="Times New Roman" w:hAnsi="Times New Roman" w:cs="Times New Roman"/>
          <w:sz w:val="24"/>
          <w:szCs w:val="24"/>
          <w:lang w:val="fr-FR"/>
        </w:rPr>
        <w:t xml:space="preserve"> selon </w:t>
      </w:r>
      <w:proofErr w:type="spellStart"/>
      <w:r w:rsidRPr="00FC4EA6">
        <w:rPr>
          <w:rFonts w:ascii="Times New Roman" w:hAnsi="Times New Roman" w:cs="Times New Roman"/>
          <w:sz w:val="24"/>
          <w:szCs w:val="24"/>
          <w:lang w:val="fr-FR"/>
        </w:rPr>
        <w:t>Binyuy</w:t>
      </w:r>
      <w:proofErr w:type="spellEnd"/>
      <w:r w:rsidRPr="00FC4EA6">
        <w:rPr>
          <w:rFonts w:ascii="Times New Roman" w:hAnsi="Times New Roman" w:cs="Times New Roman"/>
          <w:sz w:val="24"/>
          <w:szCs w:val="24"/>
          <w:lang w:val="fr-FR"/>
        </w:rPr>
        <w:t xml:space="preserve"> (2025</w:t>
      </w:r>
      <w:proofErr w:type="gramStart"/>
      <w:r w:rsidR="006012C2" w:rsidRPr="00FC4EA6">
        <w:rPr>
          <w:rFonts w:ascii="Times New Roman" w:hAnsi="Times New Roman" w:cs="Times New Roman"/>
          <w:sz w:val="24"/>
          <w:szCs w:val="24"/>
          <w:lang w:val="fr-FR"/>
        </w:rPr>
        <w:t xml:space="preserve">) </w:t>
      </w:r>
      <w:r w:rsidR="00116716" w:rsidRPr="00FC4EA6">
        <w:rPr>
          <w:rFonts w:ascii="Times New Roman" w:hAnsi="Times New Roman" w:cs="Times New Roman"/>
          <w:sz w:val="24"/>
          <w:szCs w:val="24"/>
          <w:lang w:val="fr-FR"/>
        </w:rPr>
        <w:t>)</w:t>
      </w:r>
      <w:proofErr w:type="gramEnd"/>
    </w:p>
    <w:p w14:paraId="2B2168E4" w14:textId="283E055B" w:rsidR="006012C2" w:rsidRPr="00FC4EA6" w:rsidRDefault="00F815B7" w:rsidP="00502E2E">
      <w:pPr>
        <w:pStyle w:val="Paragraphedeliste"/>
        <w:numPr>
          <w:ilvl w:val="0"/>
          <w:numId w:val="4"/>
        </w:numPr>
        <w:tabs>
          <w:tab w:val="left" w:pos="1501"/>
        </w:tabs>
        <w:spacing w:after="0"/>
        <w:jc w:val="both"/>
        <w:rPr>
          <w:rFonts w:ascii="Times New Roman" w:hAnsi="Times New Roman" w:cs="Times New Roman"/>
          <w:sz w:val="24"/>
          <w:szCs w:val="24"/>
          <w:lang w:val="fr-FR"/>
        </w:rPr>
      </w:pPr>
      <w:proofErr w:type="gramStart"/>
      <w:r w:rsidRPr="00FC4EA6">
        <w:rPr>
          <w:rFonts w:ascii="Times New Roman" w:hAnsi="Times New Roman" w:cs="Times New Roman"/>
          <w:sz w:val="24"/>
          <w:szCs w:val="24"/>
          <w:lang w:val="fr-FR"/>
        </w:rPr>
        <w:t>d</w:t>
      </w:r>
      <w:proofErr w:type="gramEnd"/>
      <w:r w:rsidR="006012C2" w:rsidRPr="00FC4EA6">
        <w:rPr>
          <w:rFonts w:ascii="Times New Roman" w:hAnsi="Times New Roman" w:cs="Times New Roman"/>
          <w:sz w:val="24"/>
          <w:szCs w:val="24"/>
          <w:lang w:val="fr-FR"/>
        </w:rPr>
        <w:t xml:space="preserve">=5%(précision </w:t>
      </w:r>
      <w:r w:rsidRPr="00FC4EA6">
        <w:rPr>
          <w:rFonts w:ascii="Times New Roman" w:hAnsi="Times New Roman" w:cs="Times New Roman"/>
          <w:sz w:val="24"/>
          <w:szCs w:val="24"/>
          <w:lang w:val="fr-FR"/>
        </w:rPr>
        <w:t>absolue souhaitée</w:t>
      </w:r>
      <w:r w:rsidR="006012C2" w:rsidRPr="00FC4EA6">
        <w:rPr>
          <w:rFonts w:ascii="Times New Roman" w:hAnsi="Times New Roman" w:cs="Times New Roman"/>
          <w:sz w:val="24"/>
          <w:szCs w:val="24"/>
          <w:lang w:val="fr-FR"/>
        </w:rPr>
        <w:t>)</w:t>
      </w:r>
    </w:p>
    <w:p w14:paraId="3BC1ABF6" w14:textId="0ECF0CA4" w:rsidR="006012C2" w:rsidRPr="00FC4EA6" w:rsidRDefault="00715265" w:rsidP="00502E2E">
      <w:pPr>
        <w:pStyle w:val="Paragraphedeliste"/>
        <w:tabs>
          <w:tab w:val="left" w:pos="1501"/>
        </w:tabs>
        <w:spacing w:after="0"/>
        <w:ind w:left="709"/>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w:t>
      </w:r>
      <w:r w:rsidR="006012C2" w:rsidRPr="00FC4EA6">
        <w:rPr>
          <w:rFonts w:ascii="Times New Roman" w:hAnsi="Times New Roman" w:cs="Times New Roman"/>
          <w:sz w:val="24"/>
          <w:szCs w:val="24"/>
          <w:lang w:val="fr-FR"/>
        </w:rPr>
        <w:t xml:space="preserve"> calcul donne : </w:t>
      </w:r>
      <m:oMath>
        <m:sSup>
          <m:sSupPr>
            <m:ctrlPr>
              <w:rPr>
                <w:rFonts w:ascii="Cambria Math" w:hAnsi="Cambria Math" w:cs="Times New Roman"/>
                <w:sz w:val="24"/>
                <w:szCs w:val="24"/>
                <w:lang w:val="fr-FR"/>
              </w:rPr>
            </m:ctrlPr>
          </m:sSupPr>
          <m:e>
            <m:r>
              <w:rPr>
                <w:rFonts w:ascii="Cambria Math" w:hAnsi="Cambria Math" w:cs="Times New Roman"/>
                <w:sz w:val="24"/>
                <w:szCs w:val="24"/>
                <w:lang w:val="fr-FR"/>
              </w:rPr>
              <m:t>(1,96)</m:t>
            </m:r>
          </m:e>
          <m:sup>
            <m:r>
              <w:rPr>
                <w:rFonts w:ascii="Cambria Math" w:hAnsi="Cambria Math" w:cs="Times New Roman"/>
                <w:sz w:val="24"/>
                <w:szCs w:val="24"/>
                <w:lang w:val="fr-FR"/>
              </w:rPr>
              <m:t>2</m:t>
            </m:r>
          </m:sup>
        </m:sSup>
        <m:r>
          <w:rPr>
            <w:rFonts w:ascii="Cambria Math" w:hAnsi="Cambria Math" w:cs="Times New Roman"/>
            <w:sz w:val="24"/>
            <w:szCs w:val="24"/>
            <w:lang w:val="fr-FR"/>
          </w:rPr>
          <m:t>*</m:t>
        </m:r>
        <m:r>
          <m:rPr>
            <m:sty m:val="p"/>
          </m:rPr>
          <w:rPr>
            <w:rFonts w:ascii="Cambria Math" w:hAnsi="Cambria Math" w:cs="Times New Roman"/>
            <w:sz w:val="24"/>
            <w:szCs w:val="24"/>
            <w:lang w:val="fr-FR"/>
          </w:rPr>
          <m:t>0,15*</m:t>
        </m:r>
        <m:f>
          <m:fPr>
            <m:ctrlPr>
              <w:rPr>
                <w:rFonts w:ascii="Cambria Math" w:hAnsi="Cambria Math" w:cs="Times New Roman"/>
                <w:sz w:val="24"/>
                <w:szCs w:val="24"/>
                <w:lang w:val="fr-FR"/>
              </w:rPr>
            </m:ctrlPr>
          </m:fPr>
          <m:num>
            <m:r>
              <m:rPr>
                <m:sty m:val="p"/>
              </m:rPr>
              <w:rPr>
                <w:rFonts w:ascii="Cambria Math" w:hAnsi="Cambria Math" w:cs="Times New Roman"/>
                <w:sz w:val="24"/>
                <w:szCs w:val="24"/>
                <w:lang w:val="fr-FR"/>
              </w:rPr>
              <m:t>0,85</m:t>
            </m:r>
          </m:num>
          <m:den>
            <m:r>
              <m:rPr>
                <m:sty m:val="p"/>
              </m:rPr>
              <w:rPr>
                <w:rFonts w:ascii="Cambria Math" w:hAnsi="Cambria Math" w:cs="Times New Roman"/>
                <w:sz w:val="24"/>
                <w:szCs w:val="24"/>
                <w:lang w:val="fr-FR"/>
              </w:rPr>
              <m:t>0,05*0,05</m:t>
            </m:r>
          </m:den>
        </m:f>
        <m:r>
          <w:rPr>
            <w:rFonts w:ascii="Cambria Math" w:hAnsi="Cambria Math" w:cs="Times New Roman"/>
            <w:sz w:val="24"/>
            <w:szCs w:val="24"/>
            <w:lang w:val="fr-FR"/>
          </w:rPr>
          <m:t>=</m:t>
        </m:r>
        <m:r>
          <m:rPr>
            <m:sty m:val="p"/>
          </m:rPr>
          <w:rPr>
            <w:rFonts w:ascii="Cambria Math" w:hAnsi="Cambria Math" w:cs="Times New Roman"/>
            <w:sz w:val="24"/>
            <w:szCs w:val="24"/>
            <w:lang w:val="fr-FR"/>
          </w:rPr>
          <m:t>196 couples</m:t>
        </m:r>
      </m:oMath>
    </w:p>
    <w:p w14:paraId="0FEED63F" w14:textId="3C6FB50C" w:rsidR="00A31D0D" w:rsidRPr="00FC4EA6" w:rsidRDefault="00225A44" w:rsidP="00502E2E">
      <w:pPr>
        <w:pStyle w:val="Paragraphedeliste"/>
        <w:tabs>
          <w:tab w:val="left" w:pos="1501"/>
        </w:tabs>
        <w:spacing w:after="0"/>
        <w:ind w:left="709"/>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En ajoutant 10% pour les non-réponses, </w:t>
      </w:r>
      <w:r w:rsidR="00A31D0D" w:rsidRPr="00FC4EA6">
        <w:rPr>
          <w:rFonts w:ascii="Times New Roman" w:hAnsi="Times New Roman" w:cs="Times New Roman"/>
          <w:sz w:val="24"/>
          <w:szCs w:val="24"/>
          <w:lang w:val="fr-FR"/>
        </w:rPr>
        <w:t>la taille minimale requise est ajustée à :</w:t>
      </w:r>
    </w:p>
    <w:p w14:paraId="589DF0D3" w14:textId="32F46095" w:rsidR="00A31D0D" w:rsidRPr="00FC4EA6" w:rsidRDefault="00A31D0D" w:rsidP="00502E2E">
      <w:pPr>
        <w:pStyle w:val="Paragraphedeliste"/>
        <w:tabs>
          <w:tab w:val="left" w:pos="1501"/>
        </w:tabs>
        <w:spacing w:after="0"/>
        <w:ind w:left="709"/>
        <w:jc w:val="both"/>
        <w:rPr>
          <w:rFonts w:ascii="Times New Roman" w:hAnsi="Times New Roman" w:cs="Times New Roman"/>
          <w:sz w:val="24"/>
          <w:szCs w:val="24"/>
          <w:lang w:val="fr-FR"/>
        </w:rPr>
      </w:pPr>
      <w:proofErr w:type="gramStart"/>
      <w:r w:rsidRPr="00FC4EA6">
        <w:rPr>
          <w:rFonts w:ascii="Times New Roman" w:hAnsi="Times New Roman" w:cs="Times New Roman"/>
          <w:sz w:val="24"/>
          <w:szCs w:val="24"/>
          <w:lang w:val="fr-FR"/>
        </w:rPr>
        <w:t>n</w:t>
      </w:r>
      <w:proofErr w:type="gramEnd"/>
      <w:r w:rsidRPr="00FC4EA6">
        <w:rPr>
          <w:rFonts w:ascii="Times New Roman" w:hAnsi="Times New Roman" w:cs="Times New Roman"/>
          <w:sz w:val="24"/>
          <w:szCs w:val="24"/>
          <w:lang w:val="fr-FR"/>
        </w:rPr>
        <w:t xml:space="preserve"> finale </w:t>
      </w:r>
      <m:oMath>
        <m:r>
          <w:rPr>
            <w:rFonts w:ascii="Cambria Math" w:hAnsi="Cambria Math" w:cs="Times New Roman"/>
            <w:sz w:val="24"/>
            <w:szCs w:val="24"/>
            <w:lang w:val="fr-FR"/>
          </w:rPr>
          <m:t>=</m:t>
        </m:r>
        <m:r>
          <m:rPr>
            <m:sty m:val="p"/>
          </m:rPr>
          <w:rPr>
            <w:rFonts w:ascii="Cambria Math" w:hAnsi="Cambria Math" w:cs="Times New Roman"/>
            <w:sz w:val="24"/>
            <w:szCs w:val="24"/>
            <w:lang w:val="fr-FR"/>
          </w:rPr>
          <m:t>196</m:t>
        </m:r>
      </m:oMath>
      <w:r w:rsidR="006E3ECF" w:rsidRPr="00FC4EA6">
        <w:rPr>
          <w:rFonts w:ascii="Times New Roman" w:hAnsi="Times New Roman" w:cs="Times New Roman"/>
          <w:sz w:val="24"/>
          <w:szCs w:val="24"/>
          <w:lang w:val="fr-FR"/>
        </w:rPr>
        <w:t>/0,9</w:t>
      </w:r>
      <m:oMath>
        <m:r>
          <m:rPr>
            <m:sty m:val="p"/>
          </m:rPr>
          <w:rPr>
            <w:rFonts w:ascii="Cambria Math" w:hAnsi="Cambria Math" w:cs="Cambria Math"/>
            <w:sz w:val="24"/>
            <w:szCs w:val="24"/>
            <w:lang w:val="fr-FR"/>
          </w:rPr>
          <m:t>=</m:t>
        </m:r>
      </m:oMath>
      <w:r w:rsidR="00225A44" w:rsidRPr="00FC4EA6">
        <w:rPr>
          <w:rFonts w:ascii="Times New Roman" w:hAnsi="Times New Roman" w:cs="Times New Roman"/>
          <w:sz w:val="24"/>
          <w:szCs w:val="24"/>
          <w:lang w:val="fr-FR"/>
        </w:rPr>
        <w:t>217,8 couples, arrondi à 218</w:t>
      </w:r>
      <w:r w:rsidR="00B8115C" w:rsidRPr="00FC4EA6">
        <w:rPr>
          <w:rFonts w:ascii="Times New Roman" w:hAnsi="Times New Roman" w:cs="Times New Roman"/>
          <w:sz w:val="24"/>
          <w:szCs w:val="24"/>
          <w:lang w:val="fr-FR"/>
        </w:rPr>
        <w:t xml:space="preserve"> couples.</w:t>
      </w:r>
    </w:p>
    <w:p w14:paraId="3525C061" w14:textId="18C8E8D6" w:rsidR="00E56FEE" w:rsidRPr="00FC4EA6" w:rsidRDefault="00B8115C" w:rsidP="00502E2E">
      <w:pPr>
        <w:pStyle w:val="Paragraphedeliste"/>
        <w:tabs>
          <w:tab w:val="left" w:pos="1501"/>
        </w:tabs>
        <w:spacing w:after="0"/>
        <w:ind w:left="709"/>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En conclusion, la taille de l’échantillon pour ce travail devrait être de </w:t>
      </w:r>
      <w:r w:rsidR="00022016" w:rsidRPr="00FC4EA6">
        <w:rPr>
          <w:rFonts w:ascii="Times New Roman" w:hAnsi="Times New Roman" w:cs="Times New Roman"/>
          <w:sz w:val="24"/>
          <w:szCs w:val="24"/>
          <w:lang w:val="fr-FR"/>
        </w:rPr>
        <w:t>218</w:t>
      </w:r>
      <w:r w:rsidR="00E17D6F" w:rsidRPr="00FC4EA6">
        <w:rPr>
          <w:rFonts w:ascii="Times New Roman" w:hAnsi="Times New Roman" w:cs="Times New Roman"/>
          <w:sz w:val="24"/>
          <w:szCs w:val="24"/>
          <w:lang w:val="fr-FR"/>
        </w:rPr>
        <w:t xml:space="preserve"> couples consultés</w:t>
      </w:r>
      <w:r w:rsidRPr="00FC4EA6">
        <w:rPr>
          <w:rFonts w:ascii="Times New Roman" w:hAnsi="Times New Roman" w:cs="Times New Roman"/>
          <w:sz w:val="24"/>
          <w:szCs w:val="24"/>
          <w:lang w:val="fr-FR"/>
        </w:rPr>
        <w:t xml:space="preserve"> dans ces trois hôpitaux.</w:t>
      </w:r>
    </w:p>
    <w:p w14:paraId="554AC68D" w14:textId="06220F8B" w:rsidR="00785310" w:rsidRPr="00FC4EA6" w:rsidRDefault="00774FE5" w:rsidP="00502E2E">
      <w:pPr>
        <w:jc w:val="both"/>
        <w:outlineLvl w:val="1"/>
        <w:rPr>
          <w:rFonts w:ascii="Times New Roman" w:hAnsi="Times New Roman" w:cs="Times New Roman"/>
          <w:b/>
          <w:sz w:val="24"/>
          <w:szCs w:val="24"/>
          <w:lang w:val="fr-FR"/>
        </w:rPr>
      </w:pPr>
      <w:bookmarkStart w:id="265" w:name="_Toc173225312"/>
      <w:bookmarkStart w:id="266" w:name="_Toc239694705"/>
      <w:r w:rsidRPr="00FC4EA6">
        <w:rPr>
          <w:rFonts w:ascii="Times New Roman" w:hAnsi="Times New Roman" w:cs="Times New Roman"/>
          <w:b/>
          <w:sz w:val="24"/>
          <w:szCs w:val="24"/>
          <w:lang w:val="fr-FR"/>
        </w:rPr>
        <w:t xml:space="preserve">III.4.5. </w:t>
      </w:r>
      <w:r w:rsidR="00785310" w:rsidRPr="00FC4EA6">
        <w:rPr>
          <w:rFonts w:ascii="Times New Roman" w:hAnsi="Times New Roman" w:cs="Times New Roman"/>
          <w:b/>
          <w:sz w:val="24"/>
          <w:szCs w:val="24"/>
          <w:lang w:val="fr-FR"/>
        </w:rPr>
        <w:t>Pré-enquête</w:t>
      </w:r>
      <w:bookmarkEnd w:id="265"/>
      <w:bookmarkEnd w:id="266"/>
    </w:p>
    <w:p w14:paraId="30AFE5D7" w14:textId="57D80473" w:rsidR="00234A23" w:rsidRPr="00FC4EA6" w:rsidRDefault="00234A23" w:rsidP="00502E2E">
      <w:pPr>
        <w:spacing w:after="0"/>
        <w:jc w:val="both"/>
        <w:outlineLvl w:val="2"/>
        <w:rPr>
          <w:rFonts w:ascii="Times New Roman" w:hAnsi="Times New Roman" w:cs="Times New Roman"/>
          <w:sz w:val="24"/>
          <w:szCs w:val="24"/>
          <w:lang w:val="fr-FR"/>
        </w:rPr>
      </w:pPr>
      <w:bookmarkStart w:id="267" w:name="_Toc232763744"/>
      <w:bookmarkStart w:id="268" w:name="_Toc239682382"/>
      <w:bookmarkStart w:id="269" w:name="_Toc239694706"/>
      <w:r w:rsidRPr="00FC4EA6">
        <w:rPr>
          <w:rFonts w:ascii="Times New Roman" w:hAnsi="Times New Roman" w:cs="Times New Roman"/>
          <w:sz w:val="24"/>
          <w:szCs w:val="24"/>
          <w:lang w:val="fr-FR"/>
        </w:rPr>
        <w:t>Avant le début de la collecte des donn</w:t>
      </w:r>
      <w:r w:rsidR="00B8115C" w:rsidRPr="00FC4EA6">
        <w:rPr>
          <w:rFonts w:ascii="Times New Roman" w:hAnsi="Times New Roman" w:cs="Times New Roman"/>
          <w:sz w:val="24"/>
          <w:szCs w:val="24"/>
          <w:lang w:val="fr-FR"/>
        </w:rPr>
        <w:t xml:space="preserve">ées principale, une phase de pré </w:t>
      </w:r>
      <w:r w:rsidR="00EA45CF" w:rsidRPr="00FC4EA6">
        <w:rPr>
          <w:rFonts w:ascii="Times New Roman" w:hAnsi="Times New Roman" w:cs="Times New Roman"/>
          <w:sz w:val="24"/>
          <w:szCs w:val="24"/>
          <w:lang w:val="fr-FR"/>
        </w:rPr>
        <w:t>enquête</w:t>
      </w:r>
      <w:r w:rsidR="00647A40" w:rsidRPr="00FC4EA6">
        <w:rPr>
          <w:rFonts w:ascii="Times New Roman" w:hAnsi="Times New Roman" w:cs="Times New Roman"/>
          <w:sz w:val="24"/>
          <w:szCs w:val="24"/>
          <w:lang w:val="fr-FR"/>
        </w:rPr>
        <w:t xml:space="preserve"> avait été</w:t>
      </w:r>
      <w:r w:rsidR="00B8115C" w:rsidRPr="00FC4EA6">
        <w:rPr>
          <w:rFonts w:ascii="Times New Roman" w:hAnsi="Times New Roman" w:cs="Times New Roman"/>
          <w:sz w:val="24"/>
          <w:szCs w:val="24"/>
          <w:lang w:val="fr-FR"/>
        </w:rPr>
        <w:t xml:space="preserve"> réalisée sur une période de de</w:t>
      </w:r>
      <w:r w:rsidR="00647A40" w:rsidRPr="00FC4EA6">
        <w:rPr>
          <w:rFonts w:ascii="Times New Roman" w:hAnsi="Times New Roman" w:cs="Times New Roman"/>
          <w:sz w:val="24"/>
          <w:szCs w:val="24"/>
          <w:lang w:val="fr-FR"/>
        </w:rPr>
        <w:t>ux semaines à l’HRN</w:t>
      </w:r>
      <w:r w:rsidR="00774FE5" w:rsidRPr="00FC4EA6">
        <w:rPr>
          <w:rFonts w:ascii="Times New Roman" w:hAnsi="Times New Roman" w:cs="Times New Roman"/>
          <w:sz w:val="24"/>
          <w:szCs w:val="24"/>
          <w:lang w:val="fr-FR"/>
        </w:rPr>
        <w:t xml:space="preserve">. </w:t>
      </w:r>
      <w:r w:rsidR="00647A40" w:rsidRPr="00FC4EA6">
        <w:rPr>
          <w:rFonts w:ascii="Times New Roman" w:hAnsi="Times New Roman" w:cs="Times New Roman"/>
          <w:sz w:val="24"/>
          <w:szCs w:val="24"/>
          <w:lang w:val="fr-FR"/>
        </w:rPr>
        <w:t>Cette phase pilote port</w:t>
      </w:r>
      <w:r w:rsidR="00B8115C" w:rsidRPr="00FC4EA6">
        <w:rPr>
          <w:rFonts w:ascii="Times New Roman" w:hAnsi="Times New Roman" w:cs="Times New Roman"/>
          <w:sz w:val="24"/>
          <w:szCs w:val="24"/>
          <w:lang w:val="fr-FR"/>
        </w:rPr>
        <w:t>a</w:t>
      </w:r>
      <w:r w:rsidR="00647A40" w:rsidRPr="00FC4EA6">
        <w:rPr>
          <w:rFonts w:ascii="Times New Roman" w:hAnsi="Times New Roman" w:cs="Times New Roman"/>
          <w:sz w:val="24"/>
          <w:szCs w:val="24"/>
          <w:lang w:val="fr-FR"/>
        </w:rPr>
        <w:t>it</w:t>
      </w:r>
      <w:r w:rsidR="00B8115C" w:rsidRPr="00FC4EA6">
        <w:rPr>
          <w:rFonts w:ascii="Times New Roman" w:hAnsi="Times New Roman" w:cs="Times New Roman"/>
          <w:sz w:val="24"/>
          <w:szCs w:val="24"/>
          <w:lang w:val="fr-FR"/>
        </w:rPr>
        <w:t xml:space="preserve"> sur un </w:t>
      </w:r>
      <w:r w:rsidR="00EA45CF" w:rsidRPr="00FC4EA6">
        <w:rPr>
          <w:rFonts w:ascii="Times New Roman" w:hAnsi="Times New Roman" w:cs="Times New Roman"/>
          <w:sz w:val="24"/>
          <w:szCs w:val="24"/>
          <w:lang w:val="fr-FR"/>
        </w:rPr>
        <w:t>échantillon</w:t>
      </w:r>
      <w:r w:rsidR="00647A40" w:rsidRPr="00FC4EA6">
        <w:rPr>
          <w:rFonts w:ascii="Times New Roman" w:hAnsi="Times New Roman" w:cs="Times New Roman"/>
          <w:sz w:val="24"/>
          <w:szCs w:val="24"/>
          <w:lang w:val="fr-FR"/>
        </w:rPr>
        <w:t xml:space="preserve"> de 10</w:t>
      </w:r>
      <w:r w:rsidR="00774FE5" w:rsidRPr="00FC4EA6">
        <w:rPr>
          <w:rFonts w:ascii="Times New Roman" w:hAnsi="Times New Roman" w:cs="Times New Roman"/>
          <w:sz w:val="24"/>
          <w:szCs w:val="24"/>
          <w:lang w:val="fr-FR"/>
        </w:rPr>
        <w:t xml:space="preserve"> </w:t>
      </w:r>
      <w:r w:rsidR="00647A40" w:rsidRPr="00FC4EA6">
        <w:rPr>
          <w:rFonts w:ascii="Times New Roman" w:hAnsi="Times New Roman" w:cs="Times New Roman"/>
          <w:sz w:val="24"/>
          <w:szCs w:val="24"/>
          <w:lang w:val="fr-FR"/>
        </w:rPr>
        <w:t>couples</w:t>
      </w:r>
      <w:r w:rsidR="00B8115C" w:rsidRPr="00FC4EA6">
        <w:rPr>
          <w:rFonts w:ascii="Times New Roman" w:hAnsi="Times New Roman" w:cs="Times New Roman"/>
          <w:sz w:val="24"/>
          <w:szCs w:val="24"/>
          <w:lang w:val="fr-FR"/>
        </w:rPr>
        <w:t xml:space="preserve"> </w:t>
      </w:r>
      <w:r w:rsidR="00EA45CF" w:rsidRPr="00FC4EA6">
        <w:rPr>
          <w:rFonts w:ascii="Times New Roman" w:hAnsi="Times New Roman" w:cs="Times New Roman"/>
          <w:sz w:val="24"/>
          <w:szCs w:val="24"/>
          <w:lang w:val="fr-FR"/>
        </w:rPr>
        <w:t>répondant</w:t>
      </w:r>
      <w:r w:rsidR="00B8115C" w:rsidRPr="00FC4EA6">
        <w:rPr>
          <w:rFonts w:ascii="Times New Roman" w:hAnsi="Times New Roman" w:cs="Times New Roman"/>
          <w:sz w:val="24"/>
          <w:szCs w:val="24"/>
          <w:lang w:val="fr-FR"/>
        </w:rPr>
        <w:t xml:space="preserve"> </w:t>
      </w:r>
      <w:r w:rsidR="00EA45CF" w:rsidRPr="00FC4EA6">
        <w:rPr>
          <w:rFonts w:ascii="Times New Roman" w:hAnsi="Times New Roman" w:cs="Times New Roman"/>
          <w:sz w:val="24"/>
          <w:szCs w:val="24"/>
          <w:lang w:val="fr-FR"/>
        </w:rPr>
        <w:t>aux critères</w:t>
      </w:r>
      <w:r w:rsidR="00B8115C" w:rsidRPr="00FC4EA6">
        <w:rPr>
          <w:rFonts w:ascii="Times New Roman" w:hAnsi="Times New Roman" w:cs="Times New Roman"/>
          <w:sz w:val="24"/>
          <w:szCs w:val="24"/>
          <w:lang w:val="fr-FR"/>
        </w:rPr>
        <w:t xml:space="preserve"> d’inclusion.</w:t>
      </w:r>
      <w:bookmarkEnd w:id="267"/>
      <w:bookmarkEnd w:id="268"/>
      <w:bookmarkEnd w:id="269"/>
    </w:p>
    <w:p w14:paraId="6711420B" w14:textId="2FE46EA1" w:rsidR="00B8115C" w:rsidRPr="00FC4EA6" w:rsidRDefault="00B8115C" w:rsidP="00502E2E">
      <w:pPr>
        <w:spacing w:after="0"/>
        <w:jc w:val="both"/>
        <w:outlineLvl w:val="2"/>
        <w:rPr>
          <w:rFonts w:ascii="Times New Roman" w:hAnsi="Times New Roman" w:cs="Times New Roman"/>
          <w:sz w:val="24"/>
          <w:szCs w:val="24"/>
          <w:lang w:val="fr-FR"/>
        </w:rPr>
      </w:pPr>
      <w:bookmarkStart w:id="270" w:name="_Toc232763745"/>
      <w:bookmarkStart w:id="271" w:name="_Toc239682383"/>
      <w:bookmarkStart w:id="272" w:name="_Toc239694707"/>
      <w:r w:rsidRPr="00FC4EA6">
        <w:rPr>
          <w:rFonts w:ascii="Times New Roman" w:hAnsi="Times New Roman" w:cs="Times New Roman"/>
          <w:sz w:val="24"/>
          <w:szCs w:val="24"/>
          <w:lang w:val="fr-FR"/>
        </w:rPr>
        <w:t xml:space="preserve">Les objectifs de </w:t>
      </w:r>
      <w:r w:rsidR="000E40F1" w:rsidRPr="00FC4EA6">
        <w:rPr>
          <w:rFonts w:ascii="Times New Roman" w:hAnsi="Times New Roman" w:cs="Times New Roman"/>
          <w:sz w:val="24"/>
          <w:szCs w:val="24"/>
          <w:lang w:val="fr-FR"/>
        </w:rPr>
        <w:t>ce pré</w:t>
      </w:r>
      <w:r w:rsidR="00045AB7" w:rsidRPr="00FC4EA6">
        <w:rPr>
          <w:rFonts w:ascii="Times New Roman" w:hAnsi="Times New Roman" w:cs="Times New Roman"/>
          <w:sz w:val="24"/>
          <w:szCs w:val="24"/>
          <w:lang w:val="fr-FR"/>
        </w:rPr>
        <w:t xml:space="preserve"> </w:t>
      </w:r>
      <w:r w:rsidR="00EA45CF" w:rsidRPr="00FC4EA6">
        <w:rPr>
          <w:rFonts w:ascii="Times New Roman" w:hAnsi="Times New Roman" w:cs="Times New Roman"/>
          <w:sz w:val="24"/>
          <w:szCs w:val="24"/>
          <w:lang w:val="fr-FR"/>
        </w:rPr>
        <w:t>enquête</w:t>
      </w:r>
      <w:r w:rsidR="00647A40" w:rsidRPr="00FC4EA6">
        <w:rPr>
          <w:rFonts w:ascii="Times New Roman" w:hAnsi="Times New Roman" w:cs="Times New Roman"/>
          <w:sz w:val="24"/>
          <w:szCs w:val="24"/>
          <w:lang w:val="fr-FR"/>
        </w:rPr>
        <w:t xml:space="preserve"> étaient</w:t>
      </w:r>
      <w:r w:rsidR="00045AB7" w:rsidRPr="00FC4EA6">
        <w:rPr>
          <w:rFonts w:ascii="Times New Roman" w:hAnsi="Times New Roman" w:cs="Times New Roman"/>
          <w:sz w:val="24"/>
          <w:szCs w:val="24"/>
          <w:lang w:val="fr-FR"/>
        </w:rPr>
        <w:t> :</w:t>
      </w:r>
      <w:bookmarkEnd w:id="270"/>
      <w:bookmarkEnd w:id="271"/>
      <w:bookmarkEnd w:id="272"/>
    </w:p>
    <w:p w14:paraId="21E365ED" w14:textId="77777777" w:rsidR="00F85980" w:rsidRPr="00FC4EA6" w:rsidRDefault="00045AB7" w:rsidP="00502E2E">
      <w:pPr>
        <w:pStyle w:val="Paragraphedeliste"/>
        <w:numPr>
          <w:ilvl w:val="0"/>
          <w:numId w:val="17"/>
        </w:numPr>
        <w:spacing w:after="0"/>
        <w:jc w:val="both"/>
        <w:outlineLvl w:val="2"/>
        <w:rPr>
          <w:rFonts w:ascii="Times New Roman" w:hAnsi="Times New Roman" w:cs="Times New Roman"/>
          <w:sz w:val="24"/>
          <w:szCs w:val="24"/>
          <w:lang w:val="fr-FR"/>
        </w:rPr>
      </w:pPr>
      <w:bookmarkStart w:id="273" w:name="_Toc232763746"/>
      <w:bookmarkStart w:id="274" w:name="_Toc239682384"/>
      <w:bookmarkStart w:id="275" w:name="_Toc239694708"/>
      <w:r w:rsidRPr="00FC4EA6">
        <w:rPr>
          <w:rFonts w:ascii="Times New Roman" w:hAnsi="Times New Roman" w:cs="Times New Roman"/>
          <w:sz w:val="24"/>
          <w:szCs w:val="24"/>
          <w:lang w:val="fr-FR"/>
        </w:rPr>
        <w:t>Tester la clarté, la pertinence et l’exhaustivité de la fiche de collecte des données ;</w:t>
      </w:r>
      <w:bookmarkEnd w:id="273"/>
      <w:bookmarkEnd w:id="274"/>
      <w:bookmarkEnd w:id="275"/>
    </w:p>
    <w:p w14:paraId="406627BF" w14:textId="09CDDA80" w:rsidR="00F85980" w:rsidRPr="00FC4EA6" w:rsidRDefault="00045AB7" w:rsidP="00502E2E">
      <w:pPr>
        <w:pStyle w:val="Paragraphedeliste"/>
        <w:numPr>
          <w:ilvl w:val="0"/>
          <w:numId w:val="17"/>
        </w:numPr>
        <w:spacing w:after="0"/>
        <w:jc w:val="both"/>
        <w:outlineLvl w:val="2"/>
        <w:rPr>
          <w:rFonts w:ascii="Times New Roman" w:hAnsi="Times New Roman" w:cs="Times New Roman"/>
          <w:sz w:val="24"/>
          <w:szCs w:val="24"/>
          <w:lang w:val="fr-FR"/>
        </w:rPr>
      </w:pPr>
      <w:bookmarkStart w:id="276" w:name="_Toc232763747"/>
      <w:bookmarkStart w:id="277" w:name="_Toc239682385"/>
      <w:bookmarkStart w:id="278" w:name="_Toc239694709"/>
      <w:r w:rsidRPr="00FC4EA6">
        <w:rPr>
          <w:rFonts w:ascii="Times New Roman" w:hAnsi="Times New Roman" w:cs="Times New Roman"/>
          <w:sz w:val="24"/>
          <w:szCs w:val="24"/>
          <w:lang w:val="fr-FR"/>
        </w:rPr>
        <w:t>Estimer le temps moyen nécessaire à l’ex</w:t>
      </w:r>
      <w:r w:rsidR="00774FE5" w:rsidRPr="00FC4EA6">
        <w:rPr>
          <w:rFonts w:ascii="Times New Roman" w:hAnsi="Times New Roman" w:cs="Times New Roman"/>
          <w:sz w:val="24"/>
          <w:szCs w:val="24"/>
          <w:lang w:val="fr-FR"/>
        </w:rPr>
        <w:t>traction des données par patient</w:t>
      </w:r>
      <w:r w:rsidRPr="00FC4EA6">
        <w:rPr>
          <w:rFonts w:ascii="Times New Roman" w:hAnsi="Times New Roman" w:cs="Times New Roman"/>
          <w:sz w:val="24"/>
          <w:szCs w:val="24"/>
          <w:lang w:val="fr-FR"/>
        </w:rPr>
        <w:t> ;</w:t>
      </w:r>
      <w:bookmarkEnd w:id="276"/>
      <w:bookmarkEnd w:id="277"/>
      <w:bookmarkEnd w:id="278"/>
    </w:p>
    <w:p w14:paraId="03319B2C" w14:textId="76D0B96B" w:rsidR="00045AB7" w:rsidRPr="00FC4EA6" w:rsidRDefault="00045AB7" w:rsidP="00502E2E">
      <w:pPr>
        <w:pStyle w:val="Paragraphedeliste"/>
        <w:numPr>
          <w:ilvl w:val="0"/>
          <w:numId w:val="17"/>
        </w:numPr>
        <w:spacing w:after="0"/>
        <w:jc w:val="both"/>
        <w:outlineLvl w:val="2"/>
        <w:rPr>
          <w:rFonts w:ascii="Times New Roman" w:hAnsi="Times New Roman" w:cs="Times New Roman"/>
          <w:sz w:val="24"/>
          <w:szCs w:val="24"/>
          <w:lang w:val="fr-FR"/>
        </w:rPr>
      </w:pPr>
      <w:bookmarkStart w:id="279" w:name="_Toc232763748"/>
      <w:bookmarkStart w:id="280" w:name="_Toc239682386"/>
      <w:bookmarkStart w:id="281" w:name="_Toc239694710"/>
      <w:r w:rsidRPr="00FC4EA6">
        <w:rPr>
          <w:rFonts w:ascii="Times New Roman" w:hAnsi="Times New Roman" w:cs="Times New Roman"/>
          <w:sz w:val="24"/>
          <w:szCs w:val="24"/>
          <w:lang w:val="fr-FR"/>
        </w:rPr>
        <w:t xml:space="preserve">Ajuster les </w:t>
      </w:r>
      <w:r w:rsidR="00EA45CF" w:rsidRPr="00FC4EA6">
        <w:rPr>
          <w:rFonts w:ascii="Times New Roman" w:hAnsi="Times New Roman" w:cs="Times New Roman"/>
          <w:sz w:val="24"/>
          <w:szCs w:val="24"/>
          <w:lang w:val="fr-FR"/>
        </w:rPr>
        <w:t>critères</w:t>
      </w:r>
      <w:r w:rsidRPr="00FC4EA6">
        <w:rPr>
          <w:rFonts w:ascii="Times New Roman" w:hAnsi="Times New Roman" w:cs="Times New Roman"/>
          <w:sz w:val="24"/>
          <w:szCs w:val="24"/>
          <w:lang w:val="fr-FR"/>
        </w:rPr>
        <w:t xml:space="preserve"> d’inclusion et d’exclusion en fonction de la réalité du terrain.</w:t>
      </w:r>
      <w:bookmarkEnd w:id="279"/>
      <w:bookmarkEnd w:id="280"/>
      <w:bookmarkEnd w:id="281"/>
    </w:p>
    <w:p w14:paraId="7F757DBA" w14:textId="6AD7667A" w:rsidR="005118CE" w:rsidRDefault="00045AB7" w:rsidP="00502E2E">
      <w:pPr>
        <w:spacing w:after="0"/>
        <w:jc w:val="both"/>
        <w:outlineLvl w:val="2"/>
        <w:rPr>
          <w:rFonts w:ascii="Times New Roman" w:hAnsi="Times New Roman" w:cs="Times New Roman"/>
          <w:sz w:val="24"/>
          <w:szCs w:val="24"/>
          <w:lang w:val="fr-FR"/>
        </w:rPr>
      </w:pPr>
      <w:bookmarkStart w:id="282" w:name="_Toc232763749"/>
      <w:bookmarkStart w:id="283" w:name="_Toc239682387"/>
      <w:bookmarkStart w:id="284" w:name="_Toc239694711"/>
      <w:r w:rsidRPr="00FC4EA6">
        <w:rPr>
          <w:rFonts w:ascii="Times New Roman" w:hAnsi="Times New Roman" w:cs="Times New Roman"/>
          <w:sz w:val="24"/>
          <w:szCs w:val="24"/>
          <w:lang w:val="fr-FR"/>
        </w:rPr>
        <w:lastRenderedPageBreak/>
        <w:t xml:space="preserve">Les </w:t>
      </w:r>
      <w:r w:rsidR="00EA45CF" w:rsidRPr="00FC4EA6">
        <w:rPr>
          <w:rFonts w:ascii="Times New Roman" w:hAnsi="Times New Roman" w:cs="Times New Roman"/>
          <w:sz w:val="24"/>
          <w:szCs w:val="24"/>
          <w:lang w:val="fr-FR"/>
        </w:rPr>
        <w:t>résultats</w:t>
      </w:r>
      <w:r w:rsidRPr="00FC4EA6">
        <w:rPr>
          <w:rFonts w:ascii="Times New Roman" w:hAnsi="Times New Roman" w:cs="Times New Roman"/>
          <w:sz w:val="24"/>
          <w:szCs w:val="24"/>
          <w:lang w:val="fr-FR"/>
        </w:rPr>
        <w:t xml:space="preserve"> d</w:t>
      </w:r>
      <w:r w:rsidR="00647A40" w:rsidRPr="00FC4EA6">
        <w:rPr>
          <w:rFonts w:ascii="Times New Roman" w:hAnsi="Times New Roman" w:cs="Times New Roman"/>
          <w:sz w:val="24"/>
          <w:szCs w:val="24"/>
          <w:lang w:val="fr-FR"/>
        </w:rPr>
        <w:t>e cette phase pilote avait permis</w:t>
      </w:r>
      <w:r w:rsidRPr="00FC4EA6">
        <w:rPr>
          <w:rFonts w:ascii="Times New Roman" w:hAnsi="Times New Roman" w:cs="Times New Roman"/>
          <w:sz w:val="24"/>
          <w:szCs w:val="24"/>
          <w:lang w:val="fr-FR"/>
        </w:rPr>
        <w:t xml:space="preserve"> d’apporter les corrections </w:t>
      </w:r>
      <w:r w:rsidR="00EA45CF" w:rsidRPr="00FC4EA6">
        <w:rPr>
          <w:rFonts w:ascii="Times New Roman" w:hAnsi="Times New Roman" w:cs="Times New Roman"/>
          <w:sz w:val="24"/>
          <w:szCs w:val="24"/>
          <w:lang w:val="fr-FR"/>
        </w:rPr>
        <w:t>nécessaires à la fiche de collecte et à la procédure avant le déploiement de l’étude dans les trois hôpitaux.</w:t>
      </w:r>
      <w:bookmarkStart w:id="285" w:name="_Toc173225313"/>
      <w:bookmarkEnd w:id="282"/>
      <w:bookmarkEnd w:id="283"/>
      <w:bookmarkEnd w:id="284"/>
    </w:p>
    <w:p w14:paraId="648347E9" w14:textId="77777777" w:rsidR="005118CE" w:rsidRDefault="005118CE">
      <w:pPr>
        <w:rPr>
          <w:rFonts w:ascii="Times New Roman" w:hAnsi="Times New Roman" w:cs="Times New Roman"/>
          <w:sz w:val="24"/>
          <w:szCs w:val="24"/>
          <w:lang w:val="fr-FR"/>
        </w:rPr>
      </w:pPr>
      <w:r>
        <w:rPr>
          <w:rFonts w:ascii="Times New Roman" w:hAnsi="Times New Roman" w:cs="Times New Roman"/>
          <w:sz w:val="24"/>
          <w:szCs w:val="24"/>
          <w:lang w:val="fr-FR"/>
        </w:rPr>
        <w:br w:type="page"/>
      </w:r>
    </w:p>
    <w:p w14:paraId="16BB1A7D" w14:textId="1FEA106F" w:rsidR="00785310" w:rsidRPr="00FC4EA6" w:rsidRDefault="00774FE5" w:rsidP="00502E2E">
      <w:pPr>
        <w:jc w:val="both"/>
        <w:outlineLvl w:val="1"/>
        <w:rPr>
          <w:rFonts w:ascii="Times New Roman" w:hAnsi="Times New Roman" w:cs="Times New Roman"/>
          <w:sz w:val="24"/>
          <w:szCs w:val="24"/>
          <w:lang w:val="fr-FR"/>
        </w:rPr>
      </w:pPr>
      <w:bookmarkStart w:id="286" w:name="_Toc239694712"/>
      <w:r w:rsidRPr="00FC4EA6">
        <w:rPr>
          <w:rStyle w:val="Marquedecommentaire"/>
          <w:rFonts w:ascii="Times New Roman" w:hAnsi="Times New Roman" w:cs="Times New Roman"/>
          <w:b/>
          <w:sz w:val="24"/>
          <w:szCs w:val="24"/>
          <w:lang w:val="fr-FR"/>
        </w:rPr>
        <w:lastRenderedPageBreak/>
        <w:t xml:space="preserve">III.4.6. </w:t>
      </w:r>
      <w:r w:rsidR="00785310" w:rsidRPr="00FC4EA6">
        <w:rPr>
          <w:rFonts w:ascii="Times New Roman" w:hAnsi="Times New Roman" w:cs="Times New Roman"/>
          <w:b/>
          <w:sz w:val="24"/>
          <w:szCs w:val="24"/>
          <w:lang w:val="fr-FR"/>
        </w:rPr>
        <w:t>Technique de l’échantillonnage</w:t>
      </w:r>
      <w:bookmarkEnd w:id="285"/>
      <w:bookmarkEnd w:id="286"/>
    </w:p>
    <w:p w14:paraId="5C9E1EB5" w14:textId="2DC59918" w:rsidR="00E17D6F" w:rsidRPr="00FC4EA6" w:rsidRDefault="007C1CA8" w:rsidP="00502E2E">
      <w:pPr>
        <w:ind w:firstLine="567"/>
        <w:jc w:val="both"/>
        <w:outlineLvl w:val="2"/>
        <w:rPr>
          <w:rFonts w:ascii="Times New Roman" w:hAnsi="Times New Roman" w:cs="Times New Roman"/>
          <w:sz w:val="24"/>
          <w:szCs w:val="24"/>
          <w:lang w:val="fr-FR"/>
        </w:rPr>
      </w:pPr>
      <w:bookmarkStart w:id="287" w:name="_Toc232763751"/>
      <w:bookmarkStart w:id="288" w:name="_Toc239682389"/>
      <w:bookmarkStart w:id="289" w:name="_Toc239694713"/>
      <w:r w:rsidRPr="00FC4EA6">
        <w:rPr>
          <w:rFonts w:ascii="Times New Roman" w:hAnsi="Times New Roman" w:cs="Times New Roman"/>
          <w:sz w:val="24"/>
          <w:szCs w:val="24"/>
          <w:lang w:val="fr-FR"/>
        </w:rPr>
        <w:t>Nous avons utilisé</w:t>
      </w:r>
      <w:r w:rsidR="00126C7A" w:rsidRPr="00FC4EA6">
        <w:rPr>
          <w:rFonts w:ascii="Times New Roman" w:hAnsi="Times New Roman" w:cs="Times New Roman"/>
          <w:sz w:val="24"/>
          <w:szCs w:val="24"/>
          <w:lang w:val="fr-FR"/>
        </w:rPr>
        <w:t xml:space="preserve"> un échant</w:t>
      </w:r>
      <w:r w:rsidR="00F815B7" w:rsidRPr="00FC4EA6">
        <w:rPr>
          <w:rFonts w:ascii="Times New Roman" w:hAnsi="Times New Roman" w:cs="Times New Roman"/>
          <w:sz w:val="24"/>
          <w:szCs w:val="24"/>
          <w:lang w:val="fr-FR"/>
        </w:rPr>
        <w:t xml:space="preserve">illonnage </w:t>
      </w:r>
      <w:r w:rsidR="00647A40" w:rsidRPr="00FC4EA6">
        <w:rPr>
          <w:rFonts w:ascii="Times New Roman" w:hAnsi="Times New Roman" w:cs="Times New Roman"/>
          <w:sz w:val="24"/>
          <w:szCs w:val="24"/>
          <w:lang w:val="fr-FR"/>
        </w:rPr>
        <w:t xml:space="preserve">non probabiliste. Etaient </w:t>
      </w:r>
      <w:r w:rsidR="00126C7A" w:rsidRPr="00FC4EA6">
        <w:rPr>
          <w:rFonts w:ascii="Times New Roman" w:hAnsi="Times New Roman" w:cs="Times New Roman"/>
          <w:sz w:val="24"/>
          <w:szCs w:val="24"/>
          <w:lang w:val="fr-FR"/>
        </w:rPr>
        <w:t>inclus dans l’</w:t>
      </w:r>
      <w:r w:rsidR="00EA45CF" w:rsidRPr="00FC4EA6">
        <w:rPr>
          <w:rFonts w:ascii="Times New Roman" w:hAnsi="Times New Roman" w:cs="Times New Roman"/>
          <w:sz w:val="24"/>
          <w:szCs w:val="24"/>
          <w:lang w:val="fr-FR"/>
        </w:rPr>
        <w:t>étude</w:t>
      </w:r>
      <w:r w:rsidR="00126C7A" w:rsidRPr="00FC4EA6">
        <w:rPr>
          <w:rFonts w:ascii="Times New Roman" w:hAnsi="Times New Roman" w:cs="Times New Roman"/>
          <w:sz w:val="24"/>
          <w:szCs w:val="24"/>
          <w:lang w:val="fr-FR"/>
        </w:rPr>
        <w:t xml:space="preserve"> tous les </w:t>
      </w:r>
      <w:r w:rsidR="00E17D6F" w:rsidRPr="00FC4EA6">
        <w:rPr>
          <w:rFonts w:ascii="Times New Roman" w:hAnsi="Times New Roman" w:cs="Times New Roman"/>
          <w:sz w:val="24"/>
          <w:szCs w:val="24"/>
          <w:lang w:val="fr-FR"/>
        </w:rPr>
        <w:t>couples répondant</w:t>
      </w:r>
      <w:r w:rsidR="00126C7A" w:rsidRPr="00FC4EA6">
        <w:rPr>
          <w:rFonts w:ascii="Times New Roman" w:hAnsi="Times New Roman" w:cs="Times New Roman"/>
          <w:sz w:val="24"/>
          <w:szCs w:val="24"/>
          <w:lang w:val="fr-FR"/>
        </w:rPr>
        <w:t xml:space="preserve"> </w:t>
      </w:r>
      <w:r w:rsidR="00EA45CF" w:rsidRPr="00FC4EA6">
        <w:rPr>
          <w:rFonts w:ascii="Times New Roman" w:hAnsi="Times New Roman" w:cs="Times New Roman"/>
          <w:sz w:val="24"/>
          <w:szCs w:val="24"/>
          <w:lang w:val="fr-FR"/>
        </w:rPr>
        <w:t>aux critères</w:t>
      </w:r>
      <w:r w:rsidR="00126C7A" w:rsidRPr="00FC4EA6">
        <w:rPr>
          <w:rFonts w:ascii="Times New Roman" w:hAnsi="Times New Roman" w:cs="Times New Roman"/>
          <w:sz w:val="24"/>
          <w:szCs w:val="24"/>
          <w:lang w:val="fr-FR"/>
        </w:rPr>
        <w:t xml:space="preserve"> d’inclusion et ayant </w:t>
      </w:r>
      <w:r w:rsidR="000E2DA7" w:rsidRPr="00FC4EA6">
        <w:rPr>
          <w:rFonts w:ascii="Times New Roman" w:hAnsi="Times New Roman" w:cs="Times New Roman"/>
          <w:sz w:val="24"/>
          <w:szCs w:val="24"/>
          <w:lang w:val="fr-FR"/>
        </w:rPr>
        <w:t xml:space="preserve">été </w:t>
      </w:r>
      <w:r w:rsidR="00126C7A" w:rsidRPr="00FC4EA6">
        <w:rPr>
          <w:rFonts w:ascii="Times New Roman" w:hAnsi="Times New Roman" w:cs="Times New Roman"/>
          <w:sz w:val="24"/>
          <w:szCs w:val="24"/>
          <w:lang w:val="fr-FR"/>
        </w:rPr>
        <w:t xml:space="preserve">consulté dans les trois </w:t>
      </w:r>
      <w:r w:rsidR="009B570D" w:rsidRPr="00FC4EA6">
        <w:rPr>
          <w:rFonts w:ascii="Times New Roman" w:hAnsi="Times New Roman" w:cs="Times New Roman"/>
          <w:sz w:val="24"/>
          <w:szCs w:val="24"/>
          <w:lang w:val="fr-FR"/>
        </w:rPr>
        <w:t>hôpitaux</w:t>
      </w:r>
      <w:r w:rsidR="00126C7A" w:rsidRPr="00FC4EA6">
        <w:rPr>
          <w:rFonts w:ascii="Times New Roman" w:hAnsi="Times New Roman" w:cs="Times New Roman"/>
          <w:sz w:val="24"/>
          <w:szCs w:val="24"/>
          <w:lang w:val="fr-FR"/>
        </w:rPr>
        <w:t xml:space="preserve"> de référence de Ngaoundéré </w:t>
      </w:r>
      <w:r w:rsidR="000E2DA7" w:rsidRPr="00FC4EA6">
        <w:rPr>
          <w:rFonts w:ascii="Times New Roman" w:hAnsi="Times New Roman" w:cs="Times New Roman"/>
          <w:sz w:val="24"/>
          <w:szCs w:val="24"/>
          <w:lang w:val="fr-FR"/>
        </w:rPr>
        <w:t>pendant la période d’étude.</w:t>
      </w:r>
      <w:r w:rsidR="000010F8" w:rsidRPr="00FC4EA6">
        <w:rPr>
          <w:rFonts w:ascii="Times New Roman" w:hAnsi="Times New Roman" w:cs="Times New Roman"/>
          <w:sz w:val="24"/>
          <w:szCs w:val="24"/>
          <w:lang w:val="fr-FR"/>
        </w:rPr>
        <w:t xml:space="preserve"> </w:t>
      </w:r>
      <w:r w:rsidR="000E2DA7" w:rsidRPr="00FC4EA6">
        <w:rPr>
          <w:rFonts w:ascii="Times New Roman" w:hAnsi="Times New Roman" w:cs="Times New Roman"/>
          <w:sz w:val="24"/>
          <w:szCs w:val="24"/>
          <w:lang w:val="fr-FR"/>
        </w:rPr>
        <w:t>A</w:t>
      </w:r>
      <w:r w:rsidR="000010F8" w:rsidRPr="00FC4EA6">
        <w:rPr>
          <w:rFonts w:ascii="Times New Roman" w:hAnsi="Times New Roman" w:cs="Times New Roman"/>
          <w:sz w:val="24"/>
          <w:szCs w:val="24"/>
          <w:lang w:val="fr-FR"/>
        </w:rPr>
        <w:t>ucun tir</w:t>
      </w:r>
      <w:r w:rsidR="00647A40" w:rsidRPr="00FC4EA6">
        <w:rPr>
          <w:rFonts w:ascii="Times New Roman" w:hAnsi="Times New Roman" w:cs="Times New Roman"/>
          <w:sz w:val="24"/>
          <w:szCs w:val="24"/>
          <w:lang w:val="fr-FR"/>
        </w:rPr>
        <w:t>age au sort ni stratification n’a été</w:t>
      </w:r>
      <w:r w:rsidR="000010F8" w:rsidRPr="00FC4EA6">
        <w:rPr>
          <w:rFonts w:ascii="Times New Roman" w:hAnsi="Times New Roman" w:cs="Times New Roman"/>
          <w:sz w:val="24"/>
          <w:szCs w:val="24"/>
          <w:lang w:val="fr-FR"/>
        </w:rPr>
        <w:t xml:space="preserve"> effectué. Cette </w:t>
      </w:r>
      <w:r w:rsidR="009B570D" w:rsidRPr="00FC4EA6">
        <w:rPr>
          <w:rFonts w:ascii="Times New Roman" w:hAnsi="Times New Roman" w:cs="Times New Roman"/>
          <w:sz w:val="24"/>
          <w:szCs w:val="24"/>
          <w:lang w:val="fr-FR"/>
        </w:rPr>
        <w:t>méthode</w:t>
      </w:r>
      <w:r w:rsidR="00647A40" w:rsidRPr="00FC4EA6">
        <w:rPr>
          <w:rFonts w:ascii="Times New Roman" w:hAnsi="Times New Roman" w:cs="Times New Roman"/>
          <w:sz w:val="24"/>
          <w:szCs w:val="24"/>
          <w:lang w:val="fr-FR"/>
        </w:rPr>
        <w:t xml:space="preserve"> avai</w:t>
      </w:r>
      <w:r w:rsidR="000010F8" w:rsidRPr="00FC4EA6">
        <w:rPr>
          <w:rFonts w:ascii="Times New Roman" w:hAnsi="Times New Roman" w:cs="Times New Roman"/>
          <w:sz w:val="24"/>
          <w:szCs w:val="24"/>
          <w:lang w:val="fr-FR"/>
        </w:rPr>
        <w:t xml:space="preserve">t </w:t>
      </w:r>
      <w:r w:rsidR="00647A40" w:rsidRPr="00FC4EA6">
        <w:rPr>
          <w:rFonts w:ascii="Times New Roman" w:hAnsi="Times New Roman" w:cs="Times New Roman"/>
          <w:sz w:val="24"/>
          <w:szCs w:val="24"/>
          <w:lang w:val="fr-FR"/>
        </w:rPr>
        <w:t xml:space="preserve">permis </w:t>
      </w:r>
      <w:r w:rsidR="000010F8" w:rsidRPr="00FC4EA6">
        <w:rPr>
          <w:rFonts w:ascii="Times New Roman" w:hAnsi="Times New Roman" w:cs="Times New Roman"/>
          <w:sz w:val="24"/>
          <w:szCs w:val="24"/>
          <w:lang w:val="fr-FR"/>
        </w:rPr>
        <w:t xml:space="preserve">d’obtenir un </w:t>
      </w:r>
      <w:r w:rsidR="009B570D" w:rsidRPr="00FC4EA6">
        <w:rPr>
          <w:rFonts w:ascii="Times New Roman" w:hAnsi="Times New Roman" w:cs="Times New Roman"/>
          <w:sz w:val="24"/>
          <w:szCs w:val="24"/>
          <w:lang w:val="fr-FR"/>
        </w:rPr>
        <w:t>échantillon</w:t>
      </w:r>
      <w:r w:rsidR="000010F8" w:rsidRPr="00FC4EA6">
        <w:rPr>
          <w:rFonts w:ascii="Times New Roman" w:hAnsi="Times New Roman" w:cs="Times New Roman"/>
          <w:sz w:val="24"/>
          <w:szCs w:val="24"/>
          <w:lang w:val="fr-FR"/>
        </w:rPr>
        <w:t xml:space="preserve"> de taille suffisante pour </w:t>
      </w:r>
      <w:r w:rsidR="009B570D" w:rsidRPr="00FC4EA6">
        <w:rPr>
          <w:rFonts w:ascii="Times New Roman" w:hAnsi="Times New Roman" w:cs="Times New Roman"/>
          <w:sz w:val="24"/>
          <w:szCs w:val="24"/>
          <w:lang w:val="fr-FR"/>
        </w:rPr>
        <w:t>réaliser</w:t>
      </w:r>
      <w:r w:rsidR="000010F8" w:rsidRPr="00FC4EA6">
        <w:rPr>
          <w:rFonts w:ascii="Times New Roman" w:hAnsi="Times New Roman" w:cs="Times New Roman"/>
          <w:sz w:val="24"/>
          <w:szCs w:val="24"/>
          <w:lang w:val="fr-FR"/>
        </w:rPr>
        <w:t xml:space="preserve"> </w:t>
      </w:r>
      <w:r w:rsidR="009B570D" w:rsidRPr="00FC4EA6">
        <w:rPr>
          <w:rFonts w:ascii="Times New Roman" w:hAnsi="Times New Roman" w:cs="Times New Roman"/>
          <w:sz w:val="24"/>
          <w:szCs w:val="24"/>
          <w:lang w:val="fr-FR"/>
        </w:rPr>
        <w:t>les analyses statistiques envisagées, tout</w:t>
      </w:r>
      <w:r w:rsidR="000010F8" w:rsidRPr="00FC4EA6">
        <w:rPr>
          <w:rFonts w:ascii="Times New Roman" w:hAnsi="Times New Roman" w:cs="Times New Roman"/>
          <w:sz w:val="24"/>
          <w:szCs w:val="24"/>
          <w:lang w:val="fr-FR"/>
        </w:rPr>
        <w:t xml:space="preserve"> en </w:t>
      </w:r>
      <w:r w:rsidR="009B570D" w:rsidRPr="00FC4EA6">
        <w:rPr>
          <w:rFonts w:ascii="Times New Roman" w:hAnsi="Times New Roman" w:cs="Times New Roman"/>
          <w:sz w:val="24"/>
          <w:szCs w:val="24"/>
          <w:lang w:val="fr-FR"/>
        </w:rPr>
        <w:t>étant</w:t>
      </w:r>
      <w:r w:rsidR="000010F8" w:rsidRPr="00FC4EA6">
        <w:rPr>
          <w:rFonts w:ascii="Times New Roman" w:hAnsi="Times New Roman" w:cs="Times New Roman"/>
          <w:sz w:val="24"/>
          <w:szCs w:val="24"/>
          <w:lang w:val="fr-FR"/>
        </w:rPr>
        <w:t xml:space="preserve"> adaptée à la nature </w:t>
      </w:r>
      <w:r w:rsidR="00022016" w:rsidRPr="00FC4EA6">
        <w:rPr>
          <w:rFonts w:ascii="Times New Roman" w:hAnsi="Times New Roman" w:cs="Times New Roman"/>
          <w:sz w:val="24"/>
          <w:szCs w:val="24"/>
          <w:lang w:val="fr-FR"/>
        </w:rPr>
        <w:t>prospective</w:t>
      </w:r>
      <w:r w:rsidR="000010F8" w:rsidRPr="00FC4EA6">
        <w:rPr>
          <w:rFonts w:ascii="Times New Roman" w:hAnsi="Times New Roman" w:cs="Times New Roman"/>
          <w:sz w:val="24"/>
          <w:szCs w:val="24"/>
          <w:lang w:val="fr-FR"/>
        </w:rPr>
        <w:t xml:space="preserve"> de l’</w:t>
      </w:r>
      <w:r w:rsidR="009B570D" w:rsidRPr="00FC4EA6">
        <w:rPr>
          <w:rFonts w:ascii="Times New Roman" w:hAnsi="Times New Roman" w:cs="Times New Roman"/>
          <w:sz w:val="24"/>
          <w:szCs w:val="24"/>
          <w:lang w:val="fr-FR"/>
        </w:rPr>
        <w:t>étude</w:t>
      </w:r>
      <w:r w:rsidR="000010F8" w:rsidRPr="00FC4EA6">
        <w:rPr>
          <w:rFonts w:ascii="Times New Roman" w:hAnsi="Times New Roman" w:cs="Times New Roman"/>
          <w:sz w:val="24"/>
          <w:szCs w:val="24"/>
          <w:lang w:val="fr-FR"/>
        </w:rPr>
        <w:t xml:space="preserve"> et à la </w:t>
      </w:r>
      <w:r w:rsidR="009B570D" w:rsidRPr="00FC4EA6">
        <w:rPr>
          <w:rFonts w:ascii="Times New Roman" w:hAnsi="Times New Roman" w:cs="Times New Roman"/>
          <w:sz w:val="24"/>
          <w:szCs w:val="24"/>
          <w:lang w:val="fr-FR"/>
        </w:rPr>
        <w:t>fréquence</w:t>
      </w:r>
      <w:r w:rsidR="000010F8" w:rsidRPr="00FC4EA6">
        <w:rPr>
          <w:rFonts w:ascii="Times New Roman" w:hAnsi="Times New Roman" w:cs="Times New Roman"/>
          <w:sz w:val="24"/>
          <w:szCs w:val="24"/>
          <w:lang w:val="fr-FR"/>
        </w:rPr>
        <w:t xml:space="preserve"> de</w:t>
      </w:r>
      <w:r w:rsidR="00022016" w:rsidRPr="00FC4EA6">
        <w:rPr>
          <w:rFonts w:ascii="Times New Roman" w:hAnsi="Times New Roman" w:cs="Times New Roman"/>
          <w:sz w:val="24"/>
          <w:szCs w:val="24"/>
          <w:lang w:val="fr-FR"/>
        </w:rPr>
        <w:t>s</w:t>
      </w:r>
      <w:r w:rsidR="000010F8" w:rsidRPr="00FC4EA6">
        <w:rPr>
          <w:rFonts w:ascii="Times New Roman" w:hAnsi="Times New Roman" w:cs="Times New Roman"/>
          <w:sz w:val="24"/>
          <w:szCs w:val="24"/>
          <w:lang w:val="fr-FR"/>
        </w:rPr>
        <w:t xml:space="preserve"> consultation</w:t>
      </w:r>
      <w:r w:rsidR="00022016" w:rsidRPr="00FC4EA6">
        <w:rPr>
          <w:rFonts w:ascii="Times New Roman" w:hAnsi="Times New Roman" w:cs="Times New Roman"/>
          <w:sz w:val="24"/>
          <w:szCs w:val="24"/>
          <w:lang w:val="fr-FR"/>
        </w:rPr>
        <w:t>s</w:t>
      </w:r>
      <w:r w:rsidR="000010F8" w:rsidRPr="00FC4EA6">
        <w:rPr>
          <w:rFonts w:ascii="Times New Roman" w:hAnsi="Times New Roman" w:cs="Times New Roman"/>
          <w:sz w:val="24"/>
          <w:szCs w:val="24"/>
          <w:lang w:val="fr-FR"/>
        </w:rPr>
        <w:t xml:space="preserve"> pour infertilité</w:t>
      </w:r>
      <w:r w:rsidR="00647A40" w:rsidRPr="00FC4EA6">
        <w:rPr>
          <w:rFonts w:ascii="Times New Roman" w:hAnsi="Times New Roman" w:cs="Times New Roman"/>
          <w:sz w:val="24"/>
          <w:szCs w:val="24"/>
          <w:lang w:val="fr-FR"/>
        </w:rPr>
        <w:t xml:space="preserve"> dans le service concerné</w:t>
      </w:r>
      <w:r w:rsidR="00B8062E" w:rsidRPr="00FC4EA6">
        <w:rPr>
          <w:rFonts w:ascii="Times New Roman" w:hAnsi="Times New Roman" w:cs="Times New Roman"/>
          <w:sz w:val="24"/>
          <w:szCs w:val="24"/>
          <w:lang w:val="fr-FR"/>
        </w:rPr>
        <w:t>.</w:t>
      </w:r>
      <w:bookmarkEnd w:id="287"/>
      <w:bookmarkEnd w:id="288"/>
      <w:bookmarkEnd w:id="289"/>
    </w:p>
    <w:p w14:paraId="04852DEC" w14:textId="7D4301E4" w:rsidR="00785310" w:rsidRPr="005118CE" w:rsidRDefault="00774FE5" w:rsidP="005118CE">
      <w:pPr>
        <w:spacing w:after="0"/>
        <w:jc w:val="both"/>
        <w:outlineLvl w:val="1"/>
        <w:rPr>
          <w:rFonts w:ascii="Times New Roman" w:hAnsi="Times New Roman" w:cs="Times New Roman"/>
          <w:b/>
          <w:sz w:val="24"/>
          <w:szCs w:val="24"/>
          <w:lang w:val="fr-FR"/>
        </w:rPr>
      </w:pPr>
      <w:bookmarkStart w:id="290" w:name="_Toc173225314"/>
      <w:bookmarkStart w:id="291" w:name="_Toc176323488"/>
      <w:bookmarkStart w:id="292" w:name="_Toc239694714"/>
      <w:r w:rsidRPr="00FC4EA6">
        <w:rPr>
          <w:rFonts w:ascii="Times New Roman" w:hAnsi="Times New Roman" w:cs="Times New Roman"/>
          <w:b/>
          <w:sz w:val="24"/>
          <w:szCs w:val="24"/>
          <w:lang w:val="fr-FR"/>
        </w:rPr>
        <w:t>III.5</w:t>
      </w:r>
      <w:r w:rsidRPr="005118CE">
        <w:rPr>
          <w:rFonts w:ascii="Times New Roman" w:hAnsi="Times New Roman" w:cs="Times New Roman"/>
          <w:b/>
          <w:sz w:val="24"/>
          <w:szCs w:val="24"/>
          <w:lang w:val="fr-FR"/>
        </w:rPr>
        <w:t xml:space="preserve">. </w:t>
      </w:r>
      <w:r w:rsidR="00346C95" w:rsidRPr="005118CE">
        <w:rPr>
          <w:rFonts w:ascii="Times New Roman" w:hAnsi="Times New Roman" w:cs="Times New Roman"/>
          <w:b/>
          <w:sz w:val="24"/>
          <w:szCs w:val="24"/>
          <w:lang w:val="fr-FR"/>
        </w:rPr>
        <w:t>MÉTHODE DE COLLECTE DE DONNÉ</w:t>
      </w:r>
      <w:r w:rsidR="00785310" w:rsidRPr="005118CE">
        <w:rPr>
          <w:rFonts w:ascii="Times New Roman" w:hAnsi="Times New Roman" w:cs="Times New Roman"/>
          <w:b/>
          <w:sz w:val="24"/>
          <w:szCs w:val="24"/>
          <w:lang w:val="fr-FR"/>
        </w:rPr>
        <w:t>ES</w:t>
      </w:r>
      <w:bookmarkEnd w:id="290"/>
      <w:bookmarkEnd w:id="291"/>
      <w:bookmarkEnd w:id="292"/>
    </w:p>
    <w:p w14:paraId="043F5A1B" w14:textId="6A3A8A39" w:rsidR="00E27A57" w:rsidRPr="005118CE" w:rsidRDefault="00774FE5" w:rsidP="005118CE">
      <w:pPr>
        <w:spacing w:after="0"/>
        <w:jc w:val="both"/>
        <w:outlineLvl w:val="1"/>
        <w:rPr>
          <w:rFonts w:ascii="Times New Roman" w:hAnsi="Times New Roman" w:cs="Times New Roman"/>
          <w:sz w:val="24"/>
          <w:szCs w:val="24"/>
          <w:lang w:val="fr-FR"/>
        </w:rPr>
      </w:pPr>
      <w:bookmarkStart w:id="293" w:name="_Toc173225315"/>
      <w:bookmarkStart w:id="294" w:name="_Toc239694715"/>
      <w:r w:rsidRPr="005118CE">
        <w:rPr>
          <w:rFonts w:ascii="Times New Roman" w:hAnsi="Times New Roman" w:cs="Times New Roman"/>
          <w:b/>
          <w:sz w:val="24"/>
          <w:szCs w:val="24"/>
          <w:lang w:val="fr-FR"/>
        </w:rPr>
        <w:t xml:space="preserve">III.5.1. </w:t>
      </w:r>
      <w:r w:rsidR="00785310" w:rsidRPr="005118CE">
        <w:rPr>
          <w:rFonts w:ascii="Times New Roman" w:hAnsi="Times New Roman" w:cs="Times New Roman"/>
          <w:b/>
          <w:sz w:val="24"/>
          <w:szCs w:val="24"/>
          <w:lang w:val="fr-FR"/>
        </w:rPr>
        <w:t>Instrument de collecte de données</w:t>
      </w:r>
      <w:bookmarkEnd w:id="293"/>
      <w:bookmarkEnd w:id="294"/>
    </w:p>
    <w:p w14:paraId="6507DABC" w14:textId="53846B81" w:rsidR="0085121B" w:rsidRPr="005118CE" w:rsidRDefault="00623A6F" w:rsidP="005118CE">
      <w:pPr>
        <w:spacing w:before="240" w:after="0"/>
        <w:jc w:val="both"/>
        <w:outlineLvl w:val="2"/>
        <w:rPr>
          <w:rFonts w:ascii="Times New Roman" w:hAnsi="Times New Roman" w:cs="Times New Roman"/>
          <w:sz w:val="24"/>
          <w:szCs w:val="24"/>
          <w:lang w:val="fr-FR"/>
        </w:rPr>
      </w:pPr>
      <w:bookmarkStart w:id="295" w:name="_Toc232763754"/>
      <w:bookmarkStart w:id="296" w:name="_Toc239682392"/>
      <w:bookmarkStart w:id="297" w:name="_Toc239694716"/>
      <w:r w:rsidRPr="005118CE">
        <w:rPr>
          <w:rFonts w:ascii="Times New Roman" w:hAnsi="Times New Roman" w:cs="Times New Roman"/>
          <w:sz w:val="24"/>
          <w:szCs w:val="24"/>
          <w:lang w:val="fr-FR"/>
        </w:rPr>
        <w:t xml:space="preserve">L’instrument de collecte des </w:t>
      </w:r>
      <w:r w:rsidR="0076442B" w:rsidRPr="005118CE">
        <w:rPr>
          <w:rFonts w:ascii="Times New Roman" w:hAnsi="Times New Roman" w:cs="Times New Roman"/>
          <w:sz w:val="24"/>
          <w:szCs w:val="24"/>
          <w:lang w:val="fr-FR"/>
        </w:rPr>
        <w:t>donn</w:t>
      </w:r>
      <w:r w:rsidR="00647A40" w:rsidRPr="005118CE">
        <w:rPr>
          <w:rFonts w:ascii="Times New Roman" w:hAnsi="Times New Roman" w:cs="Times New Roman"/>
          <w:sz w:val="24"/>
          <w:szCs w:val="24"/>
          <w:lang w:val="fr-FR"/>
        </w:rPr>
        <w:t xml:space="preserve">ées était </w:t>
      </w:r>
      <w:r w:rsidRPr="005118CE">
        <w:rPr>
          <w:rFonts w:ascii="Times New Roman" w:hAnsi="Times New Roman" w:cs="Times New Roman"/>
          <w:sz w:val="24"/>
          <w:szCs w:val="24"/>
          <w:lang w:val="fr-FR"/>
        </w:rPr>
        <w:t>un</w:t>
      </w:r>
      <w:r w:rsidR="00647A40" w:rsidRPr="005118CE">
        <w:rPr>
          <w:rFonts w:ascii="Times New Roman" w:hAnsi="Times New Roman" w:cs="Times New Roman"/>
          <w:sz w:val="24"/>
          <w:szCs w:val="24"/>
          <w:lang w:val="fr-FR"/>
        </w:rPr>
        <w:t xml:space="preserve"> questionnaire qui nous a servi </w:t>
      </w:r>
      <w:r w:rsidR="00F63F94" w:rsidRPr="005118CE">
        <w:rPr>
          <w:rFonts w:ascii="Times New Roman" w:hAnsi="Times New Roman" w:cs="Times New Roman"/>
          <w:sz w:val="24"/>
          <w:szCs w:val="24"/>
          <w:lang w:val="fr-FR"/>
        </w:rPr>
        <w:t>de guide auprès des patients.</w:t>
      </w:r>
      <w:bookmarkEnd w:id="295"/>
      <w:bookmarkEnd w:id="296"/>
      <w:bookmarkEnd w:id="297"/>
    </w:p>
    <w:p w14:paraId="2C2FE0C8" w14:textId="1E16B7EF" w:rsidR="001C5C38" w:rsidRPr="005118CE" w:rsidRDefault="00F63F94" w:rsidP="005118CE">
      <w:pPr>
        <w:spacing w:after="0"/>
        <w:jc w:val="both"/>
        <w:outlineLvl w:val="1"/>
        <w:rPr>
          <w:rFonts w:ascii="Times New Roman" w:hAnsi="Times New Roman" w:cs="Times New Roman"/>
          <w:sz w:val="24"/>
          <w:szCs w:val="24"/>
          <w:lang w:val="fr-FR"/>
        </w:rPr>
      </w:pPr>
      <w:bookmarkStart w:id="298" w:name="_Toc173225316"/>
      <w:bookmarkStart w:id="299" w:name="_Toc239694717"/>
      <w:r w:rsidRPr="005118CE">
        <w:rPr>
          <w:rFonts w:ascii="Times New Roman" w:hAnsi="Times New Roman" w:cs="Times New Roman"/>
          <w:b/>
          <w:sz w:val="24"/>
          <w:szCs w:val="24"/>
          <w:lang w:val="fr-FR"/>
        </w:rPr>
        <w:t xml:space="preserve">III.5.2. </w:t>
      </w:r>
      <w:r w:rsidR="00785310" w:rsidRPr="005118CE">
        <w:rPr>
          <w:rFonts w:ascii="Times New Roman" w:hAnsi="Times New Roman" w:cs="Times New Roman"/>
          <w:b/>
          <w:sz w:val="24"/>
          <w:szCs w:val="24"/>
          <w:lang w:val="fr-FR"/>
        </w:rPr>
        <w:t>Description de l’instrument de collecte de donn</w:t>
      </w:r>
      <w:bookmarkEnd w:id="298"/>
      <w:r w:rsidR="00782887" w:rsidRPr="005118CE">
        <w:rPr>
          <w:rFonts w:ascii="Times New Roman" w:hAnsi="Times New Roman" w:cs="Times New Roman"/>
          <w:b/>
          <w:sz w:val="24"/>
          <w:szCs w:val="24"/>
          <w:lang w:val="fr-FR"/>
        </w:rPr>
        <w:t>e</w:t>
      </w:r>
      <w:bookmarkEnd w:id="299"/>
    </w:p>
    <w:p w14:paraId="2C0B28C5" w14:textId="18E3BA91" w:rsidR="00222D81" w:rsidRPr="005118CE" w:rsidRDefault="00EC319F" w:rsidP="005118CE">
      <w:pPr>
        <w:spacing w:after="0"/>
        <w:ind w:firstLine="567"/>
        <w:jc w:val="both"/>
        <w:outlineLvl w:val="2"/>
        <w:rPr>
          <w:rFonts w:ascii="Times New Roman" w:hAnsi="Times New Roman" w:cs="Times New Roman"/>
          <w:sz w:val="24"/>
          <w:szCs w:val="24"/>
          <w:lang w:val="fr-FR"/>
        </w:rPr>
      </w:pPr>
      <w:bookmarkStart w:id="300" w:name="_Toc232763756"/>
      <w:bookmarkStart w:id="301" w:name="_Toc239682394"/>
      <w:bookmarkStart w:id="302" w:name="_Toc239694718"/>
      <w:r w:rsidRPr="005118CE">
        <w:rPr>
          <w:rFonts w:ascii="Times New Roman" w:hAnsi="Times New Roman" w:cs="Times New Roman"/>
          <w:sz w:val="24"/>
          <w:szCs w:val="24"/>
          <w:lang w:val="fr-FR"/>
        </w:rPr>
        <w:t>L’instrument de collecte des do</w:t>
      </w:r>
      <w:r w:rsidR="002378C7" w:rsidRPr="005118CE">
        <w:rPr>
          <w:rFonts w:ascii="Times New Roman" w:hAnsi="Times New Roman" w:cs="Times New Roman"/>
          <w:sz w:val="24"/>
          <w:szCs w:val="24"/>
          <w:lang w:val="fr-FR"/>
        </w:rPr>
        <w:t xml:space="preserve">nnées était </w:t>
      </w:r>
      <w:r w:rsidR="00CC374C" w:rsidRPr="005118CE">
        <w:rPr>
          <w:rFonts w:ascii="Times New Roman" w:hAnsi="Times New Roman" w:cs="Times New Roman"/>
          <w:sz w:val="24"/>
          <w:szCs w:val="24"/>
          <w:lang w:val="fr-FR"/>
        </w:rPr>
        <w:t>un questionnaire composé</w:t>
      </w:r>
      <w:r w:rsidR="0068747C" w:rsidRPr="005118CE">
        <w:rPr>
          <w:rFonts w:ascii="Times New Roman" w:hAnsi="Times New Roman" w:cs="Times New Roman"/>
          <w:sz w:val="24"/>
          <w:szCs w:val="24"/>
          <w:lang w:val="fr-FR"/>
        </w:rPr>
        <w:t xml:space="preserve"> de neuf</w:t>
      </w:r>
      <w:r w:rsidRPr="005118CE">
        <w:rPr>
          <w:rFonts w:ascii="Times New Roman" w:hAnsi="Times New Roman" w:cs="Times New Roman"/>
          <w:sz w:val="24"/>
          <w:szCs w:val="24"/>
          <w:lang w:val="fr-FR"/>
        </w:rPr>
        <w:t xml:space="preserve"> sections couvrant </w:t>
      </w:r>
      <w:r w:rsidR="00774FE5" w:rsidRPr="005118CE">
        <w:rPr>
          <w:rFonts w:ascii="Times New Roman" w:hAnsi="Times New Roman" w:cs="Times New Roman"/>
          <w:sz w:val="24"/>
          <w:szCs w:val="24"/>
          <w:lang w:val="fr-FR"/>
        </w:rPr>
        <w:t>l’identification du patient</w:t>
      </w:r>
      <w:r w:rsidR="00222D81" w:rsidRPr="005118CE">
        <w:rPr>
          <w:rFonts w:ascii="Times New Roman" w:hAnsi="Times New Roman" w:cs="Times New Roman"/>
          <w:sz w:val="24"/>
          <w:szCs w:val="24"/>
          <w:lang w:val="fr-FR"/>
        </w:rPr>
        <w:t>, les</w:t>
      </w:r>
      <w:r w:rsidRPr="005118CE">
        <w:rPr>
          <w:rFonts w:ascii="Times New Roman" w:hAnsi="Times New Roman" w:cs="Times New Roman"/>
          <w:sz w:val="24"/>
          <w:szCs w:val="24"/>
          <w:lang w:val="fr-FR"/>
        </w:rPr>
        <w:t xml:space="preserve"> </w:t>
      </w:r>
      <w:r w:rsidR="0076442B" w:rsidRPr="005118CE">
        <w:rPr>
          <w:rFonts w:ascii="Times New Roman" w:hAnsi="Times New Roman" w:cs="Times New Roman"/>
          <w:sz w:val="24"/>
          <w:szCs w:val="24"/>
          <w:lang w:val="fr-FR"/>
        </w:rPr>
        <w:t>caractéristiques</w:t>
      </w:r>
      <w:r w:rsidRPr="005118CE">
        <w:rPr>
          <w:rFonts w:ascii="Times New Roman" w:hAnsi="Times New Roman" w:cs="Times New Roman"/>
          <w:sz w:val="24"/>
          <w:szCs w:val="24"/>
          <w:lang w:val="fr-FR"/>
        </w:rPr>
        <w:t xml:space="preserve"> </w:t>
      </w:r>
      <w:r w:rsidR="0076442B" w:rsidRPr="005118CE">
        <w:rPr>
          <w:rFonts w:ascii="Times New Roman" w:hAnsi="Times New Roman" w:cs="Times New Roman"/>
          <w:sz w:val="24"/>
          <w:szCs w:val="24"/>
          <w:lang w:val="fr-FR"/>
        </w:rPr>
        <w:t>sociodémographiques</w:t>
      </w:r>
      <w:r w:rsidRPr="005118CE">
        <w:rPr>
          <w:rFonts w:ascii="Times New Roman" w:hAnsi="Times New Roman" w:cs="Times New Roman"/>
          <w:sz w:val="24"/>
          <w:szCs w:val="24"/>
          <w:lang w:val="fr-FR"/>
        </w:rPr>
        <w:t>,</w:t>
      </w:r>
      <w:r w:rsidR="0076442B" w:rsidRPr="005118CE">
        <w:rPr>
          <w:rFonts w:ascii="Times New Roman" w:hAnsi="Times New Roman" w:cs="Times New Roman"/>
          <w:sz w:val="24"/>
          <w:szCs w:val="24"/>
          <w:lang w:val="fr-FR"/>
        </w:rPr>
        <w:t xml:space="preserve"> </w:t>
      </w:r>
      <w:r w:rsidR="00116716" w:rsidRPr="005118CE">
        <w:rPr>
          <w:rFonts w:ascii="Times New Roman" w:hAnsi="Times New Roman" w:cs="Times New Roman"/>
          <w:sz w:val="24"/>
          <w:szCs w:val="24"/>
          <w:lang w:val="fr-FR"/>
        </w:rPr>
        <w:t>les antécédents médicaux et gynécologiques</w:t>
      </w:r>
      <w:r w:rsidR="00222D81" w:rsidRPr="005118CE">
        <w:rPr>
          <w:rFonts w:ascii="Times New Roman" w:hAnsi="Times New Roman" w:cs="Times New Roman"/>
          <w:sz w:val="24"/>
          <w:szCs w:val="24"/>
          <w:lang w:val="fr-FR"/>
        </w:rPr>
        <w:t xml:space="preserve"> (femme), antécédent médicaux et urologique (homme),</w:t>
      </w:r>
      <w:r w:rsidR="0076442B" w:rsidRPr="005118CE">
        <w:rPr>
          <w:rFonts w:ascii="Times New Roman" w:hAnsi="Times New Roman" w:cs="Times New Roman"/>
          <w:sz w:val="24"/>
          <w:szCs w:val="24"/>
          <w:lang w:val="fr-FR"/>
        </w:rPr>
        <w:t xml:space="preserve"> </w:t>
      </w:r>
      <w:bookmarkStart w:id="303" w:name="_Toc173225317"/>
      <w:r w:rsidR="00222D81" w:rsidRPr="005118CE">
        <w:rPr>
          <w:rFonts w:ascii="Times New Roman" w:hAnsi="Times New Roman" w:cs="Times New Roman"/>
          <w:sz w:val="24"/>
          <w:szCs w:val="24"/>
          <w:lang w:val="fr-FR"/>
        </w:rPr>
        <w:t>caractéristique de l’</w:t>
      </w:r>
      <w:r w:rsidR="00190FB7" w:rsidRPr="005118CE">
        <w:rPr>
          <w:rFonts w:ascii="Times New Roman" w:hAnsi="Times New Roman" w:cs="Times New Roman"/>
          <w:sz w:val="24"/>
          <w:szCs w:val="24"/>
          <w:lang w:val="fr-FR"/>
        </w:rPr>
        <w:t>infertilité, examens</w:t>
      </w:r>
      <w:r w:rsidR="00222D81" w:rsidRPr="005118CE">
        <w:rPr>
          <w:rFonts w:ascii="Times New Roman" w:hAnsi="Times New Roman" w:cs="Times New Roman"/>
          <w:sz w:val="24"/>
          <w:szCs w:val="24"/>
          <w:lang w:val="fr-FR"/>
        </w:rPr>
        <w:t xml:space="preserve"> </w:t>
      </w:r>
      <w:r w:rsidR="00190FB7" w:rsidRPr="005118CE">
        <w:rPr>
          <w:rFonts w:ascii="Times New Roman" w:hAnsi="Times New Roman" w:cs="Times New Roman"/>
          <w:sz w:val="24"/>
          <w:szCs w:val="24"/>
          <w:lang w:val="fr-FR"/>
        </w:rPr>
        <w:t>complémentaires (</w:t>
      </w:r>
      <w:r w:rsidR="00222D81" w:rsidRPr="005118CE">
        <w:rPr>
          <w:rFonts w:ascii="Times New Roman" w:hAnsi="Times New Roman" w:cs="Times New Roman"/>
          <w:sz w:val="24"/>
          <w:szCs w:val="24"/>
          <w:lang w:val="fr-FR"/>
        </w:rPr>
        <w:t xml:space="preserve">femme), examen </w:t>
      </w:r>
      <w:r w:rsidR="00F815B7" w:rsidRPr="005118CE">
        <w:rPr>
          <w:rFonts w:ascii="Times New Roman" w:hAnsi="Times New Roman" w:cs="Times New Roman"/>
          <w:sz w:val="24"/>
          <w:szCs w:val="24"/>
          <w:lang w:val="fr-FR"/>
        </w:rPr>
        <w:t>complémentaires (</w:t>
      </w:r>
      <w:r w:rsidR="00190FB7" w:rsidRPr="005118CE">
        <w:rPr>
          <w:rFonts w:ascii="Times New Roman" w:hAnsi="Times New Roman" w:cs="Times New Roman"/>
          <w:sz w:val="24"/>
          <w:szCs w:val="24"/>
          <w:lang w:val="fr-FR"/>
        </w:rPr>
        <w:t xml:space="preserve">homme), diagnostic étiologique, prise en </w:t>
      </w:r>
      <w:bookmarkEnd w:id="300"/>
      <w:r w:rsidR="00F815B7" w:rsidRPr="005118CE">
        <w:rPr>
          <w:rFonts w:ascii="Times New Roman" w:hAnsi="Times New Roman" w:cs="Times New Roman"/>
          <w:sz w:val="24"/>
          <w:szCs w:val="24"/>
          <w:lang w:val="fr-FR"/>
        </w:rPr>
        <w:t>charge.</w:t>
      </w:r>
      <w:bookmarkEnd w:id="301"/>
      <w:bookmarkEnd w:id="302"/>
    </w:p>
    <w:p w14:paraId="0D3DCDCA" w14:textId="61A23477" w:rsidR="00F63F94" w:rsidRPr="005118CE" w:rsidRDefault="00F63F94" w:rsidP="005118CE">
      <w:pPr>
        <w:spacing w:after="0"/>
        <w:jc w:val="both"/>
        <w:outlineLvl w:val="1"/>
        <w:rPr>
          <w:rFonts w:ascii="Times New Roman" w:hAnsi="Times New Roman" w:cs="Times New Roman"/>
          <w:sz w:val="24"/>
          <w:szCs w:val="24"/>
          <w:lang w:val="fr-FR"/>
        </w:rPr>
      </w:pPr>
      <w:bookmarkStart w:id="304" w:name="_Toc239694719"/>
      <w:r w:rsidRPr="005118CE">
        <w:rPr>
          <w:rFonts w:ascii="Times New Roman" w:hAnsi="Times New Roman" w:cs="Times New Roman"/>
          <w:b/>
          <w:sz w:val="24"/>
          <w:szCs w:val="24"/>
          <w:lang w:val="fr-FR"/>
        </w:rPr>
        <w:t xml:space="preserve">III.5.3. </w:t>
      </w:r>
      <w:r w:rsidR="00785310" w:rsidRPr="005118CE">
        <w:rPr>
          <w:rFonts w:ascii="Times New Roman" w:hAnsi="Times New Roman" w:cs="Times New Roman"/>
          <w:b/>
          <w:sz w:val="24"/>
          <w:szCs w:val="24"/>
          <w:lang w:val="fr-FR"/>
        </w:rPr>
        <w:t>Validation de l’instrumen</w:t>
      </w:r>
      <w:bookmarkEnd w:id="303"/>
      <w:r w:rsidRPr="005118CE">
        <w:rPr>
          <w:rFonts w:ascii="Times New Roman" w:hAnsi="Times New Roman" w:cs="Times New Roman"/>
          <w:b/>
          <w:sz w:val="24"/>
          <w:szCs w:val="24"/>
          <w:lang w:val="fr-FR"/>
        </w:rPr>
        <w:t>t</w:t>
      </w:r>
      <w:bookmarkEnd w:id="304"/>
    </w:p>
    <w:p w14:paraId="4CA20B74" w14:textId="170C710A" w:rsidR="00F243D1" w:rsidRPr="005118CE" w:rsidRDefault="00E52CFA" w:rsidP="005118CE">
      <w:pPr>
        <w:spacing w:after="0"/>
        <w:ind w:firstLine="567"/>
        <w:jc w:val="both"/>
        <w:outlineLvl w:val="2"/>
        <w:rPr>
          <w:rFonts w:ascii="Times New Roman" w:hAnsi="Times New Roman" w:cs="Times New Roman"/>
          <w:sz w:val="24"/>
          <w:szCs w:val="24"/>
          <w:lang w:val="fr-FR"/>
        </w:rPr>
      </w:pPr>
      <w:bookmarkStart w:id="305" w:name="_Toc232763758"/>
      <w:bookmarkStart w:id="306" w:name="_Toc239682396"/>
      <w:bookmarkStart w:id="307" w:name="_Toc239694720"/>
      <w:r w:rsidRPr="005118CE">
        <w:rPr>
          <w:rFonts w:ascii="Times New Roman" w:hAnsi="Times New Roman" w:cs="Times New Roman"/>
          <w:sz w:val="24"/>
          <w:szCs w:val="24"/>
          <w:lang w:val="fr-FR"/>
        </w:rPr>
        <w:t xml:space="preserve">Nous avons élaboré un questionnaire que nous avons soumis à l’appréciation de notre encadreur, qui </w:t>
      </w:r>
      <w:r w:rsidR="00F243D1" w:rsidRPr="005118CE">
        <w:rPr>
          <w:rFonts w:ascii="Times New Roman" w:hAnsi="Times New Roman" w:cs="Times New Roman"/>
          <w:sz w:val="24"/>
          <w:szCs w:val="24"/>
          <w:lang w:val="fr-FR"/>
        </w:rPr>
        <w:t>a son tour a apporté quelques mo</w:t>
      </w:r>
      <w:r w:rsidR="00B81158" w:rsidRPr="005118CE">
        <w:rPr>
          <w:rFonts w:ascii="Times New Roman" w:hAnsi="Times New Roman" w:cs="Times New Roman"/>
          <w:sz w:val="24"/>
          <w:szCs w:val="24"/>
          <w:lang w:val="fr-FR"/>
        </w:rPr>
        <w:t>difications avant sa validation.</w:t>
      </w:r>
      <w:bookmarkEnd w:id="305"/>
      <w:bookmarkEnd w:id="306"/>
      <w:bookmarkEnd w:id="307"/>
    </w:p>
    <w:p w14:paraId="735AEB96" w14:textId="6721952A" w:rsidR="00595191" w:rsidRPr="005118CE" w:rsidRDefault="00F63F94" w:rsidP="005118CE">
      <w:pPr>
        <w:tabs>
          <w:tab w:val="left" w:pos="5954"/>
        </w:tabs>
        <w:spacing w:after="0"/>
        <w:jc w:val="both"/>
        <w:outlineLvl w:val="1"/>
        <w:rPr>
          <w:rFonts w:ascii="Times New Roman" w:hAnsi="Times New Roman" w:cs="Times New Roman"/>
          <w:b/>
          <w:bCs/>
          <w:kern w:val="0"/>
          <w:sz w:val="24"/>
          <w:szCs w:val="24"/>
          <w:lang w:val="fr-FR"/>
        </w:rPr>
      </w:pPr>
      <w:bookmarkStart w:id="308" w:name="_Toc239694721"/>
      <w:r w:rsidRPr="005118CE">
        <w:rPr>
          <w:rFonts w:ascii="Times New Roman" w:hAnsi="Times New Roman" w:cs="Times New Roman"/>
          <w:b/>
          <w:bCs/>
          <w:kern w:val="0"/>
          <w:sz w:val="24"/>
          <w:szCs w:val="24"/>
          <w:lang w:val="fr-FR"/>
        </w:rPr>
        <w:t xml:space="preserve">III.6. </w:t>
      </w:r>
      <w:r w:rsidR="00F243D1" w:rsidRPr="005118CE">
        <w:rPr>
          <w:rFonts w:ascii="Times New Roman" w:hAnsi="Times New Roman" w:cs="Times New Roman"/>
          <w:b/>
          <w:bCs/>
          <w:kern w:val="0"/>
          <w:sz w:val="24"/>
          <w:szCs w:val="24"/>
          <w:lang w:val="fr-FR"/>
        </w:rPr>
        <w:t xml:space="preserve"> RESPECT DE </w:t>
      </w:r>
      <w:r w:rsidR="00291AE4" w:rsidRPr="005118CE">
        <w:rPr>
          <w:rFonts w:ascii="Times New Roman" w:hAnsi="Times New Roman" w:cs="Times New Roman"/>
          <w:b/>
          <w:bCs/>
          <w:kern w:val="0"/>
          <w:sz w:val="24"/>
          <w:szCs w:val="24"/>
          <w:lang w:val="fr-FR"/>
        </w:rPr>
        <w:t>L’ETHIQUE DE L</w:t>
      </w:r>
      <w:r w:rsidR="00595191" w:rsidRPr="005118CE">
        <w:rPr>
          <w:rFonts w:ascii="Times New Roman" w:hAnsi="Times New Roman" w:cs="Times New Roman"/>
          <w:b/>
          <w:bCs/>
          <w:kern w:val="0"/>
          <w:sz w:val="24"/>
          <w:szCs w:val="24"/>
          <w:lang w:val="fr-FR"/>
        </w:rPr>
        <w:t>A RECHERCHE</w:t>
      </w:r>
      <w:bookmarkEnd w:id="308"/>
    </w:p>
    <w:p w14:paraId="020CD61A" w14:textId="61FE95C3" w:rsidR="00595191" w:rsidRPr="005118CE" w:rsidRDefault="002378C7" w:rsidP="005118CE">
      <w:pPr>
        <w:tabs>
          <w:tab w:val="left" w:pos="5954"/>
        </w:tabs>
        <w:spacing w:after="0"/>
        <w:ind w:firstLine="567"/>
        <w:jc w:val="both"/>
        <w:outlineLvl w:val="1"/>
        <w:rPr>
          <w:rFonts w:ascii="Times New Roman" w:hAnsi="Times New Roman" w:cs="Times New Roman"/>
          <w:bCs/>
          <w:kern w:val="0"/>
          <w:sz w:val="24"/>
          <w:szCs w:val="24"/>
          <w:lang w:val="fr-FR"/>
          <w:rPrChange w:id="309" w:author="user" w:date="2026-05-26T12:00:00Z">
            <w:rPr>
              <w:b/>
            </w:rPr>
          </w:rPrChange>
        </w:rPr>
      </w:pPr>
      <w:bookmarkStart w:id="310" w:name="_Toc232763760"/>
      <w:r w:rsidRPr="005118CE">
        <w:rPr>
          <w:rFonts w:ascii="Times New Roman" w:hAnsi="Times New Roman" w:cs="Times New Roman"/>
          <w:sz w:val="24"/>
          <w:szCs w:val="24"/>
          <w:lang w:val="fr-FR"/>
        </w:rPr>
        <w:t xml:space="preserve"> </w:t>
      </w:r>
      <w:bookmarkStart w:id="311" w:name="_Toc239682398"/>
      <w:bookmarkStart w:id="312" w:name="_Toc239694722"/>
      <w:r w:rsidRPr="005118CE">
        <w:rPr>
          <w:rFonts w:ascii="Times New Roman" w:hAnsi="Times New Roman" w:cs="Times New Roman"/>
          <w:sz w:val="24"/>
          <w:szCs w:val="24"/>
          <w:lang w:val="fr-FR"/>
        </w:rPr>
        <w:t>Comme tout travail scientifique, il y’avait l’exigence du respect de l’éthique. Il avait pour objectif</w:t>
      </w:r>
      <w:r w:rsidR="00595191" w:rsidRPr="005118CE">
        <w:rPr>
          <w:rFonts w:ascii="Times New Roman" w:hAnsi="Times New Roman" w:cs="Times New Roman"/>
          <w:sz w:val="24"/>
          <w:szCs w:val="24"/>
          <w:lang w:val="fr-FR"/>
        </w:rPr>
        <w:t xml:space="preserve"> d’</w:t>
      </w:r>
      <w:r w:rsidR="00595191" w:rsidRPr="005118CE">
        <w:rPr>
          <w:rFonts w:ascii="Times New Roman" w:hAnsi="Times New Roman" w:cs="Times New Roman"/>
          <w:bCs/>
          <w:kern w:val="0"/>
          <w:sz w:val="24"/>
          <w:szCs w:val="24"/>
          <w:lang w:val="fr-FR"/>
        </w:rPr>
        <w:t>établir</w:t>
      </w:r>
      <w:r w:rsidR="00595191" w:rsidRPr="005118CE">
        <w:rPr>
          <w:rFonts w:ascii="Times New Roman" w:hAnsi="Times New Roman" w:cs="Times New Roman"/>
          <w:bCs/>
          <w:kern w:val="0"/>
          <w:sz w:val="24"/>
          <w:szCs w:val="24"/>
          <w:lang w:val="fr-FR"/>
          <w:rPrChange w:id="313" w:author="user" w:date="2026-05-26T12:00:00Z">
            <w:rPr>
              <w:b/>
            </w:rPr>
          </w:rPrChange>
        </w:rPr>
        <w:t xml:space="preserve"> un équilibre entre la nécessité de la recherche, considérée comme un engagement moral fondamental visant à </w:t>
      </w:r>
      <w:r w:rsidR="00595191" w:rsidRPr="005118CE">
        <w:rPr>
          <w:rFonts w:ascii="Times New Roman" w:hAnsi="Times New Roman" w:cs="Times New Roman"/>
          <w:bCs/>
          <w:kern w:val="0"/>
          <w:sz w:val="24"/>
          <w:szCs w:val="24"/>
          <w:lang w:val="fr-FR"/>
        </w:rPr>
        <w:t>améliorer</w:t>
      </w:r>
      <w:r w:rsidR="00595191" w:rsidRPr="005118CE">
        <w:rPr>
          <w:rFonts w:ascii="Times New Roman" w:hAnsi="Times New Roman" w:cs="Times New Roman"/>
          <w:bCs/>
          <w:kern w:val="0"/>
          <w:sz w:val="24"/>
          <w:szCs w:val="24"/>
          <w:lang w:val="fr-FR"/>
          <w:rPrChange w:id="314" w:author="user" w:date="2026-05-26T12:00:00Z">
            <w:rPr>
              <w:b/>
            </w:rPr>
          </w:rPrChange>
        </w:rPr>
        <w:t xml:space="preserve"> le bien</w:t>
      </w:r>
      <w:r w:rsidR="009B064E" w:rsidRPr="005118CE">
        <w:rPr>
          <w:rFonts w:ascii="Times New Roman" w:hAnsi="Times New Roman" w:cs="Times New Roman"/>
          <w:bCs/>
          <w:kern w:val="0"/>
          <w:sz w:val="24"/>
          <w:szCs w:val="24"/>
          <w:lang w:val="fr-FR"/>
        </w:rPr>
        <w:t>-</w:t>
      </w:r>
      <w:r w:rsidR="00595191" w:rsidRPr="005118CE">
        <w:rPr>
          <w:rFonts w:ascii="Times New Roman" w:hAnsi="Times New Roman" w:cs="Times New Roman"/>
          <w:bCs/>
          <w:kern w:val="0"/>
          <w:sz w:val="24"/>
          <w:szCs w:val="24"/>
          <w:lang w:val="fr-FR"/>
        </w:rPr>
        <w:t>être</w:t>
      </w:r>
      <w:r w:rsidR="00595191" w:rsidRPr="005118CE">
        <w:rPr>
          <w:rFonts w:ascii="Times New Roman" w:hAnsi="Times New Roman" w:cs="Times New Roman"/>
          <w:bCs/>
          <w:kern w:val="0"/>
          <w:sz w:val="24"/>
          <w:szCs w:val="24"/>
          <w:lang w:val="fr-FR"/>
          <w:rPrChange w:id="315" w:author="user" w:date="2026-05-26T12:00:00Z">
            <w:rPr>
              <w:b/>
            </w:rPr>
          </w:rPrChange>
        </w:rPr>
        <w:t xml:space="preserve"> de l’humanité et la </w:t>
      </w:r>
      <w:r w:rsidR="00595191" w:rsidRPr="005118CE">
        <w:rPr>
          <w:rFonts w:ascii="Times New Roman" w:hAnsi="Times New Roman" w:cs="Times New Roman"/>
          <w:bCs/>
          <w:kern w:val="0"/>
          <w:sz w:val="24"/>
          <w:szCs w:val="24"/>
          <w:lang w:val="fr-FR"/>
        </w:rPr>
        <w:t>préservation</w:t>
      </w:r>
      <w:r w:rsidR="00595191" w:rsidRPr="005118CE">
        <w:rPr>
          <w:rFonts w:ascii="Times New Roman" w:hAnsi="Times New Roman" w:cs="Times New Roman"/>
          <w:bCs/>
          <w:kern w:val="0"/>
          <w:sz w:val="24"/>
          <w:szCs w:val="24"/>
          <w:lang w:val="fr-FR"/>
          <w:rPrChange w:id="316" w:author="user" w:date="2026-05-26T12:00:00Z">
            <w:rPr>
              <w:b/>
            </w:rPr>
          </w:rPrChange>
        </w:rPr>
        <w:t xml:space="preserve"> de la dignité humaine.</w:t>
      </w:r>
      <w:bookmarkEnd w:id="310"/>
      <w:bookmarkEnd w:id="311"/>
      <w:bookmarkEnd w:id="312"/>
    </w:p>
    <w:p w14:paraId="52AF46A0" w14:textId="18726311" w:rsidR="00211482" w:rsidRPr="005118CE" w:rsidRDefault="00595191" w:rsidP="005118CE">
      <w:pPr>
        <w:tabs>
          <w:tab w:val="left" w:pos="5954"/>
        </w:tabs>
        <w:spacing w:after="0"/>
        <w:ind w:firstLine="567"/>
        <w:jc w:val="both"/>
        <w:outlineLvl w:val="1"/>
        <w:rPr>
          <w:rFonts w:ascii="Times New Roman" w:hAnsi="Times New Roman" w:cs="Times New Roman"/>
          <w:bCs/>
          <w:kern w:val="0"/>
          <w:sz w:val="24"/>
          <w:szCs w:val="24"/>
          <w:lang w:val="fr-FR"/>
        </w:rPr>
      </w:pPr>
      <w:bookmarkStart w:id="317" w:name="_Toc232763761"/>
      <w:bookmarkStart w:id="318" w:name="_Toc239682399"/>
      <w:bookmarkStart w:id="319" w:name="_Toc239694723"/>
      <w:r w:rsidRPr="005118CE">
        <w:rPr>
          <w:rFonts w:ascii="Times New Roman" w:hAnsi="Times New Roman" w:cs="Times New Roman"/>
          <w:bCs/>
          <w:kern w:val="0"/>
          <w:sz w:val="24"/>
          <w:szCs w:val="24"/>
          <w:lang w:val="fr-FR"/>
          <w:rPrChange w:id="320" w:author="user" w:date="2026-05-26T12:00:00Z">
            <w:rPr>
              <w:b/>
            </w:rPr>
          </w:rPrChange>
        </w:rPr>
        <w:t xml:space="preserve">Une demande d’autorisation a été </w:t>
      </w:r>
      <w:r w:rsidR="009B064E" w:rsidRPr="005118CE">
        <w:rPr>
          <w:rFonts w:ascii="Times New Roman" w:hAnsi="Times New Roman" w:cs="Times New Roman"/>
          <w:bCs/>
          <w:kern w:val="0"/>
          <w:sz w:val="24"/>
          <w:szCs w:val="24"/>
          <w:lang w:val="fr-FR"/>
        </w:rPr>
        <w:t>déposée</w:t>
      </w:r>
      <w:r w:rsidRPr="005118CE">
        <w:rPr>
          <w:rFonts w:ascii="Times New Roman" w:hAnsi="Times New Roman" w:cs="Times New Roman"/>
          <w:bCs/>
          <w:kern w:val="0"/>
          <w:sz w:val="24"/>
          <w:szCs w:val="24"/>
          <w:lang w:val="fr-FR"/>
          <w:rPrChange w:id="321" w:author="user" w:date="2026-05-26T12:00:00Z">
            <w:rPr>
              <w:b/>
            </w:rPr>
          </w:rPrChange>
        </w:rPr>
        <w:t xml:space="preserve"> à la </w:t>
      </w:r>
      <w:r w:rsidRPr="005118CE">
        <w:rPr>
          <w:rFonts w:ascii="Times New Roman" w:hAnsi="Times New Roman" w:cs="Times New Roman"/>
          <w:bCs/>
          <w:kern w:val="0"/>
          <w:sz w:val="24"/>
          <w:szCs w:val="24"/>
          <w:lang w:val="fr-FR"/>
        </w:rPr>
        <w:t>délégation</w:t>
      </w:r>
      <w:r w:rsidRPr="005118CE">
        <w:rPr>
          <w:rFonts w:ascii="Times New Roman" w:hAnsi="Times New Roman" w:cs="Times New Roman"/>
          <w:bCs/>
          <w:kern w:val="0"/>
          <w:sz w:val="24"/>
          <w:szCs w:val="24"/>
          <w:lang w:val="fr-FR"/>
          <w:rPrChange w:id="322" w:author="user" w:date="2026-05-26T12:00:00Z">
            <w:rPr>
              <w:b/>
            </w:rPr>
          </w:rPrChange>
        </w:rPr>
        <w:t xml:space="preserve"> régionale de la santé publique de l’Adamaoua. </w:t>
      </w:r>
      <w:r w:rsidRPr="005118CE">
        <w:rPr>
          <w:rFonts w:ascii="Times New Roman" w:hAnsi="Times New Roman" w:cs="Times New Roman"/>
          <w:bCs/>
          <w:kern w:val="0"/>
          <w:sz w:val="24"/>
          <w:szCs w:val="24"/>
          <w:lang w:val="fr-FR"/>
        </w:rPr>
        <w:t>Après</w:t>
      </w:r>
      <w:r w:rsidRPr="005118CE">
        <w:rPr>
          <w:rFonts w:ascii="Times New Roman" w:hAnsi="Times New Roman" w:cs="Times New Roman"/>
          <w:bCs/>
          <w:kern w:val="0"/>
          <w:sz w:val="24"/>
          <w:szCs w:val="24"/>
          <w:lang w:val="fr-FR"/>
          <w:rPrChange w:id="323" w:author="user" w:date="2026-05-26T12:00:00Z">
            <w:rPr>
              <w:b/>
            </w:rPr>
          </w:rPrChange>
        </w:rPr>
        <w:t xml:space="preserve"> obtention</w:t>
      </w:r>
      <w:r w:rsidRPr="005118CE">
        <w:rPr>
          <w:rFonts w:ascii="Times New Roman" w:hAnsi="Times New Roman" w:cs="Times New Roman"/>
          <w:bCs/>
          <w:kern w:val="0"/>
          <w:sz w:val="24"/>
          <w:szCs w:val="24"/>
          <w:lang w:val="fr-FR"/>
        </w:rPr>
        <w:t xml:space="preserve"> </w:t>
      </w:r>
      <w:r w:rsidRPr="005118CE">
        <w:rPr>
          <w:rFonts w:ascii="Times New Roman" w:hAnsi="Times New Roman" w:cs="Times New Roman"/>
          <w:bCs/>
          <w:kern w:val="0"/>
          <w:sz w:val="24"/>
          <w:szCs w:val="24"/>
          <w:lang w:val="fr-FR"/>
          <w:rPrChange w:id="324" w:author="user" w:date="2026-05-26T12:00:00Z">
            <w:rPr>
              <w:b/>
            </w:rPr>
          </w:rPrChange>
        </w:rPr>
        <w:t xml:space="preserve">de l’autorisation de la </w:t>
      </w:r>
      <w:r w:rsidR="00034167" w:rsidRPr="005118CE">
        <w:rPr>
          <w:rFonts w:ascii="Times New Roman" w:hAnsi="Times New Roman" w:cs="Times New Roman"/>
          <w:bCs/>
          <w:kern w:val="0"/>
          <w:sz w:val="24"/>
          <w:szCs w:val="24"/>
          <w:lang w:val="fr-FR"/>
        </w:rPr>
        <w:t>délégation régionale de la santé</w:t>
      </w:r>
      <w:r w:rsidRPr="005118CE">
        <w:rPr>
          <w:rFonts w:ascii="Times New Roman" w:hAnsi="Times New Roman" w:cs="Times New Roman"/>
          <w:bCs/>
          <w:kern w:val="0"/>
          <w:sz w:val="24"/>
          <w:szCs w:val="24"/>
          <w:lang w:val="fr-FR"/>
          <w:rPrChange w:id="325" w:author="user" w:date="2026-05-26T12:00:00Z">
            <w:rPr>
              <w:b/>
            </w:rPr>
          </w:rPrChange>
        </w:rPr>
        <w:t xml:space="preserve"> </w:t>
      </w:r>
      <w:r w:rsidR="00034167" w:rsidRPr="005118CE">
        <w:rPr>
          <w:rFonts w:ascii="Times New Roman" w:hAnsi="Times New Roman" w:cs="Times New Roman"/>
          <w:bCs/>
          <w:kern w:val="0"/>
          <w:sz w:val="24"/>
          <w:szCs w:val="24"/>
          <w:lang w:val="fr-FR"/>
        </w:rPr>
        <w:t>et du consentement éclairé, les d</w:t>
      </w:r>
      <w:r w:rsidR="00116716" w:rsidRPr="005118CE">
        <w:rPr>
          <w:rFonts w:ascii="Times New Roman" w:hAnsi="Times New Roman" w:cs="Times New Roman"/>
          <w:bCs/>
          <w:kern w:val="0"/>
          <w:sz w:val="24"/>
          <w:szCs w:val="24"/>
          <w:lang w:val="fr-FR"/>
        </w:rPr>
        <w:t xml:space="preserve">onnées </w:t>
      </w:r>
      <w:r w:rsidR="000E40F1" w:rsidRPr="005118CE">
        <w:rPr>
          <w:rFonts w:ascii="Times New Roman" w:hAnsi="Times New Roman" w:cs="Times New Roman"/>
          <w:bCs/>
          <w:kern w:val="0"/>
          <w:sz w:val="24"/>
          <w:szCs w:val="24"/>
          <w:lang w:val="fr-FR"/>
        </w:rPr>
        <w:t>ont été</w:t>
      </w:r>
      <w:r w:rsidR="00116716" w:rsidRPr="005118CE">
        <w:rPr>
          <w:rFonts w:ascii="Times New Roman" w:hAnsi="Times New Roman" w:cs="Times New Roman"/>
          <w:bCs/>
          <w:kern w:val="0"/>
          <w:sz w:val="24"/>
          <w:szCs w:val="24"/>
          <w:lang w:val="fr-FR"/>
        </w:rPr>
        <w:t xml:space="preserve"> </w:t>
      </w:r>
      <w:r w:rsidR="00C648F2" w:rsidRPr="005118CE">
        <w:rPr>
          <w:rFonts w:ascii="Times New Roman" w:hAnsi="Times New Roman" w:cs="Times New Roman"/>
          <w:bCs/>
          <w:kern w:val="0"/>
          <w:sz w:val="24"/>
          <w:szCs w:val="24"/>
          <w:lang w:val="fr-FR"/>
        </w:rPr>
        <w:t>collectées</w:t>
      </w:r>
      <w:r w:rsidR="00022016" w:rsidRPr="005118CE">
        <w:rPr>
          <w:rFonts w:ascii="Times New Roman" w:hAnsi="Times New Roman" w:cs="Times New Roman"/>
          <w:bCs/>
          <w:kern w:val="0"/>
          <w:sz w:val="24"/>
          <w:szCs w:val="24"/>
          <w:lang w:val="fr-FR"/>
        </w:rPr>
        <w:t xml:space="preserve"> près</w:t>
      </w:r>
      <w:r w:rsidR="00265933" w:rsidRPr="005118CE">
        <w:rPr>
          <w:rFonts w:ascii="Times New Roman" w:hAnsi="Times New Roman" w:cs="Times New Roman"/>
          <w:bCs/>
          <w:kern w:val="0"/>
          <w:sz w:val="24"/>
          <w:szCs w:val="24"/>
          <w:lang w:val="fr-FR"/>
        </w:rPr>
        <w:t xml:space="preserve"> des couples</w:t>
      </w:r>
      <w:r w:rsidR="00022016" w:rsidRPr="005118CE">
        <w:rPr>
          <w:rFonts w:ascii="Times New Roman" w:hAnsi="Times New Roman" w:cs="Times New Roman"/>
          <w:bCs/>
          <w:kern w:val="0"/>
          <w:sz w:val="24"/>
          <w:szCs w:val="24"/>
          <w:lang w:val="fr-FR"/>
        </w:rPr>
        <w:t xml:space="preserve"> en respectant l’anonymat</w:t>
      </w:r>
      <w:r w:rsidR="00034167" w:rsidRPr="005118CE">
        <w:rPr>
          <w:rFonts w:ascii="Times New Roman" w:hAnsi="Times New Roman" w:cs="Times New Roman"/>
          <w:bCs/>
          <w:kern w:val="0"/>
          <w:sz w:val="24"/>
          <w:szCs w:val="24"/>
          <w:lang w:val="fr-FR"/>
        </w:rPr>
        <w:t>.</w:t>
      </w:r>
      <w:bookmarkEnd w:id="317"/>
      <w:bookmarkEnd w:id="318"/>
      <w:bookmarkEnd w:id="319"/>
    </w:p>
    <w:p w14:paraId="6B5F97CC" w14:textId="77777777" w:rsidR="00211482" w:rsidRPr="005118CE" w:rsidRDefault="00211482" w:rsidP="005118CE">
      <w:pPr>
        <w:spacing w:after="0"/>
        <w:jc w:val="both"/>
        <w:rPr>
          <w:rFonts w:ascii="Times New Roman" w:hAnsi="Times New Roman" w:cs="Times New Roman"/>
          <w:bCs/>
          <w:kern w:val="0"/>
          <w:sz w:val="24"/>
          <w:szCs w:val="24"/>
          <w:lang w:val="fr-FR"/>
        </w:rPr>
      </w:pPr>
      <w:r w:rsidRPr="005118CE">
        <w:rPr>
          <w:rFonts w:ascii="Times New Roman" w:hAnsi="Times New Roman" w:cs="Times New Roman"/>
          <w:bCs/>
          <w:kern w:val="0"/>
          <w:sz w:val="24"/>
          <w:szCs w:val="24"/>
          <w:lang w:val="fr-FR"/>
        </w:rPr>
        <w:br w:type="page"/>
      </w:r>
    </w:p>
    <w:p w14:paraId="003F0DCF" w14:textId="1378198B" w:rsidR="00595191" w:rsidRPr="00FC4EA6" w:rsidRDefault="00595191" w:rsidP="00C73D34">
      <w:pPr>
        <w:tabs>
          <w:tab w:val="left" w:pos="5954"/>
        </w:tabs>
        <w:jc w:val="both"/>
        <w:outlineLvl w:val="1"/>
        <w:rPr>
          <w:rFonts w:ascii="Times New Roman" w:hAnsi="Times New Roman" w:cs="Times New Roman"/>
          <w:bCs/>
          <w:kern w:val="0"/>
          <w:sz w:val="24"/>
          <w:szCs w:val="24"/>
          <w:lang w:val="fr-FR"/>
        </w:rPr>
      </w:pPr>
      <w:bookmarkStart w:id="326" w:name="_Toc239694724"/>
      <w:r w:rsidRPr="00FC4EA6">
        <w:rPr>
          <w:rFonts w:ascii="Times New Roman" w:hAnsi="Times New Roman" w:cs="Times New Roman"/>
          <w:b/>
          <w:bCs/>
          <w:kern w:val="0"/>
          <w:sz w:val="24"/>
          <w:szCs w:val="24"/>
          <w:lang w:val="fr-FR"/>
        </w:rPr>
        <w:lastRenderedPageBreak/>
        <w:t>III.</w:t>
      </w:r>
      <w:r w:rsidR="00F63F94" w:rsidRPr="00FC4EA6">
        <w:rPr>
          <w:rFonts w:ascii="Times New Roman" w:hAnsi="Times New Roman" w:cs="Times New Roman"/>
          <w:b/>
          <w:bCs/>
          <w:kern w:val="0"/>
          <w:sz w:val="24"/>
          <w:szCs w:val="24"/>
          <w:lang w:val="fr-FR"/>
        </w:rPr>
        <w:t xml:space="preserve">7. </w:t>
      </w:r>
      <w:r w:rsidRPr="00FC4EA6">
        <w:rPr>
          <w:rFonts w:ascii="Times New Roman" w:hAnsi="Times New Roman" w:cs="Times New Roman"/>
          <w:b/>
          <w:bCs/>
          <w:kern w:val="0"/>
          <w:sz w:val="24"/>
          <w:szCs w:val="24"/>
          <w:lang w:val="fr-FR"/>
        </w:rPr>
        <w:t xml:space="preserve"> FINANCEMENT DE L’ETUDE</w:t>
      </w:r>
      <w:bookmarkEnd w:id="326"/>
    </w:p>
    <w:p w14:paraId="71464EA6" w14:textId="76EF442D" w:rsidR="00B72395" w:rsidRPr="00FC4EA6" w:rsidRDefault="0067490A" w:rsidP="00C73D34">
      <w:pPr>
        <w:pStyle w:val="Lgende"/>
        <w:jc w:val="both"/>
        <w:rPr>
          <w:rFonts w:ascii="Times New Roman" w:hAnsi="Times New Roman" w:cs="Times New Roman"/>
          <w:bCs/>
          <w:i w:val="0"/>
          <w:kern w:val="0"/>
          <w:sz w:val="24"/>
          <w:szCs w:val="24"/>
          <w:lang w:val="fr-FR"/>
        </w:rPr>
      </w:pPr>
      <w:bookmarkStart w:id="327" w:name="_Toc232763763"/>
      <w:bookmarkStart w:id="328" w:name="_Toc239432501"/>
      <w:r w:rsidRPr="00FC4EA6">
        <w:rPr>
          <w:rFonts w:ascii="Times New Roman" w:hAnsi="Times New Roman" w:cs="Times New Roman"/>
          <w:b/>
          <w:i w:val="0"/>
          <w:color w:val="auto"/>
          <w:sz w:val="24"/>
          <w:szCs w:val="24"/>
          <w:lang w:val="fr-FR"/>
        </w:rPr>
        <w:t>Tableau</w:t>
      </w:r>
      <w:r w:rsidR="002378C7" w:rsidRPr="00FC4EA6">
        <w:rPr>
          <w:rFonts w:ascii="Times New Roman" w:hAnsi="Times New Roman" w:cs="Times New Roman"/>
          <w:b/>
          <w:i w:val="0"/>
          <w:color w:val="auto"/>
          <w:sz w:val="24"/>
          <w:szCs w:val="24"/>
          <w:lang w:val="fr-FR"/>
        </w:rPr>
        <w:t xml:space="preserve"> VIII</w:t>
      </w:r>
      <w:r w:rsidR="00F815B7" w:rsidRPr="00FC4EA6">
        <w:rPr>
          <w:rFonts w:ascii="Times New Roman" w:hAnsi="Times New Roman" w:cs="Times New Roman"/>
          <w:b/>
          <w:i w:val="0"/>
          <w:color w:val="auto"/>
          <w:sz w:val="24"/>
          <w:szCs w:val="24"/>
          <w:lang w:val="fr-FR"/>
        </w:rPr>
        <w:t xml:space="preserve"> </w:t>
      </w:r>
      <w:r w:rsidR="00034167" w:rsidRPr="00FC4EA6">
        <w:rPr>
          <w:rFonts w:ascii="Times New Roman" w:hAnsi="Times New Roman" w:cs="Times New Roman"/>
          <w:bCs/>
          <w:i w:val="0"/>
          <w:color w:val="auto"/>
          <w:kern w:val="0"/>
          <w:sz w:val="24"/>
          <w:szCs w:val="24"/>
          <w:lang w:val="fr-FR"/>
        </w:rPr>
        <w:t xml:space="preserve">: </w:t>
      </w:r>
      <w:r w:rsidR="00704842" w:rsidRPr="00FC4EA6">
        <w:rPr>
          <w:rFonts w:ascii="Times New Roman" w:hAnsi="Times New Roman" w:cs="Times New Roman"/>
          <w:bCs/>
          <w:i w:val="0"/>
          <w:color w:val="auto"/>
          <w:kern w:val="0"/>
          <w:sz w:val="24"/>
          <w:szCs w:val="24"/>
          <w:lang w:val="fr-FR"/>
        </w:rPr>
        <w:t>dépenses liées</w:t>
      </w:r>
      <w:r w:rsidR="006208C9" w:rsidRPr="00FC4EA6">
        <w:rPr>
          <w:rFonts w:ascii="Times New Roman" w:hAnsi="Times New Roman" w:cs="Times New Roman"/>
          <w:bCs/>
          <w:i w:val="0"/>
          <w:color w:val="auto"/>
          <w:kern w:val="0"/>
          <w:sz w:val="24"/>
          <w:szCs w:val="24"/>
          <w:lang w:val="fr-FR"/>
        </w:rPr>
        <w:t xml:space="preserve"> au </w:t>
      </w:r>
      <w:r w:rsidR="00704842" w:rsidRPr="00FC4EA6">
        <w:rPr>
          <w:rFonts w:ascii="Times New Roman" w:hAnsi="Times New Roman" w:cs="Times New Roman"/>
          <w:bCs/>
          <w:i w:val="0"/>
          <w:color w:val="auto"/>
          <w:kern w:val="0"/>
          <w:sz w:val="24"/>
          <w:szCs w:val="24"/>
          <w:lang w:val="fr-FR"/>
        </w:rPr>
        <w:t>protocole</w:t>
      </w:r>
      <w:r w:rsidR="006208C9" w:rsidRPr="00FC4EA6">
        <w:rPr>
          <w:rFonts w:ascii="Times New Roman" w:hAnsi="Times New Roman" w:cs="Times New Roman"/>
          <w:bCs/>
          <w:i w:val="0"/>
          <w:color w:val="auto"/>
          <w:kern w:val="0"/>
          <w:sz w:val="24"/>
          <w:szCs w:val="24"/>
          <w:lang w:val="fr-FR"/>
        </w:rPr>
        <w:t xml:space="preserve"> de recherche</w:t>
      </w:r>
      <w:bookmarkEnd w:id="327"/>
      <w:r w:rsidR="00291AE4" w:rsidRPr="00FC4EA6">
        <w:rPr>
          <w:rFonts w:ascii="Times New Roman" w:hAnsi="Times New Roman" w:cs="Times New Roman"/>
          <w:bCs/>
          <w:i w:val="0"/>
          <w:color w:val="auto"/>
          <w:kern w:val="0"/>
          <w:sz w:val="24"/>
          <w:szCs w:val="24"/>
          <w:lang w:val="fr-FR"/>
        </w:rPr>
        <w:t xml:space="preserve"> et du mémoire</w:t>
      </w:r>
      <w:bookmarkEnd w:id="328"/>
    </w:p>
    <w:tbl>
      <w:tblPr>
        <w:tblStyle w:val="Grilledutableau"/>
        <w:tblW w:w="0" w:type="auto"/>
        <w:tblLook w:val="04A0" w:firstRow="1" w:lastRow="0" w:firstColumn="1" w:lastColumn="0" w:noHBand="0" w:noVBand="1"/>
      </w:tblPr>
      <w:tblGrid>
        <w:gridCol w:w="3022"/>
        <w:gridCol w:w="3022"/>
        <w:gridCol w:w="3018"/>
      </w:tblGrid>
      <w:tr w:rsidR="00B72395" w:rsidRPr="00FC4EA6" w14:paraId="2BFD8906" w14:textId="77777777" w:rsidTr="00B72395">
        <w:tc>
          <w:tcPr>
            <w:tcW w:w="3070" w:type="dxa"/>
          </w:tcPr>
          <w:p w14:paraId="229120B0" w14:textId="23C56F3C" w:rsidR="00B72395" w:rsidRPr="00FC4EA6" w:rsidRDefault="00B72395" w:rsidP="00211482">
            <w:pPr>
              <w:tabs>
                <w:tab w:val="left" w:pos="5954"/>
              </w:tabs>
              <w:spacing w:after="0"/>
              <w:jc w:val="both"/>
              <w:outlineLvl w:val="1"/>
              <w:rPr>
                <w:rFonts w:ascii="Times New Roman" w:hAnsi="Times New Roman" w:cs="Times New Roman"/>
                <w:bCs/>
                <w:sz w:val="24"/>
                <w:szCs w:val="24"/>
              </w:rPr>
            </w:pPr>
            <w:bookmarkStart w:id="329" w:name="_Toc232763764"/>
            <w:bookmarkStart w:id="330" w:name="_Toc239682401"/>
            <w:bookmarkStart w:id="331" w:name="_Toc239694725"/>
            <w:r w:rsidRPr="00FC4EA6">
              <w:rPr>
                <w:rFonts w:ascii="Times New Roman" w:hAnsi="Times New Roman" w:cs="Times New Roman"/>
                <w:bCs/>
                <w:sz w:val="24"/>
                <w:szCs w:val="24"/>
              </w:rPr>
              <w:t>Rubrique</w:t>
            </w:r>
            <w:bookmarkEnd w:id="329"/>
            <w:bookmarkEnd w:id="330"/>
            <w:bookmarkEnd w:id="331"/>
          </w:p>
        </w:tc>
        <w:tc>
          <w:tcPr>
            <w:tcW w:w="3071" w:type="dxa"/>
          </w:tcPr>
          <w:p w14:paraId="349FB4D7" w14:textId="0A11DC83" w:rsidR="00B72395" w:rsidRPr="00FC4EA6" w:rsidRDefault="00704842" w:rsidP="00211482">
            <w:pPr>
              <w:tabs>
                <w:tab w:val="left" w:pos="5954"/>
              </w:tabs>
              <w:spacing w:after="0"/>
              <w:jc w:val="both"/>
              <w:outlineLvl w:val="1"/>
              <w:rPr>
                <w:rFonts w:ascii="Times New Roman" w:hAnsi="Times New Roman" w:cs="Times New Roman"/>
                <w:bCs/>
                <w:sz w:val="24"/>
                <w:szCs w:val="24"/>
              </w:rPr>
            </w:pPr>
            <w:bookmarkStart w:id="332" w:name="_Toc232763765"/>
            <w:bookmarkStart w:id="333" w:name="_Toc239682402"/>
            <w:bookmarkStart w:id="334" w:name="_Toc239694726"/>
            <w:r w:rsidRPr="00FC4EA6">
              <w:rPr>
                <w:rFonts w:ascii="Times New Roman" w:hAnsi="Times New Roman" w:cs="Times New Roman"/>
                <w:bCs/>
                <w:sz w:val="24"/>
                <w:szCs w:val="24"/>
              </w:rPr>
              <w:t>Cout total</w:t>
            </w:r>
            <w:bookmarkEnd w:id="332"/>
            <w:bookmarkEnd w:id="333"/>
            <w:bookmarkEnd w:id="334"/>
          </w:p>
        </w:tc>
        <w:tc>
          <w:tcPr>
            <w:tcW w:w="3071" w:type="dxa"/>
          </w:tcPr>
          <w:p w14:paraId="6DE958B8" w14:textId="2E2C23C5" w:rsidR="00B72395" w:rsidRPr="00FC4EA6" w:rsidRDefault="00B72395" w:rsidP="00211482">
            <w:pPr>
              <w:tabs>
                <w:tab w:val="left" w:pos="5954"/>
              </w:tabs>
              <w:spacing w:after="0"/>
              <w:jc w:val="both"/>
              <w:outlineLvl w:val="1"/>
              <w:rPr>
                <w:rFonts w:ascii="Times New Roman" w:hAnsi="Times New Roman" w:cs="Times New Roman"/>
                <w:bCs/>
                <w:sz w:val="24"/>
                <w:szCs w:val="24"/>
              </w:rPr>
            </w:pPr>
            <w:bookmarkStart w:id="335" w:name="_Toc232763766"/>
            <w:bookmarkStart w:id="336" w:name="_Toc239682403"/>
            <w:bookmarkStart w:id="337" w:name="_Toc239694727"/>
            <w:r w:rsidRPr="00FC4EA6">
              <w:rPr>
                <w:rFonts w:ascii="Times New Roman" w:hAnsi="Times New Roman" w:cs="Times New Roman"/>
                <w:bCs/>
                <w:sz w:val="24"/>
                <w:szCs w:val="24"/>
              </w:rPr>
              <w:t>Source de financement</w:t>
            </w:r>
            <w:bookmarkEnd w:id="335"/>
            <w:bookmarkEnd w:id="336"/>
            <w:bookmarkEnd w:id="337"/>
          </w:p>
        </w:tc>
      </w:tr>
      <w:tr w:rsidR="00B72395" w:rsidRPr="00FC4EA6" w14:paraId="61CDF088" w14:textId="77777777" w:rsidTr="00B72395">
        <w:tc>
          <w:tcPr>
            <w:tcW w:w="3070" w:type="dxa"/>
          </w:tcPr>
          <w:p w14:paraId="387E8086" w14:textId="61A10FF4" w:rsidR="00B72395" w:rsidRPr="00FC4EA6" w:rsidRDefault="00B72395" w:rsidP="00211482">
            <w:pPr>
              <w:tabs>
                <w:tab w:val="left" w:pos="5954"/>
              </w:tabs>
              <w:spacing w:after="0"/>
              <w:jc w:val="both"/>
              <w:outlineLvl w:val="1"/>
              <w:rPr>
                <w:rFonts w:ascii="Times New Roman" w:hAnsi="Times New Roman" w:cs="Times New Roman"/>
                <w:bCs/>
                <w:sz w:val="24"/>
                <w:szCs w:val="24"/>
              </w:rPr>
            </w:pPr>
            <w:bookmarkStart w:id="338" w:name="_Toc232763767"/>
            <w:bookmarkStart w:id="339" w:name="_Toc239682404"/>
            <w:bookmarkStart w:id="340" w:name="_Toc239694728"/>
            <w:r w:rsidRPr="00FC4EA6">
              <w:rPr>
                <w:rFonts w:ascii="Times New Roman" w:hAnsi="Times New Roman" w:cs="Times New Roman"/>
                <w:bCs/>
                <w:sz w:val="24"/>
                <w:szCs w:val="24"/>
              </w:rPr>
              <w:t>Frais de terrain</w:t>
            </w:r>
            <w:r w:rsidR="00572425" w:rsidRPr="00FC4EA6">
              <w:rPr>
                <w:rFonts w:ascii="Times New Roman" w:hAnsi="Times New Roman" w:cs="Times New Roman"/>
                <w:bCs/>
                <w:sz w:val="24"/>
                <w:szCs w:val="24"/>
              </w:rPr>
              <w:t> : déplacement, impression du questionnaire, stylo …</w:t>
            </w:r>
            <w:bookmarkEnd w:id="338"/>
            <w:bookmarkEnd w:id="339"/>
            <w:bookmarkEnd w:id="340"/>
          </w:p>
        </w:tc>
        <w:tc>
          <w:tcPr>
            <w:tcW w:w="3071" w:type="dxa"/>
          </w:tcPr>
          <w:p w14:paraId="68156A3F" w14:textId="707F9721" w:rsidR="00B72395" w:rsidRPr="00FC4EA6" w:rsidRDefault="00291AE4" w:rsidP="00211482">
            <w:pPr>
              <w:tabs>
                <w:tab w:val="left" w:pos="5954"/>
              </w:tabs>
              <w:spacing w:after="0"/>
              <w:jc w:val="both"/>
              <w:outlineLvl w:val="1"/>
              <w:rPr>
                <w:rFonts w:ascii="Times New Roman" w:hAnsi="Times New Roman" w:cs="Times New Roman"/>
                <w:bCs/>
                <w:sz w:val="24"/>
                <w:szCs w:val="24"/>
              </w:rPr>
            </w:pPr>
            <w:bookmarkStart w:id="341" w:name="_Toc232763768"/>
            <w:bookmarkStart w:id="342" w:name="_Toc239682405"/>
            <w:bookmarkStart w:id="343" w:name="_Toc239694729"/>
            <w:r w:rsidRPr="00FC4EA6">
              <w:rPr>
                <w:rFonts w:ascii="Times New Roman" w:hAnsi="Times New Roman" w:cs="Times New Roman"/>
                <w:bCs/>
                <w:sz w:val="24"/>
                <w:szCs w:val="24"/>
              </w:rPr>
              <w:t>4</w:t>
            </w:r>
            <w:r w:rsidR="00572425" w:rsidRPr="00FC4EA6">
              <w:rPr>
                <w:rFonts w:ascii="Times New Roman" w:hAnsi="Times New Roman" w:cs="Times New Roman"/>
                <w:bCs/>
                <w:sz w:val="24"/>
                <w:szCs w:val="24"/>
              </w:rPr>
              <w:t>5000 FCFA</w:t>
            </w:r>
            <w:bookmarkEnd w:id="341"/>
            <w:bookmarkEnd w:id="342"/>
            <w:bookmarkEnd w:id="343"/>
          </w:p>
        </w:tc>
        <w:tc>
          <w:tcPr>
            <w:tcW w:w="3071" w:type="dxa"/>
          </w:tcPr>
          <w:p w14:paraId="1899DD5D" w14:textId="29ECB35B" w:rsidR="00B72395" w:rsidRPr="00FC4EA6" w:rsidRDefault="008B04C6" w:rsidP="00211482">
            <w:pPr>
              <w:tabs>
                <w:tab w:val="left" w:pos="5954"/>
              </w:tabs>
              <w:spacing w:after="0"/>
              <w:jc w:val="both"/>
              <w:outlineLvl w:val="1"/>
              <w:rPr>
                <w:rFonts w:ascii="Times New Roman" w:hAnsi="Times New Roman" w:cs="Times New Roman"/>
                <w:bCs/>
                <w:sz w:val="24"/>
                <w:szCs w:val="24"/>
              </w:rPr>
            </w:pPr>
            <w:bookmarkStart w:id="344" w:name="_Toc232763769"/>
            <w:bookmarkStart w:id="345" w:name="_Toc239682406"/>
            <w:bookmarkStart w:id="346" w:name="_Toc239694730"/>
            <w:r w:rsidRPr="00FC4EA6">
              <w:rPr>
                <w:rFonts w:ascii="Times New Roman" w:hAnsi="Times New Roman" w:cs="Times New Roman"/>
                <w:bCs/>
                <w:sz w:val="24"/>
                <w:szCs w:val="24"/>
              </w:rPr>
              <w:t>Famille</w:t>
            </w:r>
            <w:bookmarkEnd w:id="344"/>
            <w:bookmarkEnd w:id="345"/>
            <w:bookmarkEnd w:id="346"/>
          </w:p>
        </w:tc>
      </w:tr>
      <w:tr w:rsidR="00B72395" w:rsidRPr="00FC4EA6" w14:paraId="3F311A6E" w14:textId="77777777" w:rsidTr="00B72395">
        <w:tc>
          <w:tcPr>
            <w:tcW w:w="3070" w:type="dxa"/>
          </w:tcPr>
          <w:p w14:paraId="349170A4" w14:textId="2F51FF84" w:rsidR="00B72395" w:rsidRPr="00FC4EA6" w:rsidRDefault="00B72395" w:rsidP="00211482">
            <w:pPr>
              <w:tabs>
                <w:tab w:val="left" w:pos="5954"/>
              </w:tabs>
              <w:spacing w:after="0"/>
              <w:jc w:val="both"/>
              <w:outlineLvl w:val="1"/>
              <w:rPr>
                <w:rFonts w:ascii="Times New Roman" w:hAnsi="Times New Roman" w:cs="Times New Roman"/>
                <w:bCs/>
                <w:sz w:val="24"/>
                <w:szCs w:val="24"/>
              </w:rPr>
            </w:pPr>
            <w:bookmarkStart w:id="347" w:name="_Toc232763770"/>
            <w:bookmarkStart w:id="348" w:name="_Toc239682407"/>
            <w:bookmarkStart w:id="349" w:name="_Toc239694731"/>
            <w:r w:rsidRPr="00FC4EA6">
              <w:rPr>
                <w:rFonts w:ascii="Times New Roman" w:hAnsi="Times New Roman" w:cs="Times New Roman"/>
                <w:bCs/>
                <w:sz w:val="24"/>
                <w:szCs w:val="24"/>
              </w:rPr>
              <w:t>Traitement des données</w:t>
            </w:r>
            <w:r w:rsidR="00B2420E" w:rsidRPr="00FC4EA6">
              <w:rPr>
                <w:rFonts w:ascii="Times New Roman" w:hAnsi="Times New Roman" w:cs="Times New Roman"/>
                <w:bCs/>
                <w:sz w:val="24"/>
                <w:szCs w:val="24"/>
              </w:rPr>
              <w:t> : impression, reliure, saisie, diffusion …</w:t>
            </w:r>
            <w:bookmarkEnd w:id="347"/>
            <w:bookmarkEnd w:id="348"/>
            <w:bookmarkEnd w:id="349"/>
          </w:p>
        </w:tc>
        <w:tc>
          <w:tcPr>
            <w:tcW w:w="3071" w:type="dxa"/>
          </w:tcPr>
          <w:p w14:paraId="4A9B183F" w14:textId="298592A2" w:rsidR="00B72395" w:rsidRPr="00FC4EA6" w:rsidRDefault="002378C7" w:rsidP="00211482">
            <w:pPr>
              <w:tabs>
                <w:tab w:val="left" w:pos="5954"/>
              </w:tabs>
              <w:spacing w:after="0"/>
              <w:jc w:val="both"/>
              <w:outlineLvl w:val="1"/>
              <w:rPr>
                <w:rFonts w:ascii="Times New Roman" w:hAnsi="Times New Roman" w:cs="Times New Roman"/>
                <w:bCs/>
                <w:sz w:val="24"/>
                <w:szCs w:val="24"/>
              </w:rPr>
            </w:pPr>
            <w:bookmarkStart w:id="350" w:name="_Toc232763771"/>
            <w:bookmarkStart w:id="351" w:name="_Toc239682408"/>
            <w:bookmarkStart w:id="352" w:name="_Toc239694732"/>
            <w:r w:rsidRPr="00FC4EA6">
              <w:rPr>
                <w:rFonts w:ascii="Times New Roman" w:hAnsi="Times New Roman" w:cs="Times New Roman"/>
                <w:bCs/>
                <w:sz w:val="24"/>
                <w:szCs w:val="24"/>
              </w:rPr>
              <w:t>55000</w:t>
            </w:r>
            <w:r w:rsidR="00116716" w:rsidRPr="00FC4EA6">
              <w:rPr>
                <w:rFonts w:ascii="Times New Roman" w:hAnsi="Times New Roman" w:cs="Times New Roman"/>
                <w:bCs/>
                <w:sz w:val="24"/>
                <w:szCs w:val="24"/>
              </w:rPr>
              <w:t>F</w:t>
            </w:r>
            <w:r w:rsidR="00572425" w:rsidRPr="00FC4EA6">
              <w:rPr>
                <w:rFonts w:ascii="Times New Roman" w:hAnsi="Times New Roman" w:cs="Times New Roman"/>
                <w:bCs/>
                <w:sz w:val="24"/>
                <w:szCs w:val="24"/>
              </w:rPr>
              <w:t>CFA</w:t>
            </w:r>
            <w:bookmarkEnd w:id="350"/>
            <w:bookmarkEnd w:id="351"/>
            <w:bookmarkEnd w:id="352"/>
          </w:p>
        </w:tc>
        <w:tc>
          <w:tcPr>
            <w:tcW w:w="3071" w:type="dxa"/>
          </w:tcPr>
          <w:p w14:paraId="3AFE0C78" w14:textId="38216726" w:rsidR="00B72395" w:rsidRPr="00FC4EA6" w:rsidRDefault="00291AE4" w:rsidP="00211482">
            <w:pPr>
              <w:tabs>
                <w:tab w:val="left" w:pos="5954"/>
              </w:tabs>
              <w:spacing w:after="0"/>
              <w:jc w:val="both"/>
              <w:outlineLvl w:val="1"/>
              <w:rPr>
                <w:rFonts w:ascii="Times New Roman" w:hAnsi="Times New Roman" w:cs="Times New Roman"/>
                <w:bCs/>
                <w:sz w:val="24"/>
                <w:szCs w:val="24"/>
              </w:rPr>
            </w:pPr>
            <w:bookmarkStart w:id="353" w:name="_Toc239682409"/>
            <w:bookmarkStart w:id="354" w:name="_Toc239694733"/>
            <w:r w:rsidRPr="00FC4EA6">
              <w:rPr>
                <w:rFonts w:ascii="Times New Roman" w:hAnsi="Times New Roman" w:cs="Times New Roman"/>
                <w:bCs/>
                <w:sz w:val="24"/>
                <w:szCs w:val="24"/>
              </w:rPr>
              <w:t>F</w:t>
            </w:r>
            <w:r w:rsidR="0068747C" w:rsidRPr="00FC4EA6">
              <w:rPr>
                <w:rFonts w:ascii="Times New Roman" w:hAnsi="Times New Roman" w:cs="Times New Roman"/>
                <w:bCs/>
                <w:sz w:val="24"/>
                <w:szCs w:val="24"/>
              </w:rPr>
              <w:t>amille</w:t>
            </w:r>
            <w:bookmarkEnd w:id="353"/>
            <w:bookmarkEnd w:id="354"/>
          </w:p>
        </w:tc>
      </w:tr>
      <w:tr w:rsidR="00B72395" w:rsidRPr="00FC4EA6" w14:paraId="5CDF0D09" w14:textId="77777777" w:rsidTr="00B72395">
        <w:tc>
          <w:tcPr>
            <w:tcW w:w="3070" w:type="dxa"/>
          </w:tcPr>
          <w:p w14:paraId="59CFC8B3" w14:textId="467CE018" w:rsidR="00B72395" w:rsidRPr="00FC4EA6" w:rsidRDefault="00B2420E" w:rsidP="00211482">
            <w:pPr>
              <w:tabs>
                <w:tab w:val="left" w:pos="5954"/>
              </w:tabs>
              <w:spacing w:after="0"/>
              <w:jc w:val="both"/>
              <w:outlineLvl w:val="1"/>
              <w:rPr>
                <w:rFonts w:ascii="Times New Roman" w:hAnsi="Times New Roman" w:cs="Times New Roman"/>
                <w:bCs/>
                <w:sz w:val="24"/>
                <w:szCs w:val="24"/>
              </w:rPr>
            </w:pPr>
            <w:bookmarkStart w:id="355" w:name="_Toc232763773"/>
            <w:bookmarkStart w:id="356" w:name="_Toc239682410"/>
            <w:bookmarkStart w:id="357" w:name="_Toc239694734"/>
            <w:r w:rsidRPr="00FC4EA6">
              <w:rPr>
                <w:rFonts w:ascii="Times New Roman" w:hAnsi="Times New Roman" w:cs="Times New Roman"/>
                <w:bCs/>
                <w:sz w:val="24"/>
                <w:szCs w:val="24"/>
              </w:rPr>
              <w:t>Frais de transport</w:t>
            </w:r>
            <w:bookmarkEnd w:id="355"/>
            <w:bookmarkEnd w:id="356"/>
            <w:bookmarkEnd w:id="357"/>
          </w:p>
        </w:tc>
        <w:tc>
          <w:tcPr>
            <w:tcW w:w="3071" w:type="dxa"/>
          </w:tcPr>
          <w:p w14:paraId="13535398" w14:textId="1D1768DC" w:rsidR="00B72395" w:rsidRPr="00FC4EA6" w:rsidRDefault="002A5D12" w:rsidP="00211482">
            <w:pPr>
              <w:tabs>
                <w:tab w:val="left" w:pos="5954"/>
              </w:tabs>
              <w:spacing w:after="0"/>
              <w:jc w:val="both"/>
              <w:outlineLvl w:val="1"/>
              <w:rPr>
                <w:rFonts w:ascii="Times New Roman" w:hAnsi="Times New Roman" w:cs="Times New Roman"/>
                <w:bCs/>
                <w:sz w:val="24"/>
                <w:szCs w:val="24"/>
              </w:rPr>
            </w:pPr>
            <w:bookmarkStart w:id="358" w:name="_Toc232763774"/>
            <w:bookmarkStart w:id="359" w:name="_Toc239682411"/>
            <w:bookmarkStart w:id="360" w:name="_Toc239694735"/>
            <w:r w:rsidRPr="00FC4EA6">
              <w:rPr>
                <w:rFonts w:ascii="Times New Roman" w:hAnsi="Times New Roman" w:cs="Times New Roman"/>
                <w:bCs/>
                <w:sz w:val="24"/>
                <w:szCs w:val="24"/>
              </w:rPr>
              <w:t>25000</w:t>
            </w:r>
            <w:r w:rsidR="00572425" w:rsidRPr="00FC4EA6">
              <w:rPr>
                <w:rFonts w:ascii="Times New Roman" w:hAnsi="Times New Roman" w:cs="Times New Roman"/>
                <w:bCs/>
                <w:sz w:val="24"/>
                <w:szCs w:val="24"/>
              </w:rPr>
              <w:t>FCFA</w:t>
            </w:r>
            <w:bookmarkEnd w:id="358"/>
            <w:bookmarkEnd w:id="359"/>
            <w:bookmarkEnd w:id="360"/>
          </w:p>
        </w:tc>
        <w:tc>
          <w:tcPr>
            <w:tcW w:w="3071" w:type="dxa"/>
          </w:tcPr>
          <w:p w14:paraId="7EBABC84" w14:textId="5AB514CA" w:rsidR="00B72395" w:rsidRPr="00FC4EA6" w:rsidRDefault="00291AE4" w:rsidP="00211482">
            <w:pPr>
              <w:tabs>
                <w:tab w:val="left" w:pos="5954"/>
              </w:tabs>
              <w:spacing w:after="0"/>
              <w:jc w:val="both"/>
              <w:outlineLvl w:val="1"/>
              <w:rPr>
                <w:rFonts w:ascii="Times New Roman" w:hAnsi="Times New Roman" w:cs="Times New Roman"/>
                <w:bCs/>
                <w:sz w:val="24"/>
                <w:szCs w:val="24"/>
              </w:rPr>
            </w:pPr>
            <w:bookmarkStart w:id="361" w:name="_Toc239682412"/>
            <w:bookmarkStart w:id="362" w:name="_Toc239694736"/>
            <w:r w:rsidRPr="00FC4EA6">
              <w:rPr>
                <w:rFonts w:ascii="Times New Roman" w:hAnsi="Times New Roman" w:cs="Times New Roman"/>
                <w:bCs/>
                <w:sz w:val="24"/>
                <w:szCs w:val="24"/>
              </w:rPr>
              <w:t>Famille</w:t>
            </w:r>
            <w:bookmarkEnd w:id="361"/>
            <w:bookmarkEnd w:id="362"/>
          </w:p>
        </w:tc>
      </w:tr>
      <w:tr w:rsidR="00B72395" w:rsidRPr="00FC4EA6" w14:paraId="16E5AF0B" w14:textId="77777777" w:rsidTr="00B72395">
        <w:tc>
          <w:tcPr>
            <w:tcW w:w="3070" w:type="dxa"/>
          </w:tcPr>
          <w:p w14:paraId="7404007C" w14:textId="37904292" w:rsidR="00B72395" w:rsidRPr="00FC4EA6" w:rsidRDefault="00B2420E" w:rsidP="00211482">
            <w:pPr>
              <w:tabs>
                <w:tab w:val="left" w:pos="5954"/>
              </w:tabs>
              <w:spacing w:after="0"/>
              <w:jc w:val="both"/>
              <w:outlineLvl w:val="1"/>
              <w:rPr>
                <w:rFonts w:ascii="Times New Roman" w:hAnsi="Times New Roman" w:cs="Times New Roman"/>
                <w:bCs/>
                <w:sz w:val="24"/>
                <w:szCs w:val="24"/>
              </w:rPr>
            </w:pPr>
            <w:bookmarkStart w:id="363" w:name="_Toc232763776"/>
            <w:bookmarkStart w:id="364" w:name="_Toc239682413"/>
            <w:bookmarkStart w:id="365" w:name="_Toc239694737"/>
            <w:r w:rsidRPr="00FC4EA6">
              <w:rPr>
                <w:rFonts w:ascii="Times New Roman" w:hAnsi="Times New Roman" w:cs="Times New Roman"/>
                <w:bCs/>
                <w:sz w:val="24"/>
                <w:szCs w:val="24"/>
              </w:rPr>
              <w:t>Frais de connexion internet</w:t>
            </w:r>
            <w:bookmarkEnd w:id="363"/>
            <w:bookmarkEnd w:id="364"/>
            <w:bookmarkEnd w:id="365"/>
          </w:p>
        </w:tc>
        <w:tc>
          <w:tcPr>
            <w:tcW w:w="3071" w:type="dxa"/>
          </w:tcPr>
          <w:p w14:paraId="58939CAA" w14:textId="6EA4571C" w:rsidR="00B72395" w:rsidRPr="00FC4EA6" w:rsidRDefault="00572425" w:rsidP="00211482">
            <w:pPr>
              <w:tabs>
                <w:tab w:val="left" w:pos="5954"/>
              </w:tabs>
              <w:spacing w:after="0"/>
              <w:jc w:val="both"/>
              <w:outlineLvl w:val="1"/>
              <w:rPr>
                <w:rFonts w:ascii="Times New Roman" w:hAnsi="Times New Roman" w:cs="Times New Roman"/>
                <w:bCs/>
                <w:sz w:val="24"/>
                <w:szCs w:val="24"/>
              </w:rPr>
            </w:pPr>
            <w:bookmarkStart w:id="366" w:name="_Toc232763777"/>
            <w:bookmarkStart w:id="367" w:name="_Toc239682414"/>
            <w:bookmarkStart w:id="368" w:name="_Toc239694738"/>
            <w:r w:rsidRPr="00FC4EA6">
              <w:rPr>
                <w:rFonts w:ascii="Times New Roman" w:hAnsi="Times New Roman" w:cs="Times New Roman"/>
                <w:bCs/>
                <w:sz w:val="24"/>
                <w:szCs w:val="24"/>
              </w:rPr>
              <w:t>10000FCFA</w:t>
            </w:r>
            <w:bookmarkEnd w:id="366"/>
            <w:bookmarkEnd w:id="367"/>
            <w:bookmarkEnd w:id="368"/>
          </w:p>
        </w:tc>
        <w:tc>
          <w:tcPr>
            <w:tcW w:w="3071" w:type="dxa"/>
          </w:tcPr>
          <w:p w14:paraId="31EE1D45" w14:textId="4A53C4F0" w:rsidR="00B72395" w:rsidRPr="00FC4EA6" w:rsidRDefault="008B04C6" w:rsidP="00211482">
            <w:pPr>
              <w:tabs>
                <w:tab w:val="left" w:pos="5954"/>
              </w:tabs>
              <w:spacing w:after="0"/>
              <w:jc w:val="both"/>
              <w:outlineLvl w:val="1"/>
              <w:rPr>
                <w:rFonts w:ascii="Times New Roman" w:hAnsi="Times New Roman" w:cs="Times New Roman"/>
                <w:bCs/>
                <w:sz w:val="24"/>
                <w:szCs w:val="24"/>
              </w:rPr>
            </w:pPr>
            <w:bookmarkStart w:id="369" w:name="_Toc232763778"/>
            <w:bookmarkStart w:id="370" w:name="_Toc239682415"/>
            <w:bookmarkStart w:id="371" w:name="_Toc239694739"/>
            <w:r w:rsidRPr="00FC4EA6">
              <w:rPr>
                <w:rFonts w:ascii="Times New Roman" w:hAnsi="Times New Roman" w:cs="Times New Roman"/>
                <w:bCs/>
                <w:sz w:val="24"/>
                <w:szCs w:val="24"/>
              </w:rPr>
              <w:t>Famille</w:t>
            </w:r>
            <w:bookmarkEnd w:id="369"/>
            <w:bookmarkEnd w:id="370"/>
            <w:bookmarkEnd w:id="371"/>
          </w:p>
        </w:tc>
      </w:tr>
      <w:tr w:rsidR="00B72395" w:rsidRPr="00FC4EA6" w14:paraId="6F937099" w14:textId="77777777" w:rsidTr="00B72395">
        <w:tc>
          <w:tcPr>
            <w:tcW w:w="3070" w:type="dxa"/>
          </w:tcPr>
          <w:p w14:paraId="0478FDB6" w14:textId="4F98A64F" w:rsidR="00B72395" w:rsidRPr="00FC4EA6" w:rsidRDefault="006C286C" w:rsidP="00211482">
            <w:pPr>
              <w:tabs>
                <w:tab w:val="left" w:pos="5954"/>
              </w:tabs>
              <w:spacing w:after="0"/>
              <w:jc w:val="both"/>
              <w:outlineLvl w:val="1"/>
              <w:rPr>
                <w:rFonts w:ascii="Times New Roman" w:hAnsi="Times New Roman" w:cs="Times New Roman"/>
                <w:bCs/>
                <w:sz w:val="24"/>
                <w:szCs w:val="24"/>
              </w:rPr>
            </w:pPr>
            <w:bookmarkStart w:id="372" w:name="_Toc232763779"/>
            <w:bookmarkStart w:id="373" w:name="_Toc239682416"/>
            <w:bookmarkStart w:id="374" w:name="_Toc239694740"/>
            <w:r w:rsidRPr="00FC4EA6">
              <w:rPr>
                <w:rFonts w:ascii="Times New Roman" w:hAnsi="Times New Roman" w:cs="Times New Roman"/>
                <w:bCs/>
                <w:sz w:val="24"/>
                <w:szCs w:val="24"/>
              </w:rPr>
              <w:t>Frais de subsistances</w:t>
            </w:r>
            <w:bookmarkEnd w:id="372"/>
            <w:bookmarkEnd w:id="373"/>
            <w:bookmarkEnd w:id="374"/>
            <w:r w:rsidRPr="00FC4EA6">
              <w:rPr>
                <w:rFonts w:ascii="Times New Roman" w:hAnsi="Times New Roman" w:cs="Times New Roman"/>
                <w:bCs/>
                <w:sz w:val="24"/>
                <w:szCs w:val="24"/>
              </w:rPr>
              <w:t xml:space="preserve"> </w:t>
            </w:r>
          </w:p>
        </w:tc>
        <w:tc>
          <w:tcPr>
            <w:tcW w:w="3071" w:type="dxa"/>
          </w:tcPr>
          <w:p w14:paraId="30A9D1E3" w14:textId="31AECAAE" w:rsidR="00B72395" w:rsidRPr="00FC4EA6" w:rsidRDefault="00572425" w:rsidP="00211482">
            <w:pPr>
              <w:tabs>
                <w:tab w:val="left" w:pos="5954"/>
              </w:tabs>
              <w:spacing w:after="0"/>
              <w:jc w:val="both"/>
              <w:outlineLvl w:val="1"/>
              <w:rPr>
                <w:rFonts w:ascii="Times New Roman" w:hAnsi="Times New Roman" w:cs="Times New Roman"/>
                <w:bCs/>
                <w:sz w:val="24"/>
                <w:szCs w:val="24"/>
              </w:rPr>
            </w:pPr>
            <w:bookmarkStart w:id="375" w:name="_Toc232763780"/>
            <w:bookmarkStart w:id="376" w:name="_Toc239682417"/>
            <w:bookmarkStart w:id="377" w:name="_Toc239694741"/>
            <w:r w:rsidRPr="00FC4EA6">
              <w:rPr>
                <w:rFonts w:ascii="Times New Roman" w:hAnsi="Times New Roman" w:cs="Times New Roman"/>
                <w:bCs/>
                <w:sz w:val="24"/>
                <w:szCs w:val="24"/>
              </w:rPr>
              <w:t>30000FCFA</w:t>
            </w:r>
            <w:bookmarkEnd w:id="375"/>
            <w:bookmarkEnd w:id="376"/>
            <w:bookmarkEnd w:id="377"/>
          </w:p>
        </w:tc>
        <w:tc>
          <w:tcPr>
            <w:tcW w:w="3071" w:type="dxa"/>
          </w:tcPr>
          <w:p w14:paraId="7DE5AFBA" w14:textId="3145375F" w:rsidR="00B72395" w:rsidRPr="00FC4EA6" w:rsidRDefault="008B04C6" w:rsidP="00211482">
            <w:pPr>
              <w:tabs>
                <w:tab w:val="left" w:pos="5954"/>
              </w:tabs>
              <w:spacing w:after="0"/>
              <w:jc w:val="both"/>
              <w:outlineLvl w:val="1"/>
              <w:rPr>
                <w:rFonts w:ascii="Times New Roman" w:hAnsi="Times New Roman" w:cs="Times New Roman"/>
                <w:bCs/>
                <w:sz w:val="24"/>
                <w:szCs w:val="24"/>
              </w:rPr>
            </w:pPr>
            <w:bookmarkStart w:id="378" w:name="_Toc232763781"/>
            <w:bookmarkStart w:id="379" w:name="_Toc239682418"/>
            <w:bookmarkStart w:id="380" w:name="_Toc239694742"/>
            <w:r w:rsidRPr="00FC4EA6">
              <w:rPr>
                <w:rFonts w:ascii="Times New Roman" w:hAnsi="Times New Roman" w:cs="Times New Roman"/>
                <w:bCs/>
                <w:sz w:val="24"/>
                <w:szCs w:val="24"/>
              </w:rPr>
              <w:t>Famille</w:t>
            </w:r>
            <w:bookmarkEnd w:id="378"/>
            <w:bookmarkEnd w:id="379"/>
            <w:bookmarkEnd w:id="380"/>
          </w:p>
        </w:tc>
      </w:tr>
      <w:tr w:rsidR="00B72395" w:rsidRPr="00FC4EA6" w14:paraId="0B4950F2" w14:textId="77777777" w:rsidTr="00B72395">
        <w:tc>
          <w:tcPr>
            <w:tcW w:w="3070" w:type="dxa"/>
          </w:tcPr>
          <w:p w14:paraId="06538B81" w14:textId="2FD7643C" w:rsidR="00B72395" w:rsidRPr="00FC4EA6" w:rsidRDefault="00B2420E" w:rsidP="00211482">
            <w:pPr>
              <w:tabs>
                <w:tab w:val="left" w:pos="5954"/>
              </w:tabs>
              <w:spacing w:after="0"/>
              <w:jc w:val="both"/>
              <w:outlineLvl w:val="1"/>
              <w:rPr>
                <w:rFonts w:ascii="Times New Roman" w:hAnsi="Times New Roman" w:cs="Times New Roman"/>
                <w:bCs/>
                <w:sz w:val="24"/>
                <w:szCs w:val="24"/>
              </w:rPr>
            </w:pPr>
            <w:bookmarkStart w:id="381" w:name="_Toc232763782"/>
            <w:bookmarkStart w:id="382" w:name="_Toc239682419"/>
            <w:bookmarkStart w:id="383" w:name="_Toc239694743"/>
            <w:r w:rsidRPr="00FC4EA6">
              <w:rPr>
                <w:rFonts w:ascii="Times New Roman" w:hAnsi="Times New Roman" w:cs="Times New Roman"/>
                <w:bCs/>
                <w:sz w:val="24"/>
                <w:szCs w:val="24"/>
              </w:rPr>
              <w:t>Frais divers et imprévus</w:t>
            </w:r>
            <w:bookmarkEnd w:id="381"/>
            <w:bookmarkEnd w:id="382"/>
            <w:bookmarkEnd w:id="383"/>
          </w:p>
        </w:tc>
        <w:tc>
          <w:tcPr>
            <w:tcW w:w="3071" w:type="dxa"/>
          </w:tcPr>
          <w:p w14:paraId="4E1B9952" w14:textId="19A23248" w:rsidR="00B72395" w:rsidRPr="00FC4EA6" w:rsidRDefault="00572425" w:rsidP="00211482">
            <w:pPr>
              <w:tabs>
                <w:tab w:val="left" w:pos="5954"/>
              </w:tabs>
              <w:spacing w:after="0"/>
              <w:jc w:val="both"/>
              <w:outlineLvl w:val="1"/>
              <w:rPr>
                <w:rFonts w:ascii="Times New Roman" w:hAnsi="Times New Roman" w:cs="Times New Roman"/>
                <w:bCs/>
                <w:sz w:val="24"/>
                <w:szCs w:val="24"/>
              </w:rPr>
            </w:pPr>
            <w:bookmarkStart w:id="384" w:name="_Toc232763783"/>
            <w:bookmarkStart w:id="385" w:name="_Toc239682420"/>
            <w:bookmarkStart w:id="386" w:name="_Toc239694744"/>
            <w:r w:rsidRPr="00FC4EA6">
              <w:rPr>
                <w:rFonts w:ascii="Times New Roman" w:hAnsi="Times New Roman" w:cs="Times New Roman"/>
                <w:bCs/>
                <w:sz w:val="24"/>
                <w:szCs w:val="24"/>
              </w:rPr>
              <w:t>30000FCFA</w:t>
            </w:r>
            <w:bookmarkEnd w:id="384"/>
            <w:bookmarkEnd w:id="385"/>
            <w:bookmarkEnd w:id="386"/>
          </w:p>
        </w:tc>
        <w:tc>
          <w:tcPr>
            <w:tcW w:w="3071" w:type="dxa"/>
          </w:tcPr>
          <w:p w14:paraId="13D5C73E" w14:textId="56D36C70" w:rsidR="00B72395" w:rsidRPr="00FC4EA6" w:rsidRDefault="008B04C6" w:rsidP="00211482">
            <w:pPr>
              <w:tabs>
                <w:tab w:val="left" w:pos="5954"/>
              </w:tabs>
              <w:spacing w:after="0"/>
              <w:jc w:val="both"/>
              <w:outlineLvl w:val="1"/>
              <w:rPr>
                <w:rFonts w:ascii="Times New Roman" w:hAnsi="Times New Roman" w:cs="Times New Roman"/>
                <w:bCs/>
                <w:sz w:val="24"/>
                <w:szCs w:val="24"/>
              </w:rPr>
            </w:pPr>
            <w:bookmarkStart w:id="387" w:name="_Toc232763784"/>
            <w:bookmarkStart w:id="388" w:name="_Toc239682421"/>
            <w:bookmarkStart w:id="389" w:name="_Toc239694745"/>
            <w:r w:rsidRPr="00FC4EA6">
              <w:rPr>
                <w:rFonts w:ascii="Times New Roman" w:hAnsi="Times New Roman" w:cs="Times New Roman"/>
                <w:bCs/>
                <w:sz w:val="24"/>
                <w:szCs w:val="24"/>
              </w:rPr>
              <w:t>Famille</w:t>
            </w:r>
            <w:bookmarkEnd w:id="387"/>
            <w:bookmarkEnd w:id="388"/>
            <w:bookmarkEnd w:id="389"/>
          </w:p>
        </w:tc>
      </w:tr>
      <w:tr w:rsidR="00B72395" w:rsidRPr="00FC4EA6" w14:paraId="322114F6" w14:textId="77777777" w:rsidTr="00B72395">
        <w:tc>
          <w:tcPr>
            <w:tcW w:w="3070" w:type="dxa"/>
          </w:tcPr>
          <w:p w14:paraId="16B308F7" w14:textId="48DF971E" w:rsidR="00B72395" w:rsidRPr="00FC4EA6" w:rsidRDefault="00572425" w:rsidP="00211482">
            <w:pPr>
              <w:tabs>
                <w:tab w:val="left" w:pos="5954"/>
              </w:tabs>
              <w:spacing w:after="0"/>
              <w:jc w:val="both"/>
              <w:outlineLvl w:val="1"/>
              <w:rPr>
                <w:rFonts w:ascii="Times New Roman" w:hAnsi="Times New Roman" w:cs="Times New Roman"/>
                <w:bCs/>
                <w:sz w:val="24"/>
                <w:szCs w:val="24"/>
              </w:rPr>
            </w:pPr>
            <w:bookmarkStart w:id="390" w:name="_Toc232763785"/>
            <w:bookmarkStart w:id="391" w:name="_Toc239682422"/>
            <w:bookmarkStart w:id="392" w:name="_Toc239694746"/>
            <w:r w:rsidRPr="00FC4EA6">
              <w:rPr>
                <w:rFonts w:ascii="Times New Roman" w:hAnsi="Times New Roman" w:cs="Times New Roman"/>
                <w:bCs/>
                <w:sz w:val="24"/>
                <w:szCs w:val="24"/>
              </w:rPr>
              <w:t>TOTAL</w:t>
            </w:r>
            <w:bookmarkEnd w:id="390"/>
            <w:bookmarkEnd w:id="391"/>
            <w:bookmarkEnd w:id="392"/>
          </w:p>
        </w:tc>
        <w:tc>
          <w:tcPr>
            <w:tcW w:w="3071" w:type="dxa"/>
          </w:tcPr>
          <w:p w14:paraId="6D6BB648" w14:textId="28485B8E" w:rsidR="00B72395" w:rsidRPr="00FC4EA6" w:rsidRDefault="002378C7" w:rsidP="00211482">
            <w:pPr>
              <w:tabs>
                <w:tab w:val="left" w:pos="5954"/>
              </w:tabs>
              <w:spacing w:after="0"/>
              <w:jc w:val="both"/>
              <w:outlineLvl w:val="1"/>
              <w:rPr>
                <w:rFonts w:ascii="Times New Roman" w:hAnsi="Times New Roman" w:cs="Times New Roman"/>
                <w:bCs/>
                <w:sz w:val="24"/>
                <w:szCs w:val="24"/>
              </w:rPr>
            </w:pPr>
            <w:bookmarkStart w:id="393" w:name="_Toc232763786"/>
            <w:bookmarkStart w:id="394" w:name="_Toc239682423"/>
            <w:bookmarkStart w:id="395" w:name="_Toc239694747"/>
            <w:r w:rsidRPr="00FC4EA6">
              <w:rPr>
                <w:rFonts w:ascii="Times New Roman" w:hAnsi="Times New Roman" w:cs="Times New Roman"/>
                <w:bCs/>
                <w:sz w:val="24"/>
                <w:szCs w:val="24"/>
              </w:rPr>
              <w:t>19</w:t>
            </w:r>
            <w:r w:rsidR="00572425" w:rsidRPr="00FC4EA6">
              <w:rPr>
                <w:rFonts w:ascii="Times New Roman" w:hAnsi="Times New Roman" w:cs="Times New Roman"/>
                <w:bCs/>
                <w:sz w:val="24"/>
                <w:szCs w:val="24"/>
              </w:rPr>
              <w:t>5000FCFA</w:t>
            </w:r>
            <w:bookmarkEnd w:id="393"/>
            <w:bookmarkEnd w:id="394"/>
            <w:bookmarkEnd w:id="395"/>
          </w:p>
        </w:tc>
        <w:tc>
          <w:tcPr>
            <w:tcW w:w="3071" w:type="dxa"/>
          </w:tcPr>
          <w:p w14:paraId="583CDE18" w14:textId="77777777" w:rsidR="00B72395" w:rsidRPr="00FC4EA6" w:rsidRDefault="00B72395" w:rsidP="00211482">
            <w:pPr>
              <w:tabs>
                <w:tab w:val="left" w:pos="5954"/>
              </w:tabs>
              <w:spacing w:after="0"/>
              <w:jc w:val="both"/>
              <w:outlineLvl w:val="1"/>
              <w:rPr>
                <w:rFonts w:ascii="Times New Roman" w:hAnsi="Times New Roman" w:cs="Times New Roman"/>
                <w:bCs/>
                <w:sz w:val="24"/>
                <w:szCs w:val="24"/>
              </w:rPr>
            </w:pPr>
          </w:p>
        </w:tc>
      </w:tr>
    </w:tbl>
    <w:p w14:paraId="209B61EA" w14:textId="77777777" w:rsidR="00F815B7" w:rsidRPr="00FC4EA6" w:rsidRDefault="00F815B7" w:rsidP="00C73D34">
      <w:pPr>
        <w:jc w:val="both"/>
        <w:rPr>
          <w:rFonts w:ascii="Times New Roman" w:hAnsi="Times New Roman" w:cs="Times New Roman"/>
          <w:b/>
          <w:sz w:val="6"/>
          <w:szCs w:val="24"/>
          <w:lang w:val="fr-FR"/>
        </w:rPr>
      </w:pPr>
      <w:bookmarkStart w:id="396" w:name="_Toc173225331"/>
    </w:p>
    <w:p w14:paraId="0FD24E81" w14:textId="54176570" w:rsidR="00CF2DAF" w:rsidRPr="00FC4EA6" w:rsidRDefault="00CF2DAF" w:rsidP="00211482">
      <w:pPr>
        <w:jc w:val="both"/>
        <w:outlineLvl w:val="1"/>
        <w:rPr>
          <w:rFonts w:ascii="Times New Roman" w:hAnsi="Times New Roman" w:cs="Times New Roman"/>
          <w:b/>
          <w:sz w:val="24"/>
          <w:szCs w:val="24"/>
          <w:lang w:val="fr-FR"/>
        </w:rPr>
      </w:pPr>
      <w:bookmarkStart w:id="397" w:name="_Toc239694748"/>
      <w:r w:rsidRPr="00FC4EA6">
        <w:rPr>
          <w:rFonts w:ascii="Times New Roman" w:hAnsi="Times New Roman" w:cs="Times New Roman"/>
          <w:b/>
          <w:sz w:val="24"/>
          <w:szCs w:val="24"/>
          <w:lang w:val="fr-FR"/>
        </w:rPr>
        <w:t>III.8. DEROULEMENT DE L’ENQUETE</w:t>
      </w:r>
      <w:bookmarkEnd w:id="397"/>
    </w:p>
    <w:p w14:paraId="25166743" w14:textId="0EDFA2AD" w:rsidR="0011126D" w:rsidRPr="00FC4EA6" w:rsidRDefault="00CF2DAF" w:rsidP="00211482">
      <w:pPr>
        <w:jc w:val="both"/>
        <w:outlineLvl w:val="2"/>
        <w:rPr>
          <w:rFonts w:ascii="Times New Roman" w:hAnsi="Times New Roman" w:cs="Times New Roman"/>
          <w:b/>
          <w:sz w:val="24"/>
          <w:szCs w:val="24"/>
          <w:lang w:val="fr-FR"/>
        </w:rPr>
      </w:pPr>
      <w:bookmarkStart w:id="398" w:name="_Toc239694749"/>
      <w:r w:rsidRPr="00FC4EA6">
        <w:rPr>
          <w:rFonts w:ascii="Times New Roman" w:hAnsi="Times New Roman" w:cs="Times New Roman"/>
          <w:b/>
          <w:sz w:val="24"/>
          <w:szCs w:val="24"/>
          <w:lang w:val="fr-FR"/>
        </w:rPr>
        <w:t>III </w:t>
      </w:r>
      <w:r w:rsidR="0011126D" w:rsidRPr="00FC4EA6">
        <w:rPr>
          <w:rFonts w:ascii="Times New Roman" w:hAnsi="Times New Roman" w:cs="Times New Roman"/>
          <w:b/>
          <w:sz w:val="24"/>
          <w:szCs w:val="24"/>
          <w:lang w:val="fr-FR"/>
        </w:rPr>
        <w:t xml:space="preserve">.8.1. </w:t>
      </w:r>
      <w:r w:rsidR="00C73FB0" w:rsidRPr="00FC4EA6">
        <w:rPr>
          <w:rFonts w:ascii="Times New Roman" w:hAnsi="Times New Roman" w:cs="Times New Roman"/>
          <w:b/>
          <w:sz w:val="24"/>
          <w:szCs w:val="24"/>
          <w:lang w:val="fr-FR"/>
        </w:rPr>
        <w:t>Considération</w:t>
      </w:r>
      <w:r w:rsidR="007C2B22" w:rsidRPr="00FC4EA6">
        <w:rPr>
          <w:rFonts w:ascii="Times New Roman" w:hAnsi="Times New Roman" w:cs="Times New Roman"/>
          <w:b/>
          <w:sz w:val="24"/>
          <w:szCs w:val="24"/>
          <w:lang w:val="fr-FR"/>
        </w:rPr>
        <w:t>s</w:t>
      </w:r>
      <w:r w:rsidRPr="00FC4EA6">
        <w:rPr>
          <w:rFonts w:ascii="Times New Roman" w:hAnsi="Times New Roman" w:cs="Times New Roman"/>
          <w:b/>
          <w:sz w:val="24"/>
          <w:szCs w:val="24"/>
          <w:lang w:val="fr-FR"/>
        </w:rPr>
        <w:t xml:space="preserve"> administratives et éthiques</w:t>
      </w:r>
      <w:bookmarkEnd w:id="398"/>
    </w:p>
    <w:p w14:paraId="67842FB5" w14:textId="5A86EF80" w:rsidR="0011126D" w:rsidRPr="00FC4EA6" w:rsidRDefault="00C73FB0" w:rsidP="00211482">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Sur</w:t>
      </w:r>
      <w:r w:rsidR="0011126D" w:rsidRPr="00FC4EA6">
        <w:rPr>
          <w:rFonts w:ascii="Times New Roman" w:hAnsi="Times New Roman" w:cs="Times New Roman"/>
          <w:sz w:val="24"/>
          <w:szCs w:val="24"/>
          <w:lang w:val="fr-FR"/>
        </w:rPr>
        <w:t xml:space="preserve"> le plan administratif, l’autorisation de la direction de l’</w:t>
      </w:r>
      <w:r w:rsidRPr="00FC4EA6">
        <w:rPr>
          <w:rFonts w:ascii="Times New Roman" w:hAnsi="Times New Roman" w:cs="Times New Roman"/>
          <w:sz w:val="24"/>
          <w:szCs w:val="24"/>
          <w:lang w:val="fr-FR"/>
        </w:rPr>
        <w:t>école</w:t>
      </w:r>
      <w:r w:rsidR="0011126D" w:rsidRPr="00FC4EA6">
        <w:rPr>
          <w:rFonts w:ascii="Times New Roman" w:hAnsi="Times New Roman" w:cs="Times New Roman"/>
          <w:sz w:val="24"/>
          <w:szCs w:val="24"/>
          <w:lang w:val="fr-FR"/>
        </w:rPr>
        <w:t xml:space="preserve"> et</w:t>
      </w:r>
      <w:r w:rsidR="002378C7" w:rsidRPr="00FC4EA6">
        <w:rPr>
          <w:rFonts w:ascii="Times New Roman" w:hAnsi="Times New Roman" w:cs="Times New Roman"/>
          <w:sz w:val="24"/>
          <w:szCs w:val="24"/>
          <w:lang w:val="fr-FR"/>
        </w:rPr>
        <w:t xml:space="preserve"> de la DRSP de l’Adamaoua nous avait</w:t>
      </w:r>
      <w:r w:rsidR="0011126D" w:rsidRPr="00FC4EA6">
        <w:rPr>
          <w:rFonts w:ascii="Times New Roman" w:hAnsi="Times New Roman" w:cs="Times New Roman"/>
          <w:sz w:val="24"/>
          <w:szCs w:val="24"/>
          <w:lang w:val="fr-FR"/>
        </w:rPr>
        <w:t xml:space="preserve"> permis d’</w:t>
      </w:r>
      <w:r w:rsidRPr="00FC4EA6">
        <w:rPr>
          <w:rFonts w:ascii="Times New Roman" w:hAnsi="Times New Roman" w:cs="Times New Roman"/>
          <w:sz w:val="24"/>
          <w:szCs w:val="24"/>
          <w:lang w:val="fr-FR"/>
        </w:rPr>
        <w:t xml:space="preserve">effectuer notre sortie sur le terrain dans le cadre de la collecte des données. Les </w:t>
      </w:r>
      <w:r w:rsidR="003C00F9" w:rsidRPr="00FC4EA6">
        <w:rPr>
          <w:rFonts w:ascii="Times New Roman" w:hAnsi="Times New Roman" w:cs="Times New Roman"/>
          <w:sz w:val="24"/>
          <w:szCs w:val="24"/>
          <w:lang w:val="fr-FR"/>
        </w:rPr>
        <w:t>enquêtées</w:t>
      </w:r>
      <w:r w:rsidR="002378C7" w:rsidRPr="00FC4EA6">
        <w:rPr>
          <w:rFonts w:ascii="Times New Roman" w:hAnsi="Times New Roman" w:cs="Times New Roman"/>
          <w:sz w:val="24"/>
          <w:szCs w:val="24"/>
          <w:lang w:val="fr-FR"/>
        </w:rPr>
        <w:t xml:space="preserve"> ont été</w:t>
      </w:r>
      <w:r w:rsidRPr="00FC4EA6">
        <w:rPr>
          <w:rFonts w:ascii="Times New Roman" w:hAnsi="Times New Roman" w:cs="Times New Roman"/>
          <w:sz w:val="24"/>
          <w:szCs w:val="24"/>
          <w:lang w:val="fr-FR"/>
        </w:rPr>
        <w:t xml:space="preserve"> informées du but de l’</w:t>
      </w:r>
      <w:r w:rsidR="003C00F9" w:rsidRPr="00FC4EA6">
        <w:rPr>
          <w:rFonts w:ascii="Times New Roman" w:hAnsi="Times New Roman" w:cs="Times New Roman"/>
          <w:sz w:val="24"/>
          <w:szCs w:val="24"/>
          <w:lang w:val="fr-FR"/>
        </w:rPr>
        <w:t>étude, ses</w:t>
      </w:r>
      <w:r w:rsidRPr="00FC4EA6">
        <w:rPr>
          <w:rFonts w:ascii="Times New Roman" w:hAnsi="Times New Roman" w:cs="Times New Roman"/>
          <w:sz w:val="24"/>
          <w:szCs w:val="24"/>
          <w:lang w:val="fr-FR"/>
        </w:rPr>
        <w:t xml:space="preserve"> objectifs, leur consentement libre et </w:t>
      </w:r>
      <w:r w:rsidR="003C00F9" w:rsidRPr="00FC4EA6">
        <w:rPr>
          <w:rFonts w:ascii="Times New Roman" w:hAnsi="Times New Roman" w:cs="Times New Roman"/>
          <w:sz w:val="24"/>
          <w:szCs w:val="24"/>
          <w:lang w:val="fr-FR"/>
        </w:rPr>
        <w:t>éclairé</w:t>
      </w:r>
      <w:r w:rsidRPr="00FC4EA6">
        <w:rPr>
          <w:rFonts w:ascii="Times New Roman" w:hAnsi="Times New Roman" w:cs="Times New Roman"/>
          <w:sz w:val="24"/>
          <w:szCs w:val="24"/>
          <w:lang w:val="fr-FR"/>
        </w:rPr>
        <w:t xml:space="preserve"> et du </w:t>
      </w:r>
      <w:r w:rsidR="003C00F9" w:rsidRPr="00FC4EA6">
        <w:rPr>
          <w:rFonts w:ascii="Times New Roman" w:hAnsi="Times New Roman" w:cs="Times New Roman"/>
          <w:sz w:val="24"/>
          <w:szCs w:val="24"/>
          <w:lang w:val="fr-FR"/>
        </w:rPr>
        <w:t>caractère</w:t>
      </w:r>
      <w:r w:rsidRPr="00FC4EA6">
        <w:rPr>
          <w:rFonts w:ascii="Times New Roman" w:hAnsi="Times New Roman" w:cs="Times New Roman"/>
          <w:sz w:val="24"/>
          <w:szCs w:val="24"/>
          <w:lang w:val="fr-FR"/>
        </w:rPr>
        <w:t xml:space="preserve"> volontaire de leur participatio</w:t>
      </w:r>
      <w:r w:rsidR="002378C7" w:rsidRPr="00FC4EA6">
        <w:rPr>
          <w:rFonts w:ascii="Times New Roman" w:hAnsi="Times New Roman" w:cs="Times New Roman"/>
          <w:sz w:val="24"/>
          <w:szCs w:val="24"/>
          <w:lang w:val="fr-FR"/>
        </w:rPr>
        <w:t>n. La collecte des données s’était</w:t>
      </w:r>
      <w:r w:rsidRPr="00FC4EA6">
        <w:rPr>
          <w:rFonts w:ascii="Times New Roman" w:hAnsi="Times New Roman" w:cs="Times New Roman"/>
          <w:sz w:val="24"/>
          <w:szCs w:val="24"/>
          <w:lang w:val="fr-FR"/>
        </w:rPr>
        <w:t xml:space="preserve"> faite dans le </w:t>
      </w:r>
      <w:r w:rsidR="00D01137" w:rsidRPr="00FC4EA6">
        <w:rPr>
          <w:rFonts w:ascii="Times New Roman" w:hAnsi="Times New Roman" w:cs="Times New Roman"/>
          <w:sz w:val="24"/>
          <w:szCs w:val="24"/>
          <w:lang w:val="fr-FR"/>
        </w:rPr>
        <w:t>strict</w:t>
      </w:r>
      <w:r w:rsidRPr="00FC4EA6">
        <w:rPr>
          <w:rFonts w:ascii="Times New Roman" w:hAnsi="Times New Roman" w:cs="Times New Roman"/>
          <w:sz w:val="24"/>
          <w:szCs w:val="24"/>
          <w:lang w:val="fr-FR"/>
        </w:rPr>
        <w:t xml:space="preserve"> respect de l’anonymat et le respect de la confidentialité de </w:t>
      </w:r>
      <w:r w:rsidR="003C00F9" w:rsidRPr="00FC4EA6">
        <w:rPr>
          <w:rFonts w:ascii="Times New Roman" w:hAnsi="Times New Roman" w:cs="Times New Roman"/>
          <w:sz w:val="24"/>
          <w:szCs w:val="24"/>
          <w:lang w:val="fr-FR"/>
        </w:rPr>
        <w:t>leurs réponses</w:t>
      </w:r>
      <w:r w:rsidRPr="00FC4EA6">
        <w:rPr>
          <w:rFonts w:ascii="Times New Roman" w:hAnsi="Times New Roman" w:cs="Times New Roman"/>
          <w:sz w:val="24"/>
          <w:szCs w:val="24"/>
          <w:lang w:val="fr-FR"/>
        </w:rPr>
        <w:t>.</w:t>
      </w:r>
    </w:p>
    <w:p w14:paraId="27327F8A" w14:textId="2A219D75" w:rsidR="00C73FB0" w:rsidRPr="00FC4EA6" w:rsidRDefault="00CF2DAF" w:rsidP="00211482">
      <w:pPr>
        <w:jc w:val="both"/>
        <w:outlineLvl w:val="2"/>
        <w:rPr>
          <w:rFonts w:ascii="Times New Roman" w:hAnsi="Times New Roman" w:cs="Times New Roman"/>
          <w:b/>
          <w:sz w:val="24"/>
          <w:szCs w:val="24"/>
          <w:lang w:val="fr-FR"/>
        </w:rPr>
      </w:pPr>
      <w:bookmarkStart w:id="399" w:name="_Toc239694750"/>
      <w:r w:rsidRPr="00FC4EA6">
        <w:rPr>
          <w:rFonts w:ascii="Times New Roman" w:hAnsi="Times New Roman" w:cs="Times New Roman"/>
          <w:b/>
          <w:sz w:val="24"/>
          <w:szCs w:val="24"/>
          <w:lang w:val="fr-FR"/>
        </w:rPr>
        <w:t>III.8.2.</w:t>
      </w:r>
      <w:r w:rsidR="00F815B7" w:rsidRPr="00FC4EA6">
        <w:rPr>
          <w:rFonts w:ascii="Times New Roman" w:hAnsi="Times New Roman" w:cs="Times New Roman"/>
          <w:b/>
          <w:sz w:val="24"/>
          <w:szCs w:val="24"/>
          <w:lang w:val="fr-FR"/>
        </w:rPr>
        <w:t xml:space="preserve"> T</w:t>
      </w:r>
      <w:r w:rsidRPr="00FC4EA6">
        <w:rPr>
          <w:rFonts w:ascii="Times New Roman" w:hAnsi="Times New Roman" w:cs="Times New Roman"/>
          <w:b/>
          <w:sz w:val="24"/>
          <w:szCs w:val="24"/>
          <w:lang w:val="fr-FR"/>
        </w:rPr>
        <w:t>echnique de collecte des données</w:t>
      </w:r>
      <w:bookmarkEnd w:id="399"/>
    </w:p>
    <w:p w14:paraId="3B329969" w14:textId="632F788D" w:rsidR="00211482" w:rsidRPr="00FC4EA6" w:rsidRDefault="002378C7" w:rsidP="00211482">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La collecte des données s’était</w:t>
      </w:r>
      <w:r w:rsidR="0072242F" w:rsidRPr="00FC4EA6">
        <w:rPr>
          <w:rFonts w:ascii="Times New Roman" w:hAnsi="Times New Roman" w:cs="Times New Roman"/>
          <w:sz w:val="24"/>
          <w:szCs w:val="24"/>
          <w:lang w:val="fr-FR"/>
        </w:rPr>
        <w:t xml:space="preserve"> </w:t>
      </w:r>
      <w:r w:rsidR="000E40F1" w:rsidRPr="00FC4EA6">
        <w:rPr>
          <w:rFonts w:ascii="Times New Roman" w:hAnsi="Times New Roman" w:cs="Times New Roman"/>
          <w:sz w:val="24"/>
          <w:szCs w:val="24"/>
          <w:lang w:val="fr-FR"/>
        </w:rPr>
        <w:t>faite</w:t>
      </w:r>
      <w:r w:rsidR="0072242F" w:rsidRPr="00FC4EA6">
        <w:rPr>
          <w:rFonts w:ascii="Times New Roman" w:hAnsi="Times New Roman" w:cs="Times New Roman"/>
          <w:sz w:val="24"/>
          <w:szCs w:val="24"/>
          <w:lang w:val="fr-FR"/>
        </w:rPr>
        <w:t xml:space="preserve"> pendant </w:t>
      </w:r>
      <w:r w:rsidR="00802F1A" w:rsidRPr="00FC4EA6">
        <w:rPr>
          <w:rFonts w:ascii="Times New Roman" w:hAnsi="Times New Roman" w:cs="Times New Roman"/>
          <w:sz w:val="24"/>
          <w:szCs w:val="24"/>
          <w:lang w:val="fr-FR"/>
        </w:rPr>
        <w:t xml:space="preserve">quatre semaines du 09 juin au 06 juillet 2026. Apres obtention des autorisations, nous sommes allés à la rencontre des </w:t>
      </w:r>
      <w:r w:rsidR="00F815B7" w:rsidRPr="00FC4EA6">
        <w:rPr>
          <w:rFonts w:ascii="Times New Roman" w:hAnsi="Times New Roman" w:cs="Times New Roman"/>
          <w:sz w:val="24"/>
          <w:szCs w:val="24"/>
          <w:lang w:val="fr-FR"/>
        </w:rPr>
        <w:t>couples à</w:t>
      </w:r>
      <w:r w:rsidR="00802F1A" w:rsidRPr="00FC4EA6">
        <w:rPr>
          <w:rFonts w:ascii="Times New Roman" w:hAnsi="Times New Roman" w:cs="Times New Roman"/>
          <w:sz w:val="24"/>
          <w:szCs w:val="24"/>
          <w:lang w:val="fr-FR"/>
        </w:rPr>
        <w:t xml:space="preserve"> qui nous avons expliqué l’étude, son but et ses objectifs. Le consentement </w:t>
      </w:r>
      <w:r w:rsidR="003C00F9" w:rsidRPr="00FC4EA6">
        <w:rPr>
          <w:rFonts w:ascii="Times New Roman" w:hAnsi="Times New Roman" w:cs="Times New Roman"/>
          <w:sz w:val="24"/>
          <w:szCs w:val="24"/>
          <w:lang w:val="fr-FR"/>
        </w:rPr>
        <w:t>éclairé</w:t>
      </w:r>
      <w:r w:rsidR="00802F1A" w:rsidRPr="00FC4EA6">
        <w:rPr>
          <w:rFonts w:ascii="Times New Roman" w:hAnsi="Times New Roman" w:cs="Times New Roman"/>
          <w:sz w:val="24"/>
          <w:szCs w:val="24"/>
          <w:lang w:val="fr-FR"/>
        </w:rPr>
        <w:t xml:space="preserve"> leur est minutieusement expliqué et leur signature </w:t>
      </w:r>
      <w:r w:rsidR="003C00F9" w:rsidRPr="00FC4EA6">
        <w:rPr>
          <w:rFonts w:ascii="Times New Roman" w:hAnsi="Times New Roman" w:cs="Times New Roman"/>
          <w:sz w:val="24"/>
          <w:szCs w:val="24"/>
          <w:lang w:val="fr-FR"/>
        </w:rPr>
        <w:t>requis. Une fois tout ceci fait, les questionnaires étaient alors remis aux couples en mains propre et les parties non compris expliquées.</w:t>
      </w:r>
    </w:p>
    <w:p w14:paraId="2C8E7339" w14:textId="77777777" w:rsidR="00211482" w:rsidRPr="00FC4EA6" w:rsidRDefault="00211482">
      <w:pPr>
        <w:rPr>
          <w:rFonts w:ascii="Times New Roman" w:hAnsi="Times New Roman" w:cs="Times New Roman"/>
          <w:sz w:val="24"/>
          <w:szCs w:val="24"/>
          <w:lang w:val="fr-FR"/>
        </w:rPr>
      </w:pPr>
      <w:r w:rsidRPr="00FC4EA6">
        <w:rPr>
          <w:rFonts w:ascii="Times New Roman" w:hAnsi="Times New Roman" w:cs="Times New Roman"/>
          <w:sz w:val="24"/>
          <w:szCs w:val="24"/>
          <w:lang w:val="fr-FR"/>
        </w:rPr>
        <w:br w:type="page"/>
      </w:r>
    </w:p>
    <w:p w14:paraId="48EA57BF" w14:textId="72231FA2" w:rsidR="003C00F9" w:rsidRPr="00FC4EA6" w:rsidRDefault="00CF2DAF" w:rsidP="00211482">
      <w:pPr>
        <w:spacing w:after="0"/>
        <w:jc w:val="both"/>
        <w:outlineLvl w:val="2"/>
        <w:rPr>
          <w:rFonts w:ascii="Times New Roman" w:hAnsi="Times New Roman" w:cs="Times New Roman"/>
          <w:b/>
          <w:sz w:val="24"/>
          <w:szCs w:val="24"/>
          <w:lang w:val="fr-FR"/>
        </w:rPr>
      </w:pPr>
      <w:bookmarkStart w:id="400" w:name="_Toc239694751"/>
      <w:r w:rsidRPr="00FC4EA6">
        <w:rPr>
          <w:rFonts w:ascii="Times New Roman" w:hAnsi="Times New Roman" w:cs="Times New Roman"/>
          <w:b/>
          <w:sz w:val="24"/>
          <w:szCs w:val="24"/>
          <w:lang w:val="fr-FR"/>
        </w:rPr>
        <w:lastRenderedPageBreak/>
        <w:t>III.</w:t>
      </w:r>
      <w:r w:rsidR="004E41A0" w:rsidRPr="00FC4EA6">
        <w:rPr>
          <w:rFonts w:ascii="Times New Roman" w:hAnsi="Times New Roman" w:cs="Times New Roman"/>
          <w:b/>
          <w:sz w:val="24"/>
          <w:szCs w:val="24"/>
          <w:lang w:val="fr-FR"/>
        </w:rPr>
        <w:t>8.3.</w:t>
      </w:r>
      <w:r w:rsidR="00F815B7" w:rsidRPr="00FC4EA6">
        <w:rPr>
          <w:rFonts w:ascii="Times New Roman" w:hAnsi="Times New Roman" w:cs="Times New Roman"/>
          <w:b/>
          <w:sz w:val="24"/>
          <w:szCs w:val="24"/>
          <w:lang w:val="fr-FR"/>
        </w:rPr>
        <w:t xml:space="preserve"> T</w:t>
      </w:r>
      <w:r w:rsidRPr="00FC4EA6">
        <w:rPr>
          <w:rFonts w:ascii="Times New Roman" w:hAnsi="Times New Roman" w:cs="Times New Roman"/>
          <w:b/>
          <w:sz w:val="24"/>
          <w:szCs w:val="24"/>
          <w:lang w:val="fr-FR"/>
        </w:rPr>
        <w:t>raitement et analyse des données</w:t>
      </w:r>
      <w:bookmarkEnd w:id="400"/>
    </w:p>
    <w:p w14:paraId="2AD9BAB0" w14:textId="190F5339" w:rsidR="004E41A0" w:rsidRPr="00FC4EA6" w:rsidRDefault="004E41A0" w:rsidP="00211482">
      <w:pPr>
        <w:spacing w:after="0"/>
        <w:jc w:val="both"/>
        <w:outlineLvl w:val="2"/>
        <w:rPr>
          <w:rFonts w:ascii="Times New Roman" w:hAnsi="Times New Roman" w:cs="Times New Roman"/>
          <w:b/>
          <w:sz w:val="24"/>
          <w:szCs w:val="24"/>
          <w:lang w:val="fr-FR"/>
        </w:rPr>
      </w:pPr>
      <w:bookmarkStart w:id="401" w:name="_Toc239694752"/>
      <w:r w:rsidRPr="00FC4EA6">
        <w:rPr>
          <w:rFonts w:ascii="Times New Roman" w:hAnsi="Times New Roman" w:cs="Times New Roman"/>
          <w:b/>
          <w:sz w:val="24"/>
          <w:szCs w:val="24"/>
          <w:lang w:val="fr-FR"/>
        </w:rPr>
        <w:t xml:space="preserve">III.8.3.1. </w:t>
      </w:r>
      <w:r w:rsidR="00F815B7" w:rsidRPr="00FC4EA6">
        <w:rPr>
          <w:rFonts w:ascii="Times New Roman" w:hAnsi="Times New Roman" w:cs="Times New Roman"/>
          <w:b/>
          <w:sz w:val="24"/>
          <w:szCs w:val="24"/>
          <w:lang w:val="fr-FR"/>
        </w:rPr>
        <w:t>D</w:t>
      </w:r>
      <w:r w:rsidR="00C73FB0" w:rsidRPr="00FC4EA6">
        <w:rPr>
          <w:rFonts w:ascii="Times New Roman" w:hAnsi="Times New Roman" w:cs="Times New Roman"/>
          <w:b/>
          <w:sz w:val="24"/>
          <w:szCs w:val="24"/>
          <w:lang w:val="fr-FR"/>
        </w:rPr>
        <w:t>épouillement</w:t>
      </w:r>
      <w:bookmarkEnd w:id="401"/>
    </w:p>
    <w:p w14:paraId="4AC11A80" w14:textId="59818599" w:rsidR="003C00F9" w:rsidRPr="00FC4EA6" w:rsidRDefault="003C00F9" w:rsidP="00211482">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Apres l’</w:t>
      </w:r>
      <w:r w:rsidR="007E7FDD" w:rsidRPr="00FC4EA6">
        <w:rPr>
          <w:rFonts w:ascii="Times New Roman" w:hAnsi="Times New Roman" w:cs="Times New Roman"/>
          <w:sz w:val="24"/>
          <w:szCs w:val="24"/>
          <w:lang w:val="fr-FR"/>
        </w:rPr>
        <w:t>enquête</w:t>
      </w:r>
      <w:r w:rsidRPr="00FC4EA6">
        <w:rPr>
          <w:rFonts w:ascii="Times New Roman" w:hAnsi="Times New Roman" w:cs="Times New Roman"/>
          <w:sz w:val="24"/>
          <w:szCs w:val="24"/>
          <w:lang w:val="fr-FR"/>
        </w:rPr>
        <w:t xml:space="preserve">, le </w:t>
      </w:r>
      <w:r w:rsidR="007E7FDD" w:rsidRPr="00FC4EA6">
        <w:rPr>
          <w:rFonts w:ascii="Times New Roman" w:hAnsi="Times New Roman" w:cs="Times New Roman"/>
          <w:sz w:val="24"/>
          <w:szCs w:val="24"/>
          <w:lang w:val="fr-FR"/>
        </w:rPr>
        <w:t>dépouillement</w:t>
      </w:r>
      <w:r w:rsidRPr="00FC4EA6">
        <w:rPr>
          <w:rFonts w:ascii="Times New Roman" w:hAnsi="Times New Roman" w:cs="Times New Roman"/>
          <w:sz w:val="24"/>
          <w:szCs w:val="24"/>
          <w:lang w:val="fr-FR"/>
        </w:rPr>
        <w:t xml:space="preserve"> s’est fait manuellement </w:t>
      </w:r>
      <w:r w:rsidR="007E7FDD" w:rsidRPr="00FC4EA6">
        <w:rPr>
          <w:rFonts w:ascii="Times New Roman" w:hAnsi="Times New Roman" w:cs="Times New Roman"/>
          <w:sz w:val="24"/>
          <w:szCs w:val="24"/>
          <w:lang w:val="fr-FR"/>
        </w:rPr>
        <w:t>grâce</w:t>
      </w:r>
      <w:r w:rsidRPr="00FC4EA6">
        <w:rPr>
          <w:rFonts w:ascii="Times New Roman" w:hAnsi="Times New Roman" w:cs="Times New Roman"/>
          <w:sz w:val="24"/>
          <w:szCs w:val="24"/>
          <w:lang w:val="fr-FR"/>
        </w:rPr>
        <w:t xml:space="preserve"> aux outils tels que le </w:t>
      </w:r>
      <w:r w:rsidR="007E7FDD" w:rsidRPr="00FC4EA6">
        <w:rPr>
          <w:rFonts w:ascii="Times New Roman" w:hAnsi="Times New Roman" w:cs="Times New Roman"/>
          <w:sz w:val="24"/>
          <w:szCs w:val="24"/>
          <w:lang w:val="fr-FR"/>
        </w:rPr>
        <w:t>crayon, le</w:t>
      </w:r>
      <w:r w:rsidRPr="00FC4EA6">
        <w:rPr>
          <w:rFonts w:ascii="Times New Roman" w:hAnsi="Times New Roman" w:cs="Times New Roman"/>
          <w:sz w:val="24"/>
          <w:szCs w:val="24"/>
          <w:lang w:val="fr-FR"/>
        </w:rPr>
        <w:t xml:space="preserve"> stylo, des feuilles, des formats, une calculatrice </w:t>
      </w:r>
      <w:r w:rsidR="007E7FDD" w:rsidRPr="00FC4EA6">
        <w:rPr>
          <w:rFonts w:ascii="Times New Roman" w:hAnsi="Times New Roman" w:cs="Times New Roman"/>
          <w:sz w:val="24"/>
          <w:szCs w:val="24"/>
          <w:lang w:val="fr-FR"/>
        </w:rPr>
        <w:t>scientifique</w:t>
      </w:r>
      <w:r w:rsidR="00364328" w:rsidRPr="00FC4EA6">
        <w:rPr>
          <w:rFonts w:ascii="Times New Roman" w:hAnsi="Times New Roman" w:cs="Times New Roman"/>
          <w:sz w:val="24"/>
          <w:szCs w:val="24"/>
          <w:lang w:val="fr-FR"/>
        </w:rPr>
        <w:t xml:space="preserve"> et un ordinateur.</w:t>
      </w:r>
    </w:p>
    <w:p w14:paraId="6D228EF1" w14:textId="37FB1008" w:rsidR="003C00F9" w:rsidRPr="00FC4EA6" w:rsidRDefault="004E41A0" w:rsidP="00211482">
      <w:pPr>
        <w:spacing w:after="0"/>
        <w:jc w:val="both"/>
        <w:outlineLvl w:val="2"/>
        <w:rPr>
          <w:rFonts w:ascii="Times New Roman" w:hAnsi="Times New Roman" w:cs="Times New Roman"/>
          <w:b/>
          <w:sz w:val="24"/>
          <w:szCs w:val="24"/>
          <w:lang w:val="fr-FR"/>
        </w:rPr>
      </w:pPr>
      <w:bookmarkStart w:id="402" w:name="_Toc239694753"/>
      <w:r w:rsidRPr="00FC4EA6">
        <w:rPr>
          <w:rFonts w:ascii="Times New Roman" w:hAnsi="Times New Roman" w:cs="Times New Roman"/>
          <w:b/>
          <w:sz w:val="24"/>
          <w:szCs w:val="24"/>
          <w:lang w:val="fr-FR"/>
        </w:rPr>
        <w:t>III.8.3.2.</w:t>
      </w:r>
      <w:r w:rsidR="00F815B7" w:rsidRPr="00FC4EA6">
        <w:rPr>
          <w:rFonts w:ascii="Times New Roman" w:hAnsi="Times New Roman" w:cs="Times New Roman"/>
          <w:b/>
          <w:sz w:val="24"/>
          <w:szCs w:val="24"/>
          <w:lang w:val="fr-FR"/>
        </w:rPr>
        <w:t xml:space="preserve"> </w:t>
      </w:r>
      <w:r w:rsidR="000E40F1" w:rsidRPr="00FC4EA6">
        <w:rPr>
          <w:rFonts w:ascii="Times New Roman" w:hAnsi="Times New Roman" w:cs="Times New Roman"/>
          <w:b/>
          <w:sz w:val="24"/>
          <w:szCs w:val="24"/>
          <w:lang w:val="fr-FR"/>
        </w:rPr>
        <w:t>Programmes utilisés</w:t>
      </w:r>
      <w:bookmarkEnd w:id="402"/>
    </w:p>
    <w:p w14:paraId="7B9D185B" w14:textId="79D4E5D0" w:rsidR="00364328" w:rsidRPr="00FC4EA6" w:rsidRDefault="003C00F9" w:rsidP="00211482">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L’analyse des données a été réalisée à l’aide des logiciels tels que Microsoft Word 2010</w:t>
      </w:r>
      <w:r w:rsidR="007E7FDD" w:rsidRPr="00FC4EA6">
        <w:rPr>
          <w:rFonts w:ascii="Times New Roman" w:hAnsi="Times New Roman" w:cs="Times New Roman"/>
          <w:sz w:val="24"/>
          <w:szCs w:val="24"/>
          <w:lang w:val="fr-FR"/>
        </w:rPr>
        <w:t>, Excel et sphinx.</w:t>
      </w:r>
    </w:p>
    <w:p w14:paraId="5E160D02" w14:textId="5C257EB5" w:rsidR="004E41A0" w:rsidRPr="00FC4EA6" w:rsidRDefault="00A37440" w:rsidP="00211482">
      <w:pPr>
        <w:spacing w:after="0"/>
        <w:jc w:val="both"/>
        <w:outlineLvl w:val="2"/>
        <w:rPr>
          <w:rFonts w:ascii="Times New Roman" w:hAnsi="Times New Roman" w:cs="Times New Roman"/>
          <w:b/>
          <w:sz w:val="24"/>
          <w:szCs w:val="24"/>
          <w:lang w:val="fr-FR"/>
        </w:rPr>
      </w:pPr>
      <w:bookmarkStart w:id="403" w:name="_Toc239694754"/>
      <w:r w:rsidRPr="00FC4EA6">
        <w:rPr>
          <w:rFonts w:ascii="Times New Roman" w:hAnsi="Times New Roman" w:cs="Times New Roman"/>
          <w:b/>
          <w:sz w:val="24"/>
          <w:szCs w:val="24"/>
          <w:lang w:val="fr-FR"/>
        </w:rPr>
        <w:t>III.9</w:t>
      </w:r>
      <w:r w:rsidR="00364328" w:rsidRPr="00FC4EA6">
        <w:rPr>
          <w:rFonts w:ascii="Times New Roman" w:hAnsi="Times New Roman" w:cs="Times New Roman"/>
          <w:b/>
          <w:sz w:val="24"/>
          <w:szCs w:val="24"/>
          <w:lang w:val="fr-FR"/>
        </w:rPr>
        <w:t>.</w:t>
      </w:r>
      <w:r w:rsidR="00F815B7" w:rsidRPr="00FC4EA6">
        <w:rPr>
          <w:rFonts w:ascii="Times New Roman" w:hAnsi="Times New Roman" w:cs="Times New Roman"/>
          <w:b/>
          <w:sz w:val="24"/>
          <w:szCs w:val="24"/>
          <w:lang w:val="fr-FR"/>
        </w:rPr>
        <w:t xml:space="preserve"> </w:t>
      </w:r>
      <w:r w:rsidR="00364328" w:rsidRPr="00FC4EA6">
        <w:rPr>
          <w:rFonts w:ascii="Times New Roman" w:hAnsi="Times New Roman" w:cs="Times New Roman"/>
          <w:b/>
          <w:sz w:val="24"/>
          <w:szCs w:val="24"/>
          <w:lang w:val="fr-FR"/>
        </w:rPr>
        <w:t>COMMUNICATION DES RESULTATS</w:t>
      </w:r>
      <w:bookmarkEnd w:id="403"/>
    </w:p>
    <w:p w14:paraId="408A0067" w14:textId="7C8E6879" w:rsidR="004E41A0" w:rsidRPr="00FC4EA6" w:rsidRDefault="004E41A0" w:rsidP="00211482">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Au terme de cette </w:t>
      </w:r>
      <w:r w:rsidR="00C73FB0" w:rsidRPr="00FC4EA6">
        <w:rPr>
          <w:rFonts w:ascii="Times New Roman" w:hAnsi="Times New Roman" w:cs="Times New Roman"/>
          <w:sz w:val="24"/>
          <w:szCs w:val="24"/>
          <w:lang w:val="fr-FR"/>
        </w:rPr>
        <w:t>enquête</w:t>
      </w:r>
      <w:r w:rsidRPr="00FC4EA6">
        <w:rPr>
          <w:rFonts w:ascii="Times New Roman" w:hAnsi="Times New Roman" w:cs="Times New Roman"/>
          <w:sz w:val="24"/>
          <w:szCs w:val="24"/>
          <w:lang w:val="fr-FR"/>
        </w:rPr>
        <w:t xml:space="preserve">, la communication des </w:t>
      </w:r>
      <w:r w:rsidR="00C73FB0" w:rsidRPr="00FC4EA6">
        <w:rPr>
          <w:rFonts w:ascii="Times New Roman" w:hAnsi="Times New Roman" w:cs="Times New Roman"/>
          <w:sz w:val="24"/>
          <w:szCs w:val="24"/>
          <w:lang w:val="fr-FR"/>
        </w:rPr>
        <w:t>résultats</w:t>
      </w:r>
      <w:r w:rsidR="00116716" w:rsidRPr="00FC4EA6">
        <w:rPr>
          <w:rFonts w:ascii="Times New Roman" w:hAnsi="Times New Roman" w:cs="Times New Roman"/>
          <w:sz w:val="24"/>
          <w:szCs w:val="24"/>
          <w:lang w:val="fr-FR"/>
        </w:rPr>
        <w:t xml:space="preserve"> se fera</w:t>
      </w:r>
      <w:r w:rsidR="00D5677A" w:rsidRPr="00FC4EA6">
        <w:rPr>
          <w:rFonts w:ascii="Times New Roman" w:hAnsi="Times New Roman" w:cs="Times New Roman"/>
          <w:sz w:val="24"/>
          <w:szCs w:val="24"/>
          <w:lang w:val="fr-FR"/>
        </w:rPr>
        <w:t xml:space="preserve"> initiale</w:t>
      </w:r>
      <w:r w:rsidR="00116716" w:rsidRPr="00FC4EA6">
        <w:rPr>
          <w:rFonts w:ascii="Times New Roman" w:hAnsi="Times New Roman" w:cs="Times New Roman"/>
          <w:sz w:val="24"/>
          <w:szCs w:val="24"/>
          <w:lang w:val="fr-FR"/>
        </w:rPr>
        <w:t>ment</w:t>
      </w:r>
      <w:r w:rsidR="00D5677A" w:rsidRPr="00FC4EA6">
        <w:rPr>
          <w:rFonts w:ascii="Times New Roman" w:hAnsi="Times New Roman" w:cs="Times New Roman"/>
          <w:sz w:val="24"/>
          <w:szCs w:val="24"/>
          <w:lang w:val="fr-FR"/>
        </w:rPr>
        <w:t> :</w:t>
      </w:r>
      <w:r w:rsidRPr="00FC4EA6">
        <w:rPr>
          <w:rFonts w:ascii="Times New Roman" w:hAnsi="Times New Roman" w:cs="Times New Roman"/>
          <w:sz w:val="24"/>
          <w:szCs w:val="24"/>
          <w:lang w:val="fr-FR"/>
        </w:rPr>
        <w:t xml:space="preserve"> au cours d’une soutenance qui sera publique, devant un jury. </w:t>
      </w:r>
      <w:r w:rsidR="00F815B7" w:rsidRPr="00FC4EA6">
        <w:rPr>
          <w:rFonts w:ascii="Times New Roman" w:hAnsi="Times New Roman" w:cs="Times New Roman"/>
          <w:sz w:val="24"/>
          <w:szCs w:val="24"/>
          <w:lang w:val="fr-FR"/>
        </w:rPr>
        <w:t>Après</w:t>
      </w:r>
      <w:r w:rsidRPr="00FC4EA6">
        <w:rPr>
          <w:rFonts w:ascii="Times New Roman" w:hAnsi="Times New Roman" w:cs="Times New Roman"/>
          <w:sz w:val="24"/>
          <w:szCs w:val="24"/>
          <w:lang w:val="fr-FR"/>
        </w:rPr>
        <w:t xml:space="preserve"> la soutenance, ce mémoire sera corrigé et des exemplaires corrigés seront déposés dans divers endroits pour qu’ils servent à l’</w:t>
      </w:r>
      <w:r w:rsidR="00C73FB0" w:rsidRPr="00FC4EA6">
        <w:rPr>
          <w:rFonts w:ascii="Times New Roman" w:hAnsi="Times New Roman" w:cs="Times New Roman"/>
          <w:sz w:val="24"/>
          <w:szCs w:val="24"/>
          <w:lang w:val="fr-FR"/>
        </w:rPr>
        <w:t>amélioration</w:t>
      </w:r>
      <w:r w:rsidRPr="00FC4EA6">
        <w:rPr>
          <w:rFonts w:ascii="Times New Roman" w:hAnsi="Times New Roman" w:cs="Times New Roman"/>
          <w:sz w:val="24"/>
          <w:szCs w:val="24"/>
          <w:lang w:val="fr-FR"/>
        </w:rPr>
        <w:t xml:space="preserve"> des stratégies de l’intervention :</w:t>
      </w:r>
    </w:p>
    <w:p w14:paraId="5DD01BDC" w14:textId="6F482D8D" w:rsidR="004E41A0" w:rsidRPr="00FC4EA6" w:rsidRDefault="0011126D" w:rsidP="00211482">
      <w:pPr>
        <w:pStyle w:val="Paragraphedeliste"/>
        <w:numPr>
          <w:ilvl w:val="0"/>
          <w:numId w:val="33"/>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A la </w:t>
      </w:r>
      <w:r w:rsidR="007E7FDD" w:rsidRPr="00FC4EA6">
        <w:rPr>
          <w:rFonts w:ascii="Times New Roman" w:hAnsi="Times New Roman" w:cs="Times New Roman"/>
          <w:sz w:val="24"/>
          <w:szCs w:val="24"/>
          <w:lang w:val="fr-FR"/>
        </w:rPr>
        <w:t>bibliothèque</w:t>
      </w:r>
      <w:r w:rsidRPr="00FC4EA6">
        <w:rPr>
          <w:rFonts w:ascii="Times New Roman" w:hAnsi="Times New Roman" w:cs="Times New Roman"/>
          <w:sz w:val="24"/>
          <w:szCs w:val="24"/>
          <w:lang w:val="fr-FR"/>
        </w:rPr>
        <w:t xml:space="preserve"> de l’ISSTMADD</w:t>
      </w:r>
    </w:p>
    <w:p w14:paraId="15C4382C" w14:textId="307BFC20" w:rsidR="0011126D" w:rsidRPr="00FC4EA6" w:rsidRDefault="0011126D" w:rsidP="00211482">
      <w:pPr>
        <w:pStyle w:val="Paragraphedeliste"/>
        <w:numPr>
          <w:ilvl w:val="0"/>
          <w:numId w:val="33"/>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Au CHR, HPN</w:t>
      </w:r>
      <w:r w:rsidR="007E7FDD" w:rsidRPr="00FC4EA6">
        <w:rPr>
          <w:rFonts w:ascii="Times New Roman" w:hAnsi="Times New Roman" w:cs="Times New Roman"/>
          <w:sz w:val="24"/>
          <w:szCs w:val="24"/>
          <w:lang w:val="fr-FR"/>
        </w:rPr>
        <w:t>, HRN</w:t>
      </w:r>
    </w:p>
    <w:p w14:paraId="1940224E" w14:textId="00222EE5" w:rsidR="00A37440" w:rsidRPr="00FC4EA6" w:rsidRDefault="00A37440" w:rsidP="00211482">
      <w:pPr>
        <w:jc w:val="both"/>
        <w:outlineLvl w:val="2"/>
        <w:rPr>
          <w:rFonts w:ascii="Times New Roman" w:hAnsi="Times New Roman" w:cs="Times New Roman"/>
          <w:b/>
          <w:sz w:val="24"/>
          <w:szCs w:val="24"/>
          <w:lang w:val="fr-FR"/>
        </w:rPr>
      </w:pPr>
      <w:bookmarkStart w:id="404" w:name="_Toc239694755"/>
      <w:r w:rsidRPr="00FC4EA6">
        <w:rPr>
          <w:rFonts w:ascii="Times New Roman" w:hAnsi="Times New Roman" w:cs="Times New Roman"/>
          <w:b/>
          <w:sz w:val="24"/>
          <w:szCs w:val="24"/>
          <w:lang w:val="fr-FR"/>
        </w:rPr>
        <w:t xml:space="preserve">III.10. </w:t>
      </w:r>
      <w:r w:rsidR="00116716" w:rsidRPr="00FC4EA6">
        <w:rPr>
          <w:rFonts w:ascii="Times New Roman" w:hAnsi="Times New Roman" w:cs="Times New Roman"/>
          <w:b/>
          <w:sz w:val="24"/>
          <w:szCs w:val="24"/>
          <w:lang w:val="fr-FR"/>
        </w:rPr>
        <w:t xml:space="preserve"> DIFFICULTE</w:t>
      </w:r>
      <w:r w:rsidRPr="00FC4EA6">
        <w:rPr>
          <w:rFonts w:ascii="Times New Roman" w:hAnsi="Times New Roman" w:cs="Times New Roman"/>
          <w:b/>
          <w:sz w:val="24"/>
          <w:szCs w:val="24"/>
          <w:lang w:val="fr-FR"/>
        </w:rPr>
        <w:t>S RENCONTREES</w:t>
      </w:r>
      <w:bookmarkEnd w:id="404"/>
    </w:p>
    <w:p w14:paraId="4C70C920" w14:textId="77777777" w:rsidR="00A37440" w:rsidRPr="00FC4EA6" w:rsidRDefault="00A37440" w:rsidP="00C73D34">
      <w:pPr>
        <w:pStyle w:val="Paragraphedeliste"/>
        <w:numPr>
          <w:ilvl w:val="0"/>
          <w:numId w:val="34"/>
        </w:num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Barrière linguistique</w:t>
      </w:r>
    </w:p>
    <w:p w14:paraId="1DE0B2B5" w14:textId="77777777" w:rsidR="00A37440" w:rsidRPr="00FC4EA6" w:rsidRDefault="00A37440" w:rsidP="00C73D34">
      <w:pPr>
        <w:pStyle w:val="Paragraphedeliste"/>
        <w:numPr>
          <w:ilvl w:val="0"/>
          <w:numId w:val="34"/>
        </w:num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Refus de répondre au questionnaire par certains couples</w:t>
      </w:r>
    </w:p>
    <w:p w14:paraId="50349AAD" w14:textId="77777777" w:rsidR="00A37440" w:rsidRPr="00FC4EA6" w:rsidRDefault="00A37440" w:rsidP="00C73D34">
      <w:pPr>
        <w:pStyle w:val="Paragraphedeliste"/>
        <w:numPr>
          <w:ilvl w:val="0"/>
          <w:numId w:val="34"/>
        </w:num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Absence de l’un des conjoins à la consultation</w:t>
      </w:r>
    </w:p>
    <w:p w14:paraId="52AF76FF" w14:textId="0D1EBF49" w:rsidR="00C26EA7" w:rsidRPr="00FC4EA6" w:rsidRDefault="00A37440" w:rsidP="00C73D34">
      <w:p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Retard d’acceptation du CHR pour la collecte</w:t>
      </w:r>
      <w:r w:rsidR="00C26EA7" w:rsidRPr="00FC4EA6">
        <w:rPr>
          <w:rFonts w:ascii="Times New Roman" w:hAnsi="Times New Roman" w:cs="Times New Roman"/>
          <w:sz w:val="24"/>
          <w:szCs w:val="24"/>
          <w:lang w:val="fr-FR"/>
        </w:rPr>
        <w:br w:type="page"/>
      </w:r>
    </w:p>
    <w:p w14:paraId="4F0D9F77" w14:textId="77777777" w:rsidR="00291AE4" w:rsidRPr="00FC4EA6" w:rsidRDefault="00291AE4" w:rsidP="00C73D34">
      <w:pPr>
        <w:jc w:val="both"/>
        <w:rPr>
          <w:rFonts w:ascii="Times New Roman" w:hAnsi="Times New Roman" w:cs="Times New Roman"/>
          <w:sz w:val="24"/>
          <w:szCs w:val="24"/>
          <w:lang w:val="fr-FR"/>
        </w:rPr>
      </w:pPr>
    </w:p>
    <w:p w14:paraId="25C969DB" w14:textId="77777777" w:rsidR="000C3C0F" w:rsidRPr="00FC4EA6" w:rsidRDefault="000C3C0F" w:rsidP="00C73D34">
      <w:pPr>
        <w:jc w:val="both"/>
        <w:rPr>
          <w:rFonts w:ascii="Times New Roman" w:hAnsi="Times New Roman" w:cs="Times New Roman"/>
          <w:sz w:val="24"/>
          <w:szCs w:val="24"/>
          <w:lang w:val="fr-FR"/>
        </w:rPr>
      </w:pPr>
    </w:p>
    <w:p w14:paraId="744686A1" w14:textId="77777777" w:rsidR="000C3C0F" w:rsidRPr="00FC4EA6" w:rsidRDefault="000C3C0F" w:rsidP="00C73D34">
      <w:pPr>
        <w:spacing w:line="276" w:lineRule="auto"/>
        <w:jc w:val="both"/>
        <w:rPr>
          <w:rFonts w:ascii="Times New Roman" w:hAnsi="Times New Roman" w:cs="Times New Roman"/>
          <w:sz w:val="24"/>
          <w:szCs w:val="24"/>
          <w:lang w:val="fr-FR"/>
        </w:rPr>
      </w:pPr>
    </w:p>
    <w:p w14:paraId="50A7BA29" w14:textId="77777777" w:rsidR="000C3C0F" w:rsidRPr="00FC4EA6" w:rsidRDefault="000C3C0F" w:rsidP="00C73D34">
      <w:pPr>
        <w:spacing w:line="276" w:lineRule="auto"/>
        <w:jc w:val="both"/>
        <w:rPr>
          <w:rFonts w:ascii="Times New Roman" w:hAnsi="Times New Roman" w:cs="Times New Roman"/>
          <w:sz w:val="24"/>
          <w:szCs w:val="24"/>
          <w:lang w:val="fr-FR"/>
        </w:rPr>
      </w:pPr>
    </w:p>
    <w:p w14:paraId="4D9D917B" w14:textId="77777777" w:rsidR="000C3C0F" w:rsidRPr="00FC4EA6" w:rsidRDefault="000C3C0F" w:rsidP="00C73D34">
      <w:pPr>
        <w:spacing w:line="276" w:lineRule="auto"/>
        <w:jc w:val="both"/>
        <w:rPr>
          <w:rFonts w:ascii="Times New Roman" w:hAnsi="Times New Roman" w:cs="Times New Roman"/>
          <w:sz w:val="24"/>
          <w:szCs w:val="24"/>
          <w:lang w:val="fr-FR"/>
        </w:rPr>
      </w:pPr>
    </w:p>
    <w:p w14:paraId="30E30CAD" w14:textId="77777777" w:rsidR="000C3C0F" w:rsidRPr="00FC4EA6" w:rsidRDefault="000C3C0F" w:rsidP="00C73D34">
      <w:pPr>
        <w:spacing w:line="276" w:lineRule="auto"/>
        <w:jc w:val="both"/>
        <w:rPr>
          <w:rFonts w:ascii="Times New Roman" w:hAnsi="Times New Roman" w:cs="Times New Roman"/>
          <w:sz w:val="24"/>
          <w:szCs w:val="24"/>
          <w:lang w:val="fr-FR"/>
        </w:rPr>
      </w:pPr>
    </w:p>
    <w:p w14:paraId="116A1F65" w14:textId="3257B064" w:rsidR="000C3C0F" w:rsidRPr="00FC4EA6" w:rsidRDefault="000C3C0F" w:rsidP="00C73D34">
      <w:pPr>
        <w:tabs>
          <w:tab w:val="left" w:pos="3517"/>
        </w:tabs>
        <w:spacing w:line="276" w:lineRule="auto"/>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ab/>
      </w:r>
    </w:p>
    <w:p w14:paraId="2F43114D" w14:textId="77777777" w:rsidR="000C3C0F" w:rsidRPr="00FC4EA6" w:rsidRDefault="000C3C0F" w:rsidP="00C73D34">
      <w:pPr>
        <w:spacing w:line="276" w:lineRule="auto"/>
        <w:jc w:val="both"/>
        <w:rPr>
          <w:rFonts w:ascii="Times New Roman" w:hAnsi="Times New Roman" w:cs="Times New Roman"/>
          <w:sz w:val="24"/>
          <w:szCs w:val="24"/>
          <w:lang w:val="fr-FR"/>
        </w:rPr>
      </w:pPr>
    </w:p>
    <w:p w14:paraId="7D64DB63" w14:textId="77777777" w:rsidR="0067490A" w:rsidRPr="00FC4EA6" w:rsidRDefault="0067490A" w:rsidP="00C73D34">
      <w:pPr>
        <w:spacing w:line="276" w:lineRule="auto"/>
        <w:jc w:val="both"/>
        <w:rPr>
          <w:rFonts w:ascii="Times New Roman" w:hAnsi="Times New Roman" w:cs="Times New Roman"/>
          <w:sz w:val="24"/>
          <w:szCs w:val="24"/>
          <w:lang w:val="fr-FR"/>
        </w:rPr>
      </w:pPr>
    </w:p>
    <w:p w14:paraId="214162D9" w14:textId="77777777" w:rsidR="0067490A" w:rsidRPr="00FC4EA6" w:rsidRDefault="0067490A" w:rsidP="00C73D34">
      <w:pPr>
        <w:spacing w:line="276" w:lineRule="auto"/>
        <w:jc w:val="both"/>
        <w:rPr>
          <w:rFonts w:ascii="Times New Roman" w:hAnsi="Times New Roman" w:cs="Times New Roman"/>
          <w:sz w:val="24"/>
          <w:szCs w:val="24"/>
          <w:lang w:val="fr-FR"/>
        </w:rPr>
      </w:pPr>
    </w:p>
    <w:p w14:paraId="6479D84D" w14:textId="77777777" w:rsidR="0067490A" w:rsidRPr="00FC4EA6" w:rsidRDefault="0067490A" w:rsidP="00C73D34">
      <w:pPr>
        <w:spacing w:line="276" w:lineRule="auto"/>
        <w:jc w:val="both"/>
        <w:rPr>
          <w:rFonts w:ascii="Times New Roman" w:hAnsi="Times New Roman" w:cs="Times New Roman"/>
          <w:sz w:val="24"/>
          <w:szCs w:val="24"/>
          <w:lang w:val="fr-FR"/>
        </w:rPr>
      </w:pPr>
    </w:p>
    <w:p w14:paraId="7621B0D8" w14:textId="77777777" w:rsidR="000C3C0F" w:rsidRPr="00FC4EA6" w:rsidRDefault="000C3C0F" w:rsidP="00C73D34">
      <w:pPr>
        <w:jc w:val="both"/>
        <w:rPr>
          <w:rFonts w:ascii="Times New Roman" w:hAnsi="Times New Roman" w:cs="Times New Roman"/>
          <w:sz w:val="24"/>
          <w:szCs w:val="24"/>
          <w:lang w:val="fr-FR"/>
        </w:rPr>
      </w:pPr>
    </w:p>
    <w:p w14:paraId="058A4130" w14:textId="6916CDBC" w:rsidR="000C3C0F" w:rsidRPr="00FC4EA6" w:rsidRDefault="000C3C0F" w:rsidP="00C73D34">
      <w:pPr>
        <w:jc w:val="both"/>
        <w:rPr>
          <w:rFonts w:ascii="Times New Roman" w:hAnsi="Times New Roman" w:cs="Times New Roman"/>
          <w:sz w:val="24"/>
          <w:szCs w:val="24"/>
          <w:lang w:val="fr-FR"/>
        </w:rPr>
      </w:pPr>
      <w:r w:rsidRPr="00FC4EA6">
        <w:rPr>
          <w:rFonts w:ascii="Times New Roman" w:hAnsi="Times New Roman" w:cs="Times New Roman"/>
          <w:noProof/>
          <w:sz w:val="24"/>
          <w:szCs w:val="24"/>
          <w:lang w:val="fr-FR"/>
        </w:rPr>
        <mc:AlternateContent>
          <mc:Choice Requires="wps">
            <w:drawing>
              <wp:anchor distT="0" distB="0" distL="114300" distR="114300" simplePos="0" relativeHeight="251663872" behindDoc="0" locked="0" layoutInCell="1" allowOverlap="1" wp14:anchorId="7ACBB2AB" wp14:editId="3AA7EAE9">
                <wp:simplePos x="0" y="0"/>
                <wp:positionH relativeFrom="column">
                  <wp:posOffset>662305</wp:posOffset>
                </wp:positionH>
                <wp:positionV relativeFrom="paragraph">
                  <wp:posOffset>286385</wp:posOffset>
                </wp:positionV>
                <wp:extent cx="4444365" cy="952500"/>
                <wp:effectExtent l="0" t="0" r="13335" b="19050"/>
                <wp:wrapNone/>
                <wp:docPr id="10" name="Organigramme : Alternativ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4365" cy="952500"/>
                        </a:xfrm>
                        <a:prstGeom prst="flowChartAlternateProcess">
                          <a:avLst/>
                        </a:prstGeom>
                        <a:solidFill>
                          <a:srgbClr val="F4D6CC"/>
                        </a:solidFill>
                        <a:ln w="9525">
                          <a:solidFill>
                            <a:srgbClr val="000000"/>
                          </a:solidFill>
                          <a:miter lim="800000"/>
                          <a:headEnd/>
                          <a:tailEnd/>
                        </a:ln>
                      </wps:spPr>
                      <wps:txbx>
                        <w:txbxContent>
                          <w:p w14:paraId="7392386A" w14:textId="56FB8B7C" w:rsidR="00C15A28" w:rsidRPr="00BB599C" w:rsidRDefault="00C15A28" w:rsidP="00C648F2">
                            <w:pPr>
                              <w:spacing w:before="120"/>
                              <w:jc w:val="center"/>
                              <w:outlineLvl w:val="0"/>
                              <w:rPr>
                                <w:rFonts w:ascii="Times New Roman" w:hAnsi="Times New Roman" w:cs="Times New Roman"/>
                                <w:b/>
                                <w:sz w:val="32"/>
                                <w:szCs w:val="28"/>
                              </w:rPr>
                            </w:pPr>
                            <w:bookmarkStart w:id="405" w:name="_Toc239694598"/>
                            <w:bookmarkStart w:id="406" w:name="_Toc239694756"/>
                            <w:r>
                              <w:rPr>
                                <w:rFonts w:ascii="Times New Roman" w:hAnsi="Times New Roman" w:cs="Times New Roman"/>
                                <w:b/>
                                <w:sz w:val="32"/>
                                <w:szCs w:val="28"/>
                              </w:rPr>
                              <w:t>CHAPITRE IV : PRESENTATION DES              RESULTATS</w:t>
                            </w:r>
                            <w:bookmarkEnd w:id="405"/>
                            <w:bookmarkEnd w:id="406"/>
                          </w:p>
                          <w:p w14:paraId="4B8B22BC" w14:textId="77777777" w:rsidR="00C15A28" w:rsidRPr="000575C6" w:rsidRDefault="00C15A28" w:rsidP="000C3C0F">
                            <w:pPr>
                              <w:pStyle w:val="Titre1"/>
                              <w:spacing w:before="120"/>
                              <w:rPr>
                                <w:color w:val="auto"/>
                                <w:sz w:val="32"/>
                              </w:rPr>
                            </w:pPr>
                          </w:p>
                          <w:p w14:paraId="33C05340" w14:textId="77777777" w:rsidR="00C15A28" w:rsidRDefault="00C15A28" w:rsidP="000C3C0F">
                            <w:pPr>
                              <w:spacing w:before="12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CBB2AB" id="Organigramme : Alternative 10" o:spid="_x0000_s1037" type="#_x0000_t176" style="position:absolute;left:0;text-align:left;margin-left:52.15pt;margin-top:22.55pt;width:349.95pt;height: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" fillcolor="#f4d6cc">
                <v:textbox>
                  <w:txbxContent>
                    <w:p w14:paraId="7392386A" w14:textId="56FB8B7C" w:rsidR="00C15A28" w:rsidRPr="00BB599C" w:rsidRDefault="00C15A28" w:rsidP="00C648F2">
                      <w:pPr>
                        <w:spacing w:before="120"/>
                        <w:jc w:val="center"/>
                        <w:outlineLvl w:val="0"/>
                        <w:rPr>
                          <w:rFonts w:ascii="Times New Roman" w:hAnsi="Times New Roman" w:cs="Times New Roman"/>
                          <w:b/>
                          <w:sz w:val="32"/>
                          <w:szCs w:val="28"/>
                        </w:rPr>
                      </w:pPr>
                      <w:bookmarkStart w:id="407" w:name="_Toc239694598"/>
                      <w:bookmarkStart w:id="408" w:name="_Toc239694756"/>
                      <w:r>
                        <w:rPr>
                          <w:rFonts w:ascii="Times New Roman" w:hAnsi="Times New Roman" w:cs="Times New Roman"/>
                          <w:b/>
                          <w:sz w:val="32"/>
                          <w:szCs w:val="28"/>
                        </w:rPr>
                        <w:t>CHAPITRE IV : PRESENTATION DES              RESULTATS</w:t>
                      </w:r>
                      <w:bookmarkEnd w:id="407"/>
                      <w:bookmarkEnd w:id="408"/>
                    </w:p>
                    <w:p w14:paraId="4B8B22BC" w14:textId="77777777" w:rsidR="00C15A28" w:rsidRPr="000575C6" w:rsidRDefault="00C15A28" w:rsidP="000C3C0F">
                      <w:pPr>
                        <w:pStyle w:val="Titre1"/>
                        <w:spacing w:before="120"/>
                        <w:rPr>
                          <w:color w:val="auto"/>
                          <w:sz w:val="32"/>
                        </w:rPr>
                      </w:pPr>
                    </w:p>
                    <w:p w14:paraId="33C05340" w14:textId="77777777" w:rsidR="00C15A28" w:rsidRDefault="00C15A28" w:rsidP="000C3C0F">
                      <w:pPr>
                        <w:spacing w:before="120"/>
                        <w:jc w:val="center"/>
                      </w:pPr>
                    </w:p>
                  </w:txbxContent>
                </v:textbox>
              </v:shape>
            </w:pict>
          </mc:Fallback>
        </mc:AlternateContent>
      </w:r>
    </w:p>
    <w:p w14:paraId="23F38583" w14:textId="77777777" w:rsidR="000C3C0F" w:rsidRPr="00FC4EA6" w:rsidRDefault="000C3C0F" w:rsidP="00C73D34">
      <w:pPr>
        <w:jc w:val="both"/>
        <w:rPr>
          <w:rFonts w:ascii="Times New Roman" w:hAnsi="Times New Roman" w:cs="Times New Roman"/>
          <w:sz w:val="24"/>
          <w:szCs w:val="24"/>
          <w:lang w:val="fr-FR"/>
        </w:rPr>
      </w:pPr>
    </w:p>
    <w:p w14:paraId="5055B979" w14:textId="77777777" w:rsidR="000C3C0F" w:rsidRPr="00FC4EA6" w:rsidRDefault="000C3C0F" w:rsidP="00C73D34">
      <w:pPr>
        <w:jc w:val="both"/>
        <w:rPr>
          <w:rFonts w:ascii="Times New Roman" w:hAnsi="Times New Roman" w:cs="Times New Roman"/>
          <w:sz w:val="24"/>
          <w:szCs w:val="24"/>
          <w:lang w:val="fr-FR"/>
        </w:rPr>
      </w:pPr>
    </w:p>
    <w:p w14:paraId="03B92A5B" w14:textId="77777777" w:rsidR="000C3C0F" w:rsidRPr="00FC4EA6" w:rsidRDefault="000C3C0F" w:rsidP="00C73D34">
      <w:pPr>
        <w:jc w:val="both"/>
        <w:rPr>
          <w:rFonts w:ascii="Times New Roman" w:hAnsi="Times New Roman" w:cs="Times New Roman"/>
          <w:sz w:val="24"/>
          <w:szCs w:val="24"/>
          <w:lang w:val="fr-FR"/>
        </w:rPr>
      </w:pPr>
    </w:p>
    <w:p w14:paraId="719A9EE7" w14:textId="77777777" w:rsidR="000C3C0F" w:rsidRPr="00FC4EA6" w:rsidRDefault="000C3C0F" w:rsidP="00C73D34">
      <w:pPr>
        <w:jc w:val="both"/>
        <w:rPr>
          <w:rFonts w:ascii="Times New Roman" w:hAnsi="Times New Roman" w:cs="Times New Roman"/>
          <w:sz w:val="24"/>
          <w:szCs w:val="24"/>
          <w:lang w:val="fr-FR"/>
        </w:rPr>
      </w:pPr>
    </w:p>
    <w:p w14:paraId="53CEE673" w14:textId="77777777" w:rsidR="000C3C0F" w:rsidRPr="00FC4EA6" w:rsidRDefault="000C3C0F" w:rsidP="00C73D34">
      <w:pPr>
        <w:jc w:val="both"/>
        <w:rPr>
          <w:rFonts w:ascii="Times New Roman" w:hAnsi="Times New Roman" w:cs="Times New Roman"/>
          <w:sz w:val="24"/>
          <w:szCs w:val="24"/>
          <w:lang w:val="fr-FR"/>
        </w:rPr>
      </w:pPr>
    </w:p>
    <w:p w14:paraId="436B9E39" w14:textId="77777777" w:rsidR="000C3C0F" w:rsidRPr="00FC4EA6" w:rsidRDefault="000C3C0F" w:rsidP="00C73D34">
      <w:pPr>
        <w:jc w:val="both"/>
        <w:rPr>
          <w:rFonts w:ascii="Times New Roman" w:hAnsi="Times New Roman" w:cs="Times New Roman"/>
          <w:sz w:val="24"/>
          <w:szCs w:val="24"/>
          <w:lang w:val="fr-FR"/>
        </w:rPr>
      </w:pPr>
    </w:p>
    <w:p w14:paraId="12A1BF63" w14:textId="77777777" w:rsidR="000C3C0F" w:rsidRPr="00FC4EA6" w:rsidRDefault="000C3C0F" w:rsidP="00C73D34">
      <w:pPr>
        <w:jc w:val="both"/>
        <w:rPr>
          <w:rFonts w:ascii="Times New Roman" w:hAnsi="Times New Roman" w:cs="Times New Roman"/>
          <w:sz w:val="24"/>
          <w:szCs w:val="24"/>
          <w:lang w:val="fr-FR"/>
        </w:rPr>
      </w:pPr>
    </w:p>
    <w:p w14:paraId="6237E1CD" w14:textId="77777777" w:rsidR="000C3C0F" w:rsidRPr="00FC4EA6" w:rsidRDefault="000C3C0F" w:rsidP="00C73D34">
      <w:pPr>
        <w:jc w:val="both"/>
        <w:rPr>
          <w:rFonts w:ascii="Times New Roman" w:hAnsi="Times New Roman" w:cs="Times New Roman"/>
          <w:sz w:val="24"/>
          <w:szCs w:val="24"/>
          <w:lang w:val="fr-FR"/>
        </w:rPr>
      </w:pPr>
    </w:p>
    <w:p w14:paraId="14DE4F17" w14:textId="77777777" w:rsidR="000C3C0F" w:rsidRPr="00FC4EA6" w:rsidRDefault="000C3C0F" w:rsidP="00C73D34">
      <w:pPr>
        <w:jc w:val="both"/>
        <w:rPr>
          <w:rFonts w:ascii="Times New Roman" w:hAnsi="Times New Roman" w:cs="Times New Roman"/>
          <w:sz w:val="24"/>
          <w:szCs w:val="24"/>
          <w:lang w:val="fr-FR"/>
        </w:rPr>
      </w:pPr>
    </w:p>
    <w:p w14:paraId="2F8CE220" w14:textId="0CF08B53" w:rsidR="000C3C0F" w:rsidRPr="00FC4EA6" w:rsidRDefault="005D4695" w:rsidP="00C73D34">
      <w:p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                                              </w:t>
      </w:r>
    </w:p>
    <w:p w14:paraId="4ACBA504" w14:textId="77777777" w:rsidR="000C3C0F" w:rsidRPr="00FC4EA6" w:rsidRDefault="000C3C0F" w:rsidP="00C73D34">
      <w:pPr>
        <w:jc w:val="both"/>
        <w:rPr>
          <w:rFonts w:ascii="Times New Roman" w:hAnsi="Times New Roman" w:cs="Times New Roman"/>
          <w:sz w:val="24"/>
          <w:szCs w:val="24"/>
          <w:lang w:val="fr-FR"/>
        </w:rPr>
      </w:pPr>
    </w:p>
    <w:p w14:paraId="0186578F" w14:textId="77777777" w:rsidR="000C3C0F" w:rsidRPr="00FC4EA6" w:rsidRDefault="000C3C0F" w:rsidP="00C73D34">
      <w:pPr>
        <w:jc w:val="both"/>
        <w:rPr>
          <w:rFonts w:ascii="Times New Roman" w:hAnsi="Times New Roman" w:cs="Times New Roman"/>
          <w:sz w:val="24"/>
          <w:szCs w:val="24"/>
          <w:lang w:val="fr-FR"/>
        </w:rPr>
      </w:pPr>
    </w:p>
    <w:p w14:paraId="29B9C4E8" w14:textId="22D92C57" w:rsidR="005B2DE8" w:rsidRPr="00FC4EA6" w:rsidRDefault="005118CE" w:rsidP="00C73D34">
      <w:pPr>
        <w:jc w:val="both"/>
        <w:rPr>
          <w:rFonts w:ascii="Times New Roman" w:hAnsi="Times New Roman" w:cs="Times New Roman"/>
          <w:sz w:val="24"/>
          <w:szCs w:val="24"/>
          <w:lang w:val="fr-FR"/>
        </w:rPr>
      </w:pPr>
      <w:r>
        <w:rPr>
          <w:rFonts w:ascii="Times New Roman" w:hAnsi="Times New Roman" w:cs="Times New Roman"/>
          <w:noProof/>
          <w:sz w:val="24"/>
          <w:szCs w:val="24"/>
          <w:lang w:val="fr-FR"/>
        </w:rPr>
        <mc:AlternateContent>
          <mc:Choice Requires="wps">
            <w:drawing>
              <wp:anchor distT="0" distB="0" distL="114300" distR="114300" simplePos="0" relativeHeight="251725312" behindDoc="0" locked="0" layoutInCell="1" allowOverlap="1" wp14:anchorId="0086C67F" wp14:editId="7F9740F1">
                <wp:simplePos x="0" y="0"/>
                <wp:positionH relativeFrom="column">
                  <wp:posOffset>5474863</wp:posOffset>
                </wp:positionH>
                <wp:positionV relativeFrom="paragraph">
                  <wp:posOffset>541439</wp:posOffset>
                </wp:positionV>
                <wp:extent cx="439947" cy="207034"/>
                <wp:effectExtent l="0" t="0" r="0" b="2540"/>
                <wp:wrapNone/>
                <wp:docPr id="5" name="Rectangle : coins arrondis 5"/>
                <wp:cNvGraphicFramePr/>
                <a:graphic xmlns:a="http://schemas.openxmlformats.org/drawingml/2006/main">
                  <a:graphicData uri="http://schemas.microsoft.com/office/word/2010/wordprocessingShape">
                    <wps:wsp>
                      <wps:cNvSpPr/>
                      <wps:spPr>
                        <a:xfrm>
                          <a:off x="0" y="0"/>
                          <a:ext cx="439947" cy="207034"/>
                        </a:xfrm>
                        <a:prstGeom prst="round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9DFE85" id="Rectangle : coins arrondis 5" o:spid="_x0000_s1026" style="position:absolute;margin-left:431.1pt;margin-top:42.65pt;width:34.65pt;height:16.3pt;z-index:251725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" fillcolor="white [3201]" stroked="f" strokeweight="2pt"/>
            </w:pict>
          </mc:Fallback>
        </mc:AlternateContent>
      </w:r>
    </w:p>
    <w:p w14:paraId="238DEDE2" w14:textId="7BB51E99" w:rsidR="005B2DE8" w:rsidRPr="00FC4EA6" w:rsidRDefault="005B2DE8" w:rsidP="005118CE">
      <w:pPr>
        <w:outlineLvl w:val="1"/>
        <w:rPr>
          <w:rFonts w:ascii="Times New Roman" w:hAnsi="Times New Roman" w:cs="Times New Roman"/>
          <w:b/>
          <w:sz w:val="24"/>
          <w:szCs w:val="24"/>
          <w:lang w:val="fr-FR"/>
        </w:rPr>
      </w:pPr>
      <w:bookmarkStart w:id="409" w:name="_Toc239694757"/>
      <w:r w:rsidRPr="00FC4EA6">
        <w:rPr>
          <w:rFonts w:ascii="Times New Roman" w:hAnsi="Times New Roman" w:cs="Times New Roman"/>
          <w:b/>
          <w:sz w:val="24"/>
          <w:szCs w:val="24"/>
          <w:lang w:val="fr-FR"/>
        </w:rPr>
        <w:lastRenderedPageBreak/>
        <w:t>IV.1. IDENTIFICATION DU PATIENT</w:t>
      </w:r>
      <w:bookmarkEnd w:id="409"/>
    </w:p>
    <w:p w14:paraId="16EBAFFA" w14:textId="4339BFA4" w:rsidR="005B2DE8" w:rsidRPr="00FC4EA6" w:rsidRDefault="0067490A" w:rsidP="00C73D34">
      <w:pPr>
        <w:pStyle w:val="Lgende"/>
        <w:jc w:val="both"/>
        <w:rPr>
          <w:rFonts w:ascii="Times New Roman" w:hAnsi="Times New Roman" w:cs="Times New Roman"/>
          <w:i w:val="0"/>
          <w:color w:val="auto"/>
          <w:sz w:val="24"/>
          <w:szCs w:val="24"/>
          <w:lang w:val="fr-FR"/>
        </w:rPr>
      </w:pPr>
      <w:bookmarkStart w:id="410" w:name="_Toc239432502"/>
      <w:r w:rsidRPr="00FC4EA6">
        <w:rPr>
          <w:rFonts w:ascii="Times New Roman" w:hAnsi="Times New Roman" w:cs="Times New Roman"/>
          <w:b/>
          <w:i w:val="0"/>
          <w:color w:val="auto"/>
          <w:sz w:val="24"/>
          <w:szCs w:val="24"/>
          <w:lang w:val="fr-FR"/>
        </w:rPr>
        <w:t xml:space="preserve">Tableau </w:t>
      </w:r>
      <w:r w:rsidR="00A402D4" w:rsidRPr="00FC4EA6">
        <w:rPr>
          <w:rFonts w:ascii="Times New Roman" w:hAnsi="Times New Roman" w:cs="Times New Roman"/>
          <w:b/>
          <w:i w:val="0"/>
          <w:color w:val="auto"/>
          <w:sz w:val="24"/>
          <w:szCs w:val="24"/>
          <w:lang w:val="fr-FR"/>
        </w:rPr>
        <w:t xml:space="preserve">IX </w:t>
      </w:r>
      <w:r w:rsidR="005B2DE8" w:rsidRPr="00FC4EA6">
        <w:rPr>
          <w:rFonts w:ascii="Times New Roman" w:hAnsi="Times New Roman" w:cs="Times New Roman"/>
          <w:b/>
          <w:i w:val="0"/>
          <w:color w:val="auto"/>
          <w:sz w:val="24"/>
          <w:szCs w:val="24"/>
          <w:lang w:val="fr-FR"/>
        </w:rPr>
        <w:t>:</w:t>
      </w:r>
      <w:r w:rsidR="005B2DE8" w:rsidRPr="00FC4EA6">
        <w:rPr>
          <w:rFonts w:ascii="Times New Roman" w:hAnsi="Times New Roman" w:cs="Times New Roman"/>
          <w:i w:val="0"/>
          <w:color w:val="auto"/>
          <w:sz w:val="24"/>
          <w:szCs w:val="24"/>
          <w:lang w:val="fr-FR"/>
        </w:rPr>
        <w:t xml:space="preserve"> identification des patients</w:t>
      </w:r>
      <w:bookmarkEnd w:id="410"/>
    </w:p>
    <w:tbl>
      <w:tblPr>
        <w:tblStyle w:val="Grilledutableau"/>
        <w:tblW w:w="0" w:type="auto"/>
        <w:tblInd w:w="5" w:type="dxa"/>
        <w:tblLook w:val="04A0" w:firstRow="1" w:lastRow="0" w:firstColumn="1" w:lastColumn="0" w:noHBand="0" w:noVBand="1"/>
      </w:tblPr>
      <w:tblGrid>
        <w:gridCol w:w="2230"/>
        <w:gridCol w:w="2300"/>
        <w:gridCol w:w="2266"/>
        <w:gridCol w:w="2266"/>
      </w:tblGrid>
      <w:tr w:rsidR="005B2DE8" w:rsidRPr="00FC4EA6" w14:paraId="7671AB0B" w14:textId="77777777" w:rsidTr="005B2DE8">
        <w:tc>
          <w:tcPr>
            <w:tcW w:w="4530" w:type="dxa"/>
            <w:gridSpan w:val="2"/>
            <w:vMerge w:val="restart"/>
            <w:tcBorders>
              <w:top w:val="single" w:sz="12" w:space="0" w:color="auto"/>
              <w:left w:val="nil"/>
              <w:right w:val="nil"/>
            </w:tcBorders>
          </w:tcPr>
          <w:p w14:paraId="6ACAB820" w14:textId="59897827" w:rsidR="005B2DE8" w:rsidRPr="00FC4EA6" w:rsidRDefault="005B2DE8" w:rsidP="005118CE">
            <w:pPr>
              <w:spacing w:after="0"/>
              <w:jc w:val="center"/>
              <w:rPr>
                <w:rFonts w:ascii="Times New Roman" w:hAnsi="Times New Roman" w:cs="Times New Roman"/>
                <w:sz w:val="24"/>
                <w:szCs w:val="24"/>
              </w:rPr>
            </w:pPr>
          </w:p>
          <w:p w14:paraId="7E068734" w14:textId="09D367D5"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Variables</w:t>
            </w:r>
          </w:p>
        </w:tc>
        <w:tc>
          <w:tcPr>
            <w:tcW w:w="4532" w:type="dxa"/>
            <w:gridSpan w:val="2"/>
            <w:tcBorders>
              <w:top w:val="single" w:sz="12" w:space="0" w:color="auto"/>
              <w:left w:val="nil"/>
              <w:right w:val="nil"/>
            </w:tcBorders>
          </w:tcPr>
          <w:p w14:paraId="5B7DBF2A"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Couples enquêtés</w:t>
            </w:r>
          </w:p>
          <w:p w14:paraId="021B900B"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N═61</w:t>
            </w:r>
          </w:p>
        </w:tc>
      </w:tr>
      <w:tr w:rsidR="005B2DE8" w:rsidRPr="00FC4EA6" w14:paraId="163C1F86" w14:textId="77777777" w:rsidTr="005B2DE8">
        <w:tc>
          <w:tcPr>
            <w:tcW w:w="4530" w:type="dxa"/>
            <w:gridSpan w:val="2"/>
            <w:vMerge/>
            <w:tcBorders>
              <w:left w:val="nil"/>
              <w:bottom w:val="single" w:sz="12" w:space="0" w:color="auto"/>
              <w:right w:val="nil"/>
            </w:tcBorders>
          </w:tcPr>
          <w:p w14:paraId="01BBB5EB" w14:textId="77777777" w:rsidR="005B2DE8" w:rsidRPr="00FC4EA6" w:rsidRDefault="005B2DE8" w:rsidP="005118CE">
            <w:pPr>
              <w:spacing w:after="0"/>
              <w:jc w:val="center"/>
              <w:rPr>
                <w:rFonts w:ascii="Times New Roman" w:hAnsi="Times New Roman" w:cs="Times New Roman"/>
                <w:sz w:val="24"/>
                <w:szCs w:val="24"/>
              </w:rPr>
            </w:pPr>
          </w:p>
        </w:tc>
        <w:tc>
          <w:tcPr>
            <w:tcW w:w="4532" w:type="dxa"/>
            <w:gridSpan w:val="2"/>
            <w:tcBorders>
              <w:left w:val="nil"/>
              <w:bottom w:val="single" w:sz="12" w:space="0" w:color="auto"/>
              <w:right w:val="nil"/>
            </w:tcBorders>
          </w:tcPr>
          <w:p w14:paraId="193EB896" w14:textId="1C2A2B0E" w:rsidR="005B2DE8" w:rsidRPr="00FC4EA6" w:rsidRDefault="005B2DE8" w:rsidP="005118CE">
            <w:pPr>
              <w:spacing w:after="0"/>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r w:rsidRPr="00FC4EA6">
              <w:rPr>
                <w:rFonts w:ascii="Times New Roman" w:hAnsi="Times New Roman" w:cs="Times New Roman"/>
                <w:sz w:val="24"/>
                <w:szCs w:val="24"/>
              </w:rPr>
              <w:t xml:space="preserve">                                    %</w:t>
            </w:r>
          </w:p>
        </w:tc>
      </w:tr>
      <w:tr w:rsidR="005B2DE8" w:rsidRPr="00FC4EA6" w14:paraId="71B3DC4D" w14:textId="77777777" w:rsidTr="007520D2">
        <w:tc>
          <w:tcPr>
            <w:tcW w:w="2230" w:type="dxa"/>
            <w:tcBorders>
              <w:top w:val="nil"/>
              <w:left w:val="nil"/>
              <w:bottom w:val="nil"/>
              <w:right w:val="nil"/>
            </w:tcBorders>
          </w:tcPr>
          <w:p w14:paraId="33F1A6AA" w14:textId="4F7FD035" w:rsidR="005B2DE8" w:rsidRPr="00FC4EA6" w:rsidRDefault="00A37440"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Hôpital</w:t>
            </w:r>
            <w:r w:rsidR="005C2741" w:rsidRPr="00FC4EA6">
              <w:rPr>
                <w:rFonts w:ascii="Times New Roman" w:hAnsi="Times New Roman" w:cs="Times New Roman"/>
                <w:sz w:val="24"/>
                <w:szCs w:val="24"/>
              </w:rPr>
              <w:t> :</w:t>
            </w:r>
          </w:p>
          <w:p w14:paraId="58938918" w14:textId="77777777" w:rsidR="00A37440" w:rsidRPr="00FC4EA6" w:rsidRDefault="00A37440"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HPN</w:t>
            </w:r>
          </w:p>
          <w:p w14:paraId="124220C2" w14:textId="77777777" w:rsidR="00A37440" w:rsidRPr="00FC4EA6" w:rsidRDefault="00A37440"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CHR</w:t>
            </w:r>
          </w:p>
          <w:p w14:paraId="45032985" w14:textId="370CB1F2" w:rsidR="00A37440" w:rsidRPr="00FC4EA6" w:rsidRDefault="00A37440"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HRN</w:t>
            </w:r>
          </w:p>
        </w:tc>
        <w:tc>
          <w:tcPr>
            <w:tcW w:w="2300" w:type="dxa"/>
            <w:tcBorders>
              <w:top w:val="nil"/>
              <w:left w:val="nil"/>
              <w:bottom w:val="nil"/>
              <w:right w:val="nil"/>
            </w:tcBorders>
          </w:tcPr>
          <w:p w14:paraId="70663B40" w14:textId="77777777" w:rsidR="005B2DE8" w:rsidRPr="00FC4EA6" w:rsidRDefault="005B2DE8" w:rsidP="005118CE">
            <w:pPr>
              <w:spacing w:after="0"/>
              <w:jc w:val="center"/>
              <w:rPr>
                <w:rFonts w:ascii="Times New Roman" w:hAnsi="Times New Roman" w:cs="Times New Roman"/>
                <w:sz w:val="24"/>
                <w:szCs w:val="24"/>
              </w:rPr>
            </w:pPr>
          </w:p>
          <w:p w14:paraId="255CA824" w14:textId="77777777" w:rsidR="00A37440" w:rsidRPr="00FC4EA6" w:rsidRDefault="00A37440" w:rsidP="005118CE">
            <w:pPr>
              <w:spacing w:after="0"/>
              <w:jc w:val="center"/>
              <w:rPr>
                <w:rFonts w:ascii="Times New Roman" w:hAnsi="Times New Roman" w:cs="Times New Roman"/>
                <w:sz w:val="24"/>
                <w:szCs w:val="24"/>
              </w:rPr>
            </w:pPr>
          </w:p>
        </w:tc>
        <w:tc>
          <w:tcPr>
            <w:tcW w:w="2266" w:type="dxa"/>
            <w:tcBorders>
              <w:top w:val="nil"/>
              <w:left w:val="nil"/>
              <w:bottom w:val="nil"/>
              <w:right w:val="nil"/>
            </w:tcBorders>
          </w:tcPr>
          <w:p w14:paraId="52B21FB3" w14:textId="77777777" w:rsidR="00A37440" w:rsidRPr="00FC4EA6" w:rsidRDefault="00A37440" w:rsidP="005118CE">
            <w:pPr>
              <w:spacing w:after="0"/>
              <w:jc w:val="center"/>
              <w:rPr>
                <w:rFonts w:ascii="Times New Roman" w:hAnsi="Times New Roman" w:cs="Times New Roman"/>
                <w:sz w:val="24"/>
                <w:szCs w:val="24"/>
              </w:rPr>
            </w:pPr>
          </w:p>
          <w:p w14:paraId="1CFBFC7D" w14:textId="77777777" w:rsidR="005B2DE8" w:rsidRPr="00FC4EA6" w:rsidRDefault="00A37440"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11</w:t>
            </w:r>
          </w:p>
          <w:p w14:paraId="33DD7A85" w14:textId="1676F8A3" w:rsidR="00A37440" w:rsidRPr="00FC4EA6" w:rsidRDefault="00A37440"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20</w:t>
            </w:r>
          </w:p>
          <w:p w14:paraId="6EAB28DE" w14:textId="416F6390" w:rsidR="00A37440" w:rsidRPr="00FC4EA6" w:rsidRDefault="00A37440"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30</w:t>
            </w:r>
          </w:p>
        </w:tc>
        <w:tc>
          <w:tcPr>
            <w:tcW w:w="2266" w:type="dxa"/>
            <w:tcBorders>
              <w:top w:val="nil"/>
              <w:left w:val="nil"/>
              <w:bottom w:val="nil"/>
              <w:right w:val="nil"/>
            </w:tcBorders>
          </w:tcPr>
          <w:p w14:paraId="202127B5" w14:textId="6D6757A6" w:rsidR="00A37440" w:rsidRPr="00FC4EA6" w:rsidRDefault="00A37440" w:rsidP="005118CE">
            <w:pPr>
              <w:spacing w:after="0"/>
              <w:jc w:val="center"/>
              <w:rPr>
                <w:rFonts w:ascii="Times New Roman" w:hAnsi="Times New Roman" w:cs="Times New Roman"/>
                <w:sz w:val="24"/>
                <w:szCs w:val="24"/>
              </w:rPr>
            </w:pPr>
          </w:p>
          <w:p w14:paraId="4C09A840" w14:textId="309A5C1D" w:rsidR="005C236D" w:rsidRPr="00FC4EA6" w:rsidRDefault="005C236D"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18</w:t>
            </w:r>
          </w:p>
          <w:p w14:paraId="2CCC9216" w14:textId="7E23F238" w:rsidR="005C236D" w:rsidRPr="00FC4EA6" w:rsidRDefault="005C236D"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32,8</w:t>
            </w:r>
          </w:p>
          <w:p w14:paraId="374BCAE7" w14:textId="53CEA6BE" w:rsidR="00A37440" w:rsidRPr="00FC4EA6" w:rsidRDefault="00A37440"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49,2</w:t>
            </w:r>
          </w:p>
        </w:tc>
      </w:tr>
      <w:tr w:rsidR="005B2DE8" w:rsidRPr="00FC4EA6" w14:paraId="1637E86E" w14:textId="77777777" w:rsidTr="007520D2">
        <w:tc>
          <w:tcPr>
            <w:tcW w:w="2230" w:type="dxa"/>
            <w:vMerge w:val="restart"/>
            <w:tcBorders>
              <w:top w:val="nil"/>
              <w:left w:val="nil"/>
              <w:bottom w:val="nil"/>
              <w:right w:val="nil"/>
            </w:tcBorders>
          </w:tcPr>
          <w:p w14:paraId="7D13753D" w14:textId="0E430CEE" w:rsidR="00A37440" w:rsidRPr="00FC4EA6" w:rsidRDefault="00A37440" w:rsidP="005118CE">
            <w:pPr>
              <w:spacing w:after="0"/>
              <w:jc w:val="center"/>
              <w:rPr>
                <w:rFonts w:ascii="Times New Roman" w:hAnsi="Times New Roman" w:cs="Times New Roman"/>
                <w:sz w:val="24"/>
                <w:szCs w:val="24"/>
              </w:rPr>
            </w:pPr>
          </w:p>
          <w:p w14:paraId="17D9D20A" w14:textId="03388F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Enfant</w:t>
            </w:r>
            <w:r w:rsidR="005C2741" w:rsidRPr="00FC4EA6">
              <w:rPr>
                <w:rFonts w:ascii="Times New Roman" w:hAnsi="Times New Roman" w:cs="Times New Roman"/>
                <w:sz w:val="24"/>
                <w:szCs w:val="24"/>
              </w:rPr>
              <w:t> :</w:t>
            </w:r>
          </w:p>
          <w:p w14:paraId="4719FBF5" w14:textId="77777777" w:rsidR="00A37440" w:rsidRPr="00FC4EA6" w:rsidRDefault="00A37440"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Oui</w:t>
            </w:r>
          </w:p>
          <w:p w14:paraId="1C1774C1" w14:textId="0F59B80A" w:rsidR="00A37440" w:rsidRPr="00FC4EA6" w:rsidRDefault="00A37440"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Non</w:t>
            </w:r>
          </w:p>
        </w:tc>
        <w:tc>
          <w:tcPr>
            <w:tcW w:w="2300" w:type="dxa"/>
            <w:tcBorders>
              <w:top w:val="nil"/>
              <w:left w:val="nil"/>
              <w:bottom w:val="nil"/>
              <w:right w:val="nil"/>
            </w:tcBorders>
          </w:tcPr>
          <w:p w14:paraId="4AE6D07A" w14:textId="3D53C2EE" w:rsidR="00A37440" w:rsidRPr="00FC4EA6" w:rsidRDefault="00A37440" w:rsidP="005118CE">
            <w:pPr>
              <w:spacing w:after="0"/>
              <w:jc w:val="center"/>
              <w:rPr>
                <w:rFonts w:ascii="Times New Roman" w:hAnsi="Times New Roman" w:cs="Times New Roman"/>
                <w:sz w:val="24"/>
                <w:szCs w:val="24"/>
              </w:rPr>
            </w:pPr>
          </w:p>
        </w:tc>
        <w:tc>
          <w:tcPr>
            <w:tcW w:w="2266" w:type="dxa"/>
            <w:tcBorders>
              <w:top w:val="nil"/>
              <w:left w:val="nil"/>
              <w:bottom w:val="nil"/>
              <w:right w:val="nil"/>
            </w:tcBorders>
          </w:tcPr>
          <w:p w14:paraId="21280879" w14:textId="77777777" w:rsidR="00A37440" w:rsidRPr="00FC4EA6" w:rsidRDefault="00A37440" w:rsidP="005118CE">
            <w:pPr>
              <w:spacing w:after="0"/>
              <w:jc w:val="center"/>
              <w:rPr>
                <w:rFonts w:ascii="Times New Roman" w:hAnsi="Times New Roman" w:cs="Times New Roman"/>
                <w:sz w:val="24"/>
                <w:szCs w:val="24"/>
              </w:rPr>
            </w:pPr>
          </w:p>
          <w:p w14:paraId="56E56505" w14:textId="77777777" w:rsidR="00A37440" w:rsidRPr="00FC4EA6" w:rsidRDefault="00A37440" w:rsidP="005118CE">
            <w:pPr>
              <w:spacing w:after="0"/>
              <w:jc w:val="center"/>
              <w:rPr>
                <w:rFonts w:ascii="Times New Roman" w:hAnsi="Times New Roman" w:cs="Times New Roman"/>
                <w:sz w:val="24"/>
                <w:szCs w:val="24"/>
              </w:rPr>
            </w:pPr>
          </w:p>
          <w:p w14:paraId="13D8B349"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11</w:t>
            </w:r>
          </w:p>
        </w:tc>
        <w:tc>
          <w:tcPr>
            <w:tcW w:w="2266" w:type="dxa"/>
            <w:tcBorders>
              <w:top w:val="nil"/>
              <w:left w:val="nil"/>
              <w:bottom w:val="nil"/>
              <w:right w:val="nil"/>
            </w:tcBorders>
          </w:tcPr>
          <w:p w14:paraId="39615718" w14:textId="77777777" w:rsidR="00A37440" w:rsidRPr="00FC4EA6" w:rsidRDefault="00A37440" w:rsidP="005118CE">
            <w:pPr>
              <w:spacing w:after="0"/>
              <w:jc w:val="center"/>
              <w:rPr>
                <w:rFonts w:ascii="Times New Roman" w:hAnsi="Times New Roman" w:cs="Times New Roman"/>
                <w:sz w:val="24"/>
                <w:szCs w:val="24"/>
              </w:rPr>
            </w:pPr>
          </w:p>
          <w:p w14:paraId="66570B3C" w14:textId="5169EE57" w:rsidR="00A37440" w:rsidRPr="00FC4EA6" w:rsidRDefault="00A37440" w:rsidP="005118CE">
            <w:pPr>
              <w:spacing w:after="0"/>
              <w:jc w:val="center"/>
              <w:rPr>
                <w:rFonts w:ascii="Times New Roman" w:hAnsi="Times New Roman" w:cs="Times New Roman"/>
                <w:sz w:val="24"/>
                <w:szCs w:val="24"/>
              </w:rPr>
            </w:pPr>
          </w:p>
          <w:p w14:paraId="7B62BEA0"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18</w:t>
            </w:r>
          </w:p>
        </w:tc>
      </w:tr>
      <w:tr w:rsidR="005B2DE8" w:rsidRPr="00FC4EA6" w14:paraId="41A96766" w14:textId="77777777" w:rsidTr="007520D2">
        <w:tc>
          <w:tcPr>
            <w:tcW w:w="2230" w:type="dxa"/>
            <w:vMerge/>
            <w:tcBorders>
              <w:top w:val="nil"/>
              <w:left w:val="nil"/>
              <w:bottom w:val="nil"/>
              <w:right w:val="nil"/>
            </w:tcBorders>
          </w:tcPr>
          <w:p w14:paraId="79DC7170" w14:textId="77777777" w:rsidR="005B2DE8" w:rsidRPr="00FC4EA6" w:rsidRDefault="005B2DE8" w:rsidP="005118CE">
            <w:pPr>
              <w:spacing w:after="0"/>
              <w:jc w:val="center"/>
              <w:rPr>
                <w:rFonts w:ascii="Times New Roman" w:hAnsi="Times New Roman" w:cs="Times New Roman"/>
                <w:sz w:val="24"/>
                <w:szCs w:val="24"/>
              </w:rPr>
            </w:pPr>
          </w:p>
        </w:tc>
        <w:tc>
          <w:tcPr>
            <w:tcW w:w="2300" w:type="dxa"/>
            <w:tcBorders>
              <w:top w:val="nil"/>
              <w:left w:val="nil"/>
              <w:bottom w:val="nil"/>
              <w:right w:val="nil"/>
            </w:tcBorders>
          </w:tcPr>
          <w:p w14:paraId="18F8DFB5" w14:textId="67E95D30" w:rsidR="005B2DE8" w:rsidRPr="00FC4EA6" w:rsidRDefault="005B2DE8" w:rsidP="005118CE">
            <w:pPr>
              <w:spacing w:after="0"/>
              <w:jc w:val="center"/>
              <w:rPr>
                <w:rFonts w:ascii="Times New Roman" w:hAnsi="Times New Roman" w:cs="Times New Roman"/>
                <w:sz w:val="24"/>
                <w:szCs w:val="24"/>
              </w:rPr>
            </w:pPr>
          </w:p>
        </w:tc>
        <w:tc>
          <w:tcPr>
            <w:tcW w:w="2266" w:type="dxa"/>
            <w:tcBorders>
              <w:top w:val="nil"/>
              <w:left w:val="nil"/>
              <w:bottom w:val="nil"/>
              <w:right w:val="nil"/>
            </w:tcBorders>
          </w:tcPr>
          <w:p w14:paraId="1EAAECB6" w14:textId="4BB86C4B" w:rsidR="005B2DE8" w:rsidRPr="00FC4EA6" w:rsidRDefault="00A37440"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50</w:t>
            </w:r>
          </w:p>
        </w:tc>
        <w:tc>
          <w:tcPr>
            <w:tcW w:w="2266" w:type="dxa"/>
            <w:tcBorders>
              <w:top w:val="nil"/>
              <w:left w:val="nil"/>
              <w:bottom w:val="nil"/>
              <w:right w:val="nil"/>
            </w:tcBorders>
          </w:tcPr>
          <w:p w14:paraId="1E47C04F"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82</w:t>
            </w:r>
          </w:p>
        </w:tc>
      </w:tr>
      <w:tr w:rsidR="005B2DE8" w:rsidRPr="00FC4EA6" w14:paraId="1CEE9A2E" w14:textId="77777777" w:rsidTr="007520D2">
        <w:tc>
          <w:tcPr>
            <w:tcW w:w="2230" w:type="dxa"/>
            <w:tcBorders>
              <w:top w:val="nil"/>
              <w:left w:val="nil"/>
              <w:bottom w:val="nil"/>
              <w:right w:val="nil"/>
            </w:tcBorders>
          </w:tcPr>
          <w:p w14:paraId="1AF07F96" w14:textId="77777777" w:rsidR="005B2DE8" w:rsidRPr="00FC4EA6" w:rsidRDefault="005B2DE8" w:rsidP="005118CE">
            <w:pPr>
              <w:spacing w:after="0"/>
              <w:jc w:val="center"/>
              <w:rPr>
                <w:rFonts w:ascii="Times New Roman" w:hAnsi="Times New Roman" w:cs="Times New Roman"/>
                <w:sz w:val="24"/>
                <w:szCs w:val="24"/>
              </w:rPr>
            </w:pPr>
          </w:p>
        </w:tc>
        <w:tc>
          <w:tcPr>
            <w:tcW w:w="2300" w:type="dxa"/>
            <w:tcBorders>
              <w:top w:val="nil"/>
              <w:left w:val="nil"/>
              <w:bottom w:val="nil"/>
              <w:right w:val="nil"/>
            </w:tcBorders>
          </w:tcPr>
          <w:p w14:paraId="175B5491" w14:textId="77777777" w:rsidR="005B2DE8" w:rsidRPr="00FC4EA6" w:rsidRDefault="005B2DE8" w:rsidP="005118CE">
            <w:pPr>
              <w:spacing w:after="0"/>
              <w:jc w:val="center"/>
              <w:rPr>
                <w:rFonts w:ascii="Times New Roman" w:hAnsi="Times New Roman" w:cs="Times New Roman"/>
                <w:sz w:val="24"/>
                <w:szCs w:val="24"/>
              </w:rPr>
            </w:pPr>
          </w:p>
        </w:tc>
        <w:tc>
          <w:tcPr>
            <w:tcW w:w="2266" w:type="dxa"/>
            <w:tcBorders>
              <w:top w:val="nil"/>
              <w:left w:val="nil"/>
              <w:bottom w:val="nil"/>
              <w:right w:val="nil"/>
            </w:tcBorders>
          </w:tcPr>
          <w:p w14:paraId="25C8058F" w14:textId="77777777" w:rsidR="005B2DE8" w:rsidRPr="00FC4EA6" w:rsidRDefault="005B2DE8" w:rsidP="005118CE">
            <w:pPr>
              <w:spacing w:after="0"/>
              <w:jc w:val="center"/>
              <w:rPr>
                <w:rFonts w:ascii="Times New Roman" w:hAnsi="Times New Roman" w:cs="Times New Roman"/>
                <w:sz w:val="24"/>
                <w:szCs w:val="24"/>
              </w:rPr>
            </w:pPr>
          </w:p>
        </w:tc>
        <w:tc>
          <w:tcPr>
            <w:tcW w:w="2266" w:type="dxa"/>
            <w:tcBorders>
              <w:top w:val="nil"/>
              <w:left w:val="nil"/>
              <w:bottom w:val="nil"/>
              <w:right w:val="nil"/>
            </w:tcBorders>
          </w:tcPr>
          <w:p w14:paraId="058A1259" w14:textId="77777777" w:rsidR="005B2DE8" w:rsidRPr="00FC4EA6" w:rsidRDefault="005B2DE8" w:rsidP="005118CE">
            <w:pPr>
              <w:spacing w:after="0"/>
              <w:jc w:val="center"/>
              <w:rPr>
                <w:rFonts w:ascii="Times New Roman" w:hAnsi="Times New Roman" w:cs="Times New Roman"/>
                <w:sz w:val="24"/>
                <w:szCs w:val="24"/>
              </w:rPr>
            </w:pPr>
          </w:p>
        </w:tc>
      </w:tr>
      <w:tr w:rsidR="005B2DE8" w:rsidRPr="00FC4EA6" w14:paraId="6A6D06B0" w14:textId="77777777" w:rsidTr="007520D2">
        <w:tc>
          <w:tcPr>
            <w:tcW w:w="2230" w:type="dxa"/>
            <w:vMerge w:val="restart"/>
            <w:tcBorders>
              <w:top w:val="nil"/>
              <w:left w:val="nil"/>
              <w:bottom w:val="nil"/>
              <w:right w:val="nil"/>
            </w:tcBorders>
          </w:tcPr>
          <w:p w14:paraId="3ED6374C" w14:textId="57847828"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Si oui avec le partenaire actuel ?</w:t>
            </w:r>
          </w:p>
          <w:p w14:paraId="13D46DC9" w14:textId="77777777" w:rsidR="005C236D" w:rsidRPr="00FC4EA6" w:rsidRDefault="005C236D"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Oui</w:t>
            </w:r>
          </w:p>
          <w:p w14:paraId="089D92E2" w14:textId="4B669E1C" w:rsidR="005C236D" w:rsidRPr="00FC4EA6" w:rsidRDefault="005C236D"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Non</w:t>
            </w:r>
          </w:p>
        </w:tc>
        <w:tc>
          <w:tcPr>
            <w:tcW w:w="2300" w:type="dxa"/>
            <w:tcBorders>
              <w:top w:val="nil"/>
              <w:left w:val="nil"/>
              <w:bottom w:val="nil"/>
              <w:right w:val="nil"/>
            </w:tcBorders>
          </w:tcPr>
          <w:p w14:paraId="2018961C" w14:textId="7EA8F59E" w:rsidR="005B2DE8" w:rsidRPr="00FC4EA6" w:rsidRDefault="005B2DE8" w:rsidP="005118CE">
            <w:pPr>
              <w:spacing w:after="0"/>
              <w:jc w:val="center"/>
              <w:rPr>
                <w:rFonts w:ascii="Times New Roman" w:hAnsi="Times New Roman" w:cs="Times New Roman"/>
                <w:sz w:val="24"/>
                <w:szCs w:val="24"/>
              </w:rPr>
            </w:pPr>
          </w:p>
        </w:tc>
        <w:tc>
          <w:tcPr>
            <w:tcW w:w="2266" w:type="dxa"/>
            <w:tcBorders>
              <w:top w:val="nil"/>
              <w:left w:val="nil"/>
              <w:bottom w:val="nil"/>
              <w:right w:val="nil"/>
            </w:tcBorders>
          </w:tcPr>
          <w:p w14:paraId="6A4377E0" w14:textId="3E6F0916" w:rsidR="005B2DE8" w:rsidRPr="00FC4EA6" w:rsidRDefault="005B2DE8" w:rsidP="005118CE">
            <w:pPr>
              <w:spacing w:after="0"/>
              <w:jc w:val="center"/>
              <w:rPr>
                <w:rFonts w:ascii="Times New Roman" w:hAnsi="Times New Roman" w:cs="Times New Roman"/>
                <w:sz w:val="24"/>
                <w:szCs w:val="24"/>
              </w:rPr>
            </w:pPr>
          </w:p>
        </w:tc>
        <w:tc>
          <w:tcPr>
            <w:tcW w:w="2266" w:type="dxa"/>
            <w:tcBorders>
              <w:top w:val="nil"/>
              <w:left w:val="nil"/>
              <w:bottom w:val="nil"/>
              <w:right w:val="nil"/>
            </w:tcBorders>
          </w:tcPr>
          <w:p w14:paraId="395AC60F" w14:textId="6CC1617B" w:rsidR="005B2DE8" w:rsidRPr="00FC4EA6" w:rsidRDefault="005B2DE8" w:rsidP="005118CE">
            <w:pPr>
              <w:spacing w:after="0"/>
              <w:jc w:val="center"/>
              <w:rPr>
                <w:rFonts w:ascii="Times New Roman" w:hAnsi="Times New Roman" w:cs="Times New Roman"/>
                <w:sz w:val="24"/>
                <w:szCs w:val="24"/>
              </w:rPr>
            </w:pPr>
          </w:p>
        </w:tc>
      </w:tr>
      <w:tr w:rsidR="005B2DE8" w:rsidRPr="00FC4EA6" w14:paraId="5F065F26" w14:textId="77777777" w:rsidTr="007520D2">
        <w:tc>
          <w:tcPr>
            <w:tcW w:w="2230" w:type="dxa"/>
            <w:vMerge/>
            <w:tcBorders>
              <w:top w:val="nil"/>
              <w:left w:val="nil"/>
              <w:bottom w:val="nil"/>
              <w:right w:val="nil"/>
            </w:tcBorders>
          </w:tcPr>
          <w:p w14:paraId="73A67496" w14:textId="77777777" w:rsidR="005B2DE8" w:rsidRPr="00FC4EA6" w:rsidRDefault="005B2DE8" w:rsidP="005118CE">
            <w:pPr>
              <w:spacing w:after="0"/>
              <w:jc w:val="center"/>
              <w:rPr>
                <w:rFonts w:ascii="Times New Roman" w:hAnsi="Times New Roman" w:cs="Times New Roman"/>
                <w:sz w:val="24"/>
                <w:szCs w:val="24"/>
              </w:rPr>
            </w:pPr>
          </w:p>
        </w:tc>
        <w:tc>
          <w:tcPr>
            <w:tcW w:w="2300" w:type="dxa"/>
            <w:tcBorders>
              <w:top w:val="nil"/>
              <w:left w:val="nil"/>
              <w:bottom w:val="nil"/>
              <w:right w:val="nil"/>
            </w:tcBorders>
          </w:tcPr>
          <w:p w14:paraId="53D398D9" w14:textId="32E39FEA" w:rsidR="005B2DE8" w:rsidRPr="00FC4EA6" w:rsidRDefault="005B2DE8" w:rsidP="005118CE">
            <w:pPr>
              <w:spacing w:after="0"/>
              <w:jc w:val="center"/>
              <w:rPr>
                <w:rFonts w:ascii="Times New Roman" w:hAnsi="Times New Roman" w:cs="Times New Roman"/>
                <w:sz w:val="24"/>
                <w:szCs w:val="24"/>
              </w:rPr>
            </w:pPr>
          </w:p>
        </w:tc>
        <w:tc>
          <w:tcPr>
            <w:tcW w:w="2266" w:type="dxa"/>
            <w:tcBorders>
              <w:top w:val="nil"/>
              <w:left w:val="nil"/>
              <w:bottom w:val="nil"/>
              <w:right w:val="nil"/>
            </w:tcBorders>
          </w:tcPr>
          <w:p w14:paraId="7A214902" w14:textId="77777777" w:rsidR="007520D2" w:rsidRPr="00FC4EA6" w:rsidRDefault="007520D2" w:rsidP="005118CE">
            <w:pPr>
              <w:spacing w:after="0"/>
              <w:jc w:val="center"/>
              <w:rPr>
                <w:rFonts w:ascii="Times New Roman" w:hAnsi="Times New Roman" w:cs="Times New Roman"/>
                <w:sz w:val="24"/>
                <w:szCs w:val="24"/>
              </w:rPr>
            </w:pPr>
          </w:p>
          <w:p w14:paraId="5CC8CB26" w14:textId="3DEAF762" w:rsidR="005C236D" w:rsidRPr="00FC4EA6" w:rsidRDefault="005C236D"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0</w:t>
            </w:r>
          </w:p>
          <w:p w14:paraId="779BAE7F"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11</w:t>
            </w:r>
          </w:p>
        </w:tc>
        <w:tc>
          <w:tcPr>
            <w:tcW w:w="2266" w:type="dxa"/>
            <w:tcBorders>
              <w:top w:val="nil"/>
              <w:left w:val="nil"/>
              <w:bottom w:val="nil"/>
              <w:right w:val="nil"/>
            </w:tcBorders>
          </w:tcPr>
          <w:p w14:paraId="44BC7399" w14:textId="77777777" w:rsidR="005C236D" w:rsidRPr="00FC4EA6" w:rsidRDefault="005C236D" w:rsidP="005118CE">
            <w:pPr>
              <w:spacing w:after="0"/>
              <w:jc w:val="center"/>
              <w:rPr>
                <w:rFonts w:ascii="Times New Roman" w:hAnsi="Times New Roman" w:cs="Times New Roman"/>
                <w:sz w:val="24"/>
                <w:szCs w:val="24"/>
              </w:rPr>
            </w:pPr>
          </w:p>
          <w:p w14:paraId="0CAB8FEC" w14:textId="51C5A7C4" w:rsidR="005C236D" w:rsidRPr="00FC4EA6" w:rsidRDefault="005C236D"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0</w:t>
            </w:r>
          </w:p>
          <w:p w14:paraId="2A822D08"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18</w:t>
            </w:r>
          </w:p>
        </w:tc>
      </w:tr>
      <w:tr w:rsidR="005B2DE8" w:rsidRPr="00FC4EA6" w14:paraId="4CAB6B10" w14:textId="77777777" w:rsidTr="007520D2">
        <w:tc>
          <w:tcPr>
            <w:tcW w:w="2230" w:type="dxa"/>
            <w:vMerge/>
            <w:tcBorders>
              <w:top w:val="nil"/>
              <w:left w:val="nil"/>
              <w:bottom w:val="single" w:sz="12" w:space="0" w:color="auto"/>
              <w:right w:val="nil"/>
            </w:tcBorders>
          </w:tcPr>
          <w:p w14:paraId="127D2D71" w14:textId="77777777" w:rsidR="005B2DE8" w:rsidRPr="00FC4EA6" w:rsidRDefault="005B2DE8" w:rsidP="00211482">
            <w:pPr>
              <w:spacing w:after="0"/>
              <w:jc w:val="both"/>
              <w:rPr>
                <w:rFonts w:ascii="Times New Roman" w:hAnsi="Times New Roman" w:cs="Times New Roman"/>
                <w:sz w:val="24"/>
                <w:szCs w:val="24"/>
              </w:rPr>
            </w:pPr>
          </w:p>
        </w:tc>
        <w:tc>
          <w:tcPr>
            <w:tcW w:w="2300" w:type="dxa"/>
            <w:tcBorders>
              <w:top w:val="nil"/>
              <w:left w:val="nil"/>
              <w:bottom w:val="single" w:sz="12" w:space="0" w:color="auto"/>
              <w:right w:val="nil"/>
            </w:tcBorders>
          </w:tcPr>
          <w:p w14:paraId="67450C75" w14:textId="77777777" w:rsidR="005B2DE8" w:rsidRPr="00FC4EA6" w:rsidRDefault="005B2DE8" w:rsidP="00211482">
            <w:pPr>
              <w:spacing w:after="0"/>
              <w:jc w:val="both"/>
              <w:rPr>
                <w:rFonts w:ascii="Times New Roman" w:hAnsi="Times New Roman" w:cs="Times New Roman"/>
                <w:sz w:val="24"/>
                <w:szCs w:val="24"/>
              </w:rPr>
            </w:pPr>
            <w:r w:rsidRPr="00FC4EA6">
              <w:rPr>
                <w:rFonts w:ascii="Times New Roman" w:hAnsi="Times New Roman" w:cs="Times New Roman"/>
                <w:sz w:val="24"/>
                <w:szCs w:val="24"/>
              </w:rPr>
              <w:t xml:space="preserve">    </w:t>
            </w:r>
          </w:p>
        </w:tc>
        <w:tc>
          <w:tcPr>
            <w:tcW w:w="2266" w:type="dxa"/>
            <w:tcBorders>
              <w:top w:val="nil"/>
              <w:left w:val="nil"/>
              <w:bottom w:val="single" w:sz="12" w:space="0" w:color="auto"/>
              <w:right w:val="nil"/>
            </w:tcBorders>
          </w:tcPr>
          <w:p w14:paraId="5EFBDE7C" w14:textId="77777777" w:rsidR="005B2DE8" w:rsidRPr="00FC4EA6" w:rsidRDefault="005B2DE8" w:rsidP="00211482">
            <w:pPr>
              <w:spacing w:after="0"/>
              <w:jc w:val="both"/>
              <w:rPr>
                <w:rFonts w:ascii="Times New Roman" w:hAnsi="Times New Roman" w:cs="Times New Roman"/>
                <w:sz w:val="24"/>
                <w:szCs w:val="24"/>
              </w:rPr>
            </w:pPr>
          </w:p>
        </w:tc>
        <w:tc>
          <w:tcPr>
            <w:tcW w:w="2266" w:type="dxa"/>
            <w:tcBorders>
              <w:top w:val="nil"/>
              <w:left w:val="nil"/>
              <w:bottom w:val="single" w:sz="12" w:space="0" w:color="auto"/>
              <w:right w:val="nil"/>
            </w:tcBorders>
          </w:tcPr>
          <w:p w14:paraId="7F933028" w14:textId="77777777" w:rsidR="005B2DE8" w:rsidRPr="00FC4EA6" w:rsidRDefault="005B2DE8" w:rsidP="00211482">
            <w:pPr>
              <w:spacing w:after="0"/>
              <w:jc w:val="both"/>
              <w:rPr>
                <w:rFonts w:ascii="Times New Roman" w:hAnsi="Times New Roman" w:cs="Times New Roman"/>
                <w:sz w:val="24"/>
                <w:szCs w:val="24"/>
              </w:rPr>
            </w:pPr>
          </w:p>
        </w:tc>
      </w:tr>
    </w:tbl>
    <w:p w14:paraId="67371A74" w14:textId="77777777" w:rsidR="005B2DE8" w:rsidRPr="005118CE" w:rsidRDefault="005B2DE8" w:rsidP="00C73D34">
      <w:pPr>
        <w:jc w:val="both"/>
        <w:rPr>
          <w:rFonts w:ascii="Times New Roman" w:hAnsi="Times New Roman" w:cs="Times New Roman"/>
          <w:sz w:val="8"/>
          <w:szCs w:val="24"/>
          <w:lang w:val="fr-FR"/>
        </w:rPr>
      </w:pPr>
    </w:p>
    <w:p w14:paraId="26C1DC40" w14:textId="73D763B0" w:rsidR="005C236D" w:rsidRPr="00FC4EA6" w:rsidRDefault="005B2DE8" w:rsidP="00211482">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L’analyse du tableau si dessus montre que, l’hôpital le plus fréquenté pour infertilité primair</w:t>
      </w:r>
      <w:r w:rsidR="005C236D" w:rsidRPr="00FC4EA6">
        <w:rPr>
          <w:rFonts w:ascii="Times New Roman" w:hAnsi="Times New Roman" w:cs="Times New Roman"/>
          <w:sz w:val="24"/>
          <w:szCs w:val="24"/>
          <w:lang w:val="fr-FR"/>
        </w:rPr>
        <w:t xml:space="preserve">e pendant la période d’étude était </w:t>
      </w:r>
      <w:r w:rsidRPr="00FC4EA6">
        <w:rPr>
          <w:rFonts w:ascii="Times New Roman" w:hAnsi="Times New Roman" w:cs="Times New Roman"/>
          <w:sz w:val="24"/>
          <w:szCs w:val="24"/>
          <w:lang w:val="fr-FR"/>
        </w:rPr>
        <w:t>le HRN a</w:t>
      </w:r>
      <w:r w:rsidR="005C236D" w:rsidRPr="00FC4EA6">
        <w:rPr>
          <w:rFonts w:ascii="Times New Roman" w:hAnsi="Times New Roman" w:cs="Times New Roman"/>
          <w:sz w:val="24"/>
          <w:szCs w:val="24"/>
          <w:lang w:val="fr-FR"/>
        </w:rPr>
        <w:t xml:space="preserve">vec 30 répondants soit 49,2%. </w:t>
      </w:r>
      <w:r w:rsidR="00BE4054" w:rsidRPr="00FC4EA6">
        <w:rPr>
          <w:rFonts w:ascii="Times New Roman" w:hAnsi="Times New Roman" w:cs="Times New Roman"/>
          <w:sz w:val="24"/>
          <w:szCs w:val="24"/>
          <w:lang w:val="fr-FR"/>
        </w:rPr>
        <w:t xml:space="preserve">11 couples avaient </w:t>
      </w:r>
      <w:r w:rsidRPr="00FC4EA6">
        <w:rPr>
          <w:rFonts w:ascii="Times New Roman" w:hAnsi="Times New Roman" w:cs="Times New Roman"/>
          <w:sz w:val="24"/>
          <w:szCs w:val="24"/>
          <w:lang w:val="fr-FR"/>
        </w:rPr>
        <w:t>déclaré avoir un enfant ave</w:t>
      </w:r>
      <w:r w:rsidR="005C236D" w:rsidRPr="00FC4EA6">
        <w:rPr>
          <w:rFonts w:ascii="Times New Roman" w:hAnsi="Times New Roman" w:cs="Times New Roman"/>
          <w:sz w:val="24"/>
          <w:szCs w:val="24"/>
          <w:lang w:val="fr-FR"/>
        </w:rPr>
        <w:t>c un autre partenaire soit 18%.</w:t>
      </w:r>
    </w:p>
    <w:p w14:paraId="32DAD5EE" w14:textId="77777777" w:rsidR="005C236D" w:rsidRPr="00FC4EA6" w:rsidRDefault="005C236D" w:rsidP="00C73D34">
      <w:pPr>
        <w:jc w:val="both"/>
        <w:rPr>
          <w:rFonts w:ascii="Times New Roman" w:hAnsi="Times New Roman" w:cs="Times New Roman"/>
          <w:sz w:val="24"/>
          <w:szCs w:val="24"/>
          <w:lang w:val="fr-FR"/>
        </w:rPr>
      </w:pPr>
    </w:p>
    <w:p w14:paraId="104DE887" w14:textId="1C3BEBDC" w:rsidR="00211482" w:rsidRPr="00FC4EA6" w:rsidRDefault="00211482">
      <w:pPr>
        <w:rPr>
          <w:rFonts w:ascii="Times New Roman" w:hAnsi="Times New Roman" w:cs="Times New Roman"/>
          <w:sz w:val="24"/>
          <w:szCs w:val="24"/>
          <w:lang w:val="fr-FR"/>
        </w:rPr>
      </w:pPr>
      <w:r w:rsidRPr="00FC4EA6">
        <w:rPr>
          <w:rFonts w:ascii="Times New Roman" w:hAnsi="Times New Roman" w:cs="Times New Roman"/>
          <w:sz w:val="24"/>
          <w:szCs w:val="24"/>
          <w:lang w:val="fr-FR"/>
        </w:rPr>
        <w:br w:type="page"/>
      </w:r>
    </w:p>
    <w:p w14:paraId="4D8D6086" w14:textId="665D3F2A" w:rsidR="0067490A" w:rsidRPr="00FC4EA6" w:rsidRDefault="005B2DE8" w:rsidP="00211482">
      <w:pPr>
        <w:jc w:val="both"/>
        <w:outlineLvl w:val="2"/>
        <w:rPr>
          <w:rFonts w:ascii="Times New Roman" w:hAnsi="Times New Roman" w:cs="Times New Roman"/>
          <w:b/>
          <w:sz w:val="24"/>
          <w:szCs w:val="24"/>
          <w:lang w:val="fr-FR"/>
        </w:rPr>
      </w:pPr>
      <w:bookmarkStart w:id="411" w:name="_Toc239694758"/>
      <w:r w:rsidRPr="00FC4EA6">
        <w:rPr>
          <w:rFonts w:ascii="Times New Roman" w:hAnsi="Times New Roman" w:cs="Times New Roman"/>
          <w:b/>
          <w:sz w:val="24"/>
          <w:szCs w:val="24"/>
          <w:lang w:val="fr-FR"/>
        </w:rPr>
        <w:lastRenderedPageBreak/>
        <w:t>IV.2. CARACTERISTIQUES SOCIO DEMOGRAPHIQUES</w:t>
      </w:r>
      <w:bookmarkEnd w:id="411"/>
      <w:r w:rsidRPr="00FC4EA6">
        <w:rPr>
          <w:rFonts w:ascii="Times New Roman" w:hAnsi="Times New Roman" w:cs="Times New Roman"/>
          <w:b/>
          <w:sz w:val="24"/>
          <w:szCs w:val="24"/>
          <w:lang w:val="fr-FR"/>
        </w:rPr>
        <w:t xml:space="preserve"> </w:t>
      </w:r>
    </w:p>
    <w:p w14:paraId="4575F099" w14:textId="45880B36" w:rsidR="005B2DE8" w:rsidRPr="00FC4EA6" w:rsidRDefault="0067490A" w:rsidP="00C73D34">
      <w:pPr>
        <w:pStyle w:val="Lgende"/>
        <w:jc w:val="both"/>
        <w:rPr>
          <w:rFonts w:ascii="Times New Roman" w:hAnsi="Times New Roman" w:cs="Times New Roman"/>
          <w:i w:val="0"/>
          <w:sz w:val="24"/>
          <w:szCs w:val="24"/>
          <w:lang w:val="fr-FR"/>
        </w:rPr>
      </w:pPr>
      <w:bookmarkStart w:id="412" w:name="_Toc239432503"/>
      <w:r w:rsidRPr="00FC4EA6">
        <w:rPr>
          <w:rFonts w:ascii="Times New Roman" w:hAnsi="Times New Roman" w:cs="Times New Roman"/>
          <w:b/>
          <w:i w:val="0"/>
          <w:color w:val="auto"/>
          <w:sz w:val="24"/>
          <w:szCs w:val="24"/>
          <w:lang w:val="fr-FR"/>
        </w:rPr>
        <w:t>Tableau</w:t>
      </w:r>
      <w:r w:rsidR="00A402D4" w:rsidRPr="00FC4EA6">
        <w:rPr>
          <w:rFonts w:ascii="Times New Roman" w:hAnsi="Times New Roman" w:cs="Times New Roman"/>
          <w:b/>
          <w:i w:val="0"/>
          <w:color w:val="auto"/>
          <w:sz w:val="24"/>
          <w:szCs w:val="24"/>
          <w:lang w:val="fr-FR"/>
        </w:rPr>
        <w:t xml:space="preserve"> X </w:t>
      </w:r>
      <w:r w:rsidR="005B2DE8" w:rsidRPr="00FC4EA6">
        <w:rPr>
          <w:rFonts w:ascii="Times New Roman" w:hAnsi="Times New Roman" w:cs="Times New Roman"/>
          <w:b/>
          <w:i w:val="0"/>
          <w:color w:val="auto"/>
          <w:sz w:val="24"/>
          <w:szCs w:val="24"/>
          <w:lang w:val="fr-FR"/>
        </w:rPr>
        <w:t>:</w:t>
      </w:r>
      <w:r w:rsidR="005B2DE8" w:rsidRPr="00FC4EA6">
        <w:rPr>
          <w:rFonts w:ascii="Times New Roman" w:hAnsi="Times New Roman" w:cs="Times New Roman"/>
          <w:i w:val="0"/>
          <w:color w:val="auto"/>
          <w:sz w:val="24"/>
          <w:szCs w:val="24"/>
          <w:lang w:val="fr-FR"/>
        </w:rPr>
        <w:t xml:space="preserve"> </w:t>
      </w:r>
      <w:r w:rsidR="000E40F1" w:rsidRPr="00FC4EA6">
        <w:rPr>
          <w:rFonts w:ascii="Times New Roman" w:hAnsi="Times New Roman" w:cs="Times New Roman"/>
          <w:i w:val="0"/>
          <w:color w:val="auto"/>
          <w:sz w:val="24"/>
          <w:szCs w:val="24"/>
          <w:lang w:val="fr-FR"/>
        </w:rPr>
        <w:t>représentation sociodémographique</w:t>
      </w:r>
      <w:r w:rsidR="005B2DE8" w:rsidRPr="00FC4EA6">
        <w:rPr>
          <w:rFonts w:ascii="Times New Roman" w:hAnsi="Times New Roman" w:cs="Times New Roman"/>
          <w:i w:val="0"/>
          <w:color w:val="auto"/>
          <w:sz w:val="24"/>
          <w:szCs w:val="24"/>
          <w:lang w:val="fr-FR"/>
        </w:rPr>
        <w:t xml:space="preserve"> des femmes</w:t>
      </w:r>
      <w:bookmarkEnd w:id="412"/>
    </w:p>
    <w:tbl>
      <w:tblPr>
        <w:tblStyle w:val="Grilledutableau"/>
        <w:tblW w:w="0" w:type="auto"/>
        <w:jc w:val="right"/>
        <w:tblLook w:val="04A0" w:firstRow="1" w:lastRow="0" w:firstColumn="1" w:lastColumn="0" w:noHBand="0" w:noVBand="1"/>
      </w:tblPr>
      <w:tblGrid>
        <w:gridCol w:w="2274"/>
        <w:gridCol w:w="2284"/>
        <w:gridCol w:w="2255"/>
        <w:gridCol w:w="2259"/>
      </w:tblGrid>
      <w:tr w:rsidR="005B2DE8" w:rsidRPr="00FC4EA6" w14:paraId="1375633C" w14:textId="77777777" w:rsidTr="005B2DE8">
        <w:trPr>
          <w:jc w:val="right"/>
        </w:trPr>
        <w:tc>
          <w:tcPr>
            <w:tcW w:w="4558" w:type="dxa"/>
            <w:gridSpan w:val="2"/>
            <w:vMerge w:val="restart"/>
            <w:tcBorders>
              <w:top w:val="single" w:sz="12" w:space="0" w:color="auto"/>
              <w:left w:val="nil"/>
              <w:right w:val="nil"/>
            </w:tcBorders>
          </w:tcPr>
          <w:p w14:paraId="589C031C" w14:textId="77777777" w:rsidR="005B2DE8" w:rsidRPr="00FC4EA6" w:rsidRDefault="005B2DE8" w:rsidP="005118CE">
            <w:pPr>
              <w:spacing w:after="0"/>
              <w:jc w:val="center"/>
              <w:rPr>
                <w:rFonts w:ascii="Times New Roman" w:hAnsi="Times New Roman" w:cs="Times New Roman"/>
                <w:sz w:val="24"/>
                <w:szCs w:val="24"/>
              </w:rPr>
            </w:pPr>
          </w:p>
          <w:p w14:paraId="743027BB" w14:textId="617AB50A" w:rsidR="005B2DE8" w:rsidRPr="00FC4EA6" w:rsidRDefault="005B2DE8" w:rsidP="005118CE">
            <w:pPr>
              <w:tabs>
                <w:tab w:val="left" w:pos="2880"/>
              </w:tabs>
              <w:spacing w:after="0"/>
              <w:jc w:val="center"/>
              <w:rPr>
                <w:rFonts w:ascii="Times New Roman" w:hAnsi="Times New Roman" w:cs="Times New Roman"/>
                <w:sz w:val="24"/>
                <w:szCs w:val="24"/>
              </w:rPr>
            </w:pPr>
            <w:r w:rsidRPr="00FC4EA6">
              <w:rPr>
                <w:rFonts w:ascii="Times New Roman" w:hAnsi="Times New Roman" w:cs="Times New Roman"/>
                <w:sz w:val="24"/>
                <w:szCs w:val="24"/>
              </w:rPr>
              <w:t>Variables</w:t>
            </w:r>
          </w:p>
        </w:tc>
        <w:tc>
          <w:tcPr>
            <w:tcW w:w="4514" w:type="dxa"/>
            <w:gridSpan w:val="2"/>
            <w:tcBorders>
              <w:top w:val="single" w:sz="12" w:space="0" w:color="auto"/>
              <w:left w:val="nil"/>
              <w:right w:val="nil"/>
            </w:tcBorders>
          </w:tcPr>
          <w:p w14:paraId="7671139C" w14:textId="3B80231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Femmes</w:t>
            </w:r>
          </w:p>
          <w:p w14:paraId="05BBDF62" w14:textId="3DCEF6C2" w:rsidR="005B2DE8" w:rsidRPr="00FC4EA6" w:rsidRDefault="00C648F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N═61</w:t>
            </w:r>
          </w:p>
        </w:tc>
      </w:tr>
      <w:tr w:rsidR="005B2DE8" w:rsidRPr="00FC4EA6" w14:paraId="045FF24A" w14:textId="77777777" w:rsidTr="005B2DE8">
        <w:trPr>
          <w:jc w:val="right"/>
        </w:trPr>
        <w:tc>
          <w:tcPr>
            <w:tcW w:w="4558" w:type="dxa"/>
            <w:gridSpan w:val="2"/>
            <w:vMerge/>
            <w:tcBorders>
              <w:left w:val="nil"/>
              <w:bottom w:val="single" w:sz="12" w:space="0" w:color="auto"/>
              <w:right w:val="nil"/>
            </w:tcBorders>
          </w:tcPr>
          <w:p w14:paraId="196CA3DB" w14:textId="77777777" w:rsidR="005B2DE8" w:rsidRPr="00FC4EA6" w:rsidRDefault="005B2DE8" w:rsidP="005118CE">
            <w:pPr>
              <w:spacing w:after="0"/>
              <w:jc w:val="center"/>
              <w:rPr>
                <w:rFonts w:ascii="Times New Roman" w:hAnsi="Times New Roman" w:cs="Times New Roman"/>
                <w:sz w:val="24"/>
                <w:szCs w:val="24"/>
              </w:rPr>
            </w:pPr>
          </w:p>
        </w:tc>
        <w:tc>
          <w:tcPr>
            <w:tcW w:w="4514" w:type="dxa"/>
            <w:gridSpan w:val="2"/>
            <w:tcBorders>
              <w:left w:val="nil"/>
              <w:bottom w:val="single" w:sz="12" w:space="0" w:color="auto"/>
              <w:right w:val="nil"/>
            </w:tcBorders>
          </w:tcPr>
          <w:p w14:paraId="77D6BEBB" w14:textId="4A47572F" w:rsidR="005B2DE8" w:rsidRPr="00FC4EA6" w:rsidRDefault="005B2DE8" w:rsidP="005118CE">
            <w:pPr>
              <w:spacing w:after="0"/>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r w:rsidRPr="00FC4EA6">
              <w:rPr>
                <w:rFonts w:ascii="Times New Roman" w:hAnsi="Times New Roman" w:cs="Times New Roman"/>
                <w:sz w:val="24"/>
                <w:szCs w:val="24"/>
              </w:rPr>
              <w:t xml:space="preserve">                                  %</w:t>
            </w:r>
          </w:p>
        </w:tc>
      </w:tr>
      <w:tr w:rsidR="005B2DE8" w:rsidRPr="00FC4EA6" w14:paraId="44224FCB" w14:textId="77777777" w:rsidTr="005B2DE8">
        <w:trPr>
          <w:jc w:val="right"/>
        </w:trPr>
        <w:tc>
          <w:tcPr>
            <w:tcW w:w="2274" w:type="dxa"/>
            <w:tcBorders>
              <w:top w:val="single" w:sz="12" w:space="0" w:color="auto"/>
              <w:left w:val="nil"/>
              <w:bottom w:val="nil"/>
              <w:right w:val="nil"/>
            </w:tcBorders>
          </w:tcPr>
          <w:p w14:paraId="2CDE4073" w14:textId="3379C32C" w:rsidR="005B2DE8" w:rsidRPr="00FC4EA6" w:rsidRDefault="005C274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Age :</w:t>
            </w:r>
          </w:p>
          <w:p w14:paraId="5093A24E" w14:textId="77777777" w:rsidR="005C236D" w:rsidRPr="00FC4EA6" w:rsidRDefault="005C236D"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&lt; 20ans</w:t>
            </w:r>
          </w:p>
          <w:p w14:paraId="4AC665C0" w14:textId="47DD3C4E" w:rsidR="005C236D" w:rsidRPr="00FC4EA6" w:rsidRDefault="005C236D"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20-35ans</w:t>
            </w:r>
          </w:p>
          <w:p w14:paraId="655B5983" w14:textId="0D5F4F49" w:rsidR="005C236D" w:rsidRPr="00FC4EA6" w:rsidRDefault="005C236D"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&gt; 35ans</w:t>
            </w:r>
          </w:p>
          <w:p w14:paraId="6FDEB927" w14:textId="77777777" w:rsidR="005C236D" w:rsidRPr="00FC4EA6" w:rsidRDefault="005C236D" w:rsidP="005118CE">
            <w:pPr>
              <w:spacing w:after="0"/>
              <w:jc w:val="center"/>
              <w:rPr>
                <w:rFonts w:ascii="Times New Roman" w:hAnsi="Times New Roman" w:cs="Times New Roman"/>
                <w:sz w:val="24"/>
                <w:szCs w:val="24"/>
              </w:rPr>
            </w:pPr>
          </w:p>
        </w:tc>
        <w:tc>
          <w:tcPr>
            <w:tcW w:w="2284" w:type="dxa"/>
            <w:tcBorders>
              <w:top w:val="single" w:sz="12" w:space="0" w:color="auto"/>
              <w:left w:val="nil"/>
              <w:bottom w:val="nil"/>
              <w:right w:val="nil"/>
            </w:tcBorders>
          </w:tcPr>
          <w:p w14:paraId="4D5C6E1D" w14:textId="1C7159EC" w:rsidR="005B2DE8" w:rsidRPr="00FC4EA6" w:rsidRDefault="005B2DE8" w:rsidP="005118CE">
            <w:pPr>
              <w:spacing w:after="0"/>
              <w:jc w:val="center"/>
              <w:rPr>
                <w:rFonts w:ascii="Times New Roman" w:hAnsi="Times New Roman" w:cs="Times New Roman"/>
                <w:sz w:val="24"/>
                <w:szCs w:val="24"/>
              </w:rPr>
            </w:pPr>
          </w:p>
        </w:tc>
        <w:tc>
          <w:tcPr>
            <w:tcW w:w="2255" w:type="dxa"/>
            <w:tcBorders>
              <w:top w:val="single" w:sz="12" w:space="0" w:color="auto"/>
              <w:left w:val="nil"/>
              <w:bottom w:val="nil"/>
              <w:right w:val="nil"/>
            </w:tcBorders>
          </w:tcPr>
          <w:p w14:paraId="6DF93D34" w14:textId="4E85573A" w:rsidR="005B2DE8" w:rsidRPr="00FC4EA6" w:rsidRDefault="005B2DE8" w:rsidP="005118CE">
            <w:pPr>
              <w:spacing w:after="0"/>
              <w:jc w:val="center"/>
              <w:rPr>
                <w:rFonts w:ascii="Times New Roman" w:hAnsi="Times New Roman" w:cs="Times New Roman"/>
                <w:sz w:val="24"/>
                <w:szCs w:val="24"/>
              </w:rPr>
            </w:pPr>
          </w:p>
          <w:p w14:paraId="225D5460" w14:textId="717ABC71" w:rsidR="005C236D" w:rsidRPr="00FC4EA6" w:rsidRDefault="005C236D"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12</w:t>
            </w:r>
          </w:p>
          <w:p w14:paraId="0DADD899"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35</w:t>
            </w:r>
          </w:p>
          <w:p w14:paraId="615B1DDA"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14</w:t>
            </w:r>
          </w:p>
        </w:tc>
        <w:tc>
          <w:tcPr>
            <w:tcW w:w="2259" w:type="dxa"/>
            <w:tcBorders>
              <w:top w:val="single" w:sz="12" w:space="0" w:color="auto"/>
              <w:left w:val="nil"/>
              <w:bottom w:val="nil"/>
              <w:right w:val="nil"/>
            </w:tcBorders>
          </w:tcPr>
          <w:p w14:paraId="7F951DD7" w14:textId="43936144" w:rsidR="005B2DE8" w:rsidRPr="00FC4EA6" w:rsidRDefault="005B2DE8" w:rsidP="005118CE">
            <w:pPr>
              <w:spacing w:after="0"/>
              <w:jc w:val="center"/>
              <w:rPr>
                <w:rFonts w:ascii="Times New Roman" w:hAnsi="Times New Roman" w:cs="Times New Roman"/>
                <w:sz w:val="24"/>
                <w:szCs w:val="24"/>
              </w:rPr>
            </w:pPr>
          </w:p>
          <w:p w14:paraId="66BFF793" w14:textId="624C81F6"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19,7</w:t>
            </w:r>
          </w:p>
          <w:p w14:paraId="16A6C5A8"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57,4</w:t>
            </w:r>
          </w:p>
          <w:p w14:paraId="16F97DF3"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23</w:t>
            </w:r>
          </w:p>
          <w:p w14:paraId="7C61846D" w14:textId="77777777" w:rsidR="005B2DE8" w:rsidRPr="00FC4EA6" w:rsidRDefault="005B2DE8" w:rsidP="005118CE">
            <w:pPr>
              <w:spacing w:after="0"/>
              <w:jc w:val="center"/>
              <w:rPr>
                <w:rFonts w:ascii="Times New Roman" w:hAnsi="Times New Roman" w:cs="Times New Roman"/>
                <w:sz w:val="24"/>
                <w:szCs w:val="24"/>
              </w:rPr>
            </w:pPr>
          </w:p>
        </w:tc>
      </w:tr>
      <w:tr w:rsidR="005B2DE8" w:rsidRPr="00FC4EA6" w14:paraId="72B0B914" w14:textId="77777777" w:rsidTr="005B2DE8">
        <w:trPr>
          <w:jc w:val="right"/>
        </w:trPr>
        <w:tc>
          <w:tcPr>
            <w:tcW w:w="2274" w:type="dxa"/>
            <w:tcBorders>
              <w:top w:val="nil"/>
              <w:left w:val="nil"/>
              <w:bottom w:val="nil"/>
              <w:right w:val="nil"/>
            </w:tcBorders>
          </w:tcPr>
          <w:p w14:paraId="76A17584" w14:textId="31B2FE41" w:rsidR="00075022" w:rsidRPr="00FC4EA6" w:rsidRDefault="005C274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Niveau d’instruction :</w:t>
            </w:r>
          </w:p>
          <w:p w14:paraId="169A2056" w14:textId="77777777"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Aucun</w:t>
            </w:r>
          </w:p>
          <w:p w14:paraId="1B16614B" w14:textId="08073FD4"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Primaire</w:t>
            </w:r>
          </w:p>
          <w:p w14:paraId="449F46F9" w14:textId="19285E7E"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Secondaire</w:t>
            </w:r>
          </w:p>
          <w:p w14:paraId="73D4B7AD" w14:textId="3CBDBD46"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Supérieure</w:t>
            </w:r>
          </w:p>
          <w:p w14:paraId="735C04DF" w14:textId="5612F46E" w:rsidR="005B2DE8" w:rsidRPr="00FC4EA6" w:rsidRDefault="005B2DE8" w:rsidP="005118CE">
            <w:pPr>
              <w:spacing w:after="0"/>
              <w:jc w:val="center"/>
              <w:rPr>
                <w:rFonts w:ascii="Times New Roman" w:hAnsi="Times New Roman" w:cs="Times New Roman"/>
                <w:sz w:val="24"/>
                <w:szCs w:val="24"/>
              </w:rPr>
            </w:pPr>
          </w:p>
        </w:tc>
        <w:tc>
          <w:tcPr>
            <w:tcW w:w="2284" w:type="dxa"/>
            <w:tcBorders>
              <w:top w:val="nil"/>
              <w:left w:val="nil"/>
              <w:bottom w:val="nil"/>
              <w:right w:val="nil"/>
            </w:tcBorders>
          </w:tcPr>
          <w:p w14:paraId="58C56774" w14:textId="2B86CB0F" w:rsidR="005B2DE8" w:rsidRPr="00FC4EA6" w:rsidRDefault="005B2DE8" w:rsidP="005118CE">
            <w:pPr>
              <w:spacing w:after="0"/>
              <w:jc w:val="center"/>
              <w:rPr>
                <w:rFonts w:ascii="Times New Roman" w:hAnsi="Times New Roman" w:cs="Times New Roman"/>
                <w:sz w:val="24"/>
                <w:szCs w:val="24"/>
              </w:rPr>
            </w:pPr>
          </w:p>
        </w:tc>
        <w:tc>
          <w:tcPr>
            <w:tcW w:w="2255" w:type="dxa"/>
            <w:tcBorders>
              <w:top w:val="nil"/>
              <w:left w:val="nil"/>
              <w:bottom w:val="nil"/>
              <w:right w:val="nil"/>
            </w:tcBorders>
          </w:tcPr>
          <w:p w14:paraId="281EBD03" w14:textId="658D2D3C" w:rsidR="005B2DE8" w:rsidRPr="00FC4EA6" w:rsidRDefault="005B2DE8" w:rsidP="005118CE">
            <w:pPr>
              <w:spacing w:after="0"/>
              <w:jc w:val="center"/>
              <w:rPr>
                <w:rFonts w:ascii="Times New Roman" w:hAnsi="Times New Roman" w:cs="Times New Roman"/>
                <w:sz w:val="24"/>
                <w:szCs w:val="24"/>
              </w:rPr>
            </w:pPr>
          </w:p>
          <w:p w14:paraId="3E45D6D6" w14:textId="0D34E102" w:rsidR="005B2DE8" w:rsidRPr="00FC4EA6" w:rsidRDefault="005B2DE8" w:rsidP="005118CE">
            <w:pPr>
              <w:spacing w:after="0"/>
              <w:jc w:val="center"/>
              <w:rPr>
                <w:rFonts w:ascii="Times New Roman" w:hAnsi="Times New Roman" w:cs="Times New Roman"/>
                <w:sz w:val="24"/>
                <w:szCs w:val="24"/>
              </w:rPr>
            </w:pPr>
          </w:p>
          <w:p w14:paraId="552CB6BC" w14:textId="045DC115"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10</w:t>
            </w:r>
          </w:p>
          <w:p w14:paraId="405E15F6" w14:textId="747D4219"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16</w:t>
            </w:r>
          </w:p>
          <w:p w14:paraId="184F92CE"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21</w:t>
            </w:r>
          </w:p>
          <w:p w14:paraId="3FBFB21E"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14</w:t>
            </w:r>
          </w:p>
        </w:tc>
        <w:tc>
          <w:tcPr>
            <w:tcW w:w="2259" w:type="dxa"/>
            <w:tcBorders>
              <w:top w:val="nil"/>
              <w:left w:val="nil"/>
              <w:bottom w:val="nil"/>
              <w:right w:val="nil"/>
            </w:tcBorders>
          </w:tcPr>
          <w:p w14:paraId="5052D439" w14:textId="77777777" w:rsidR="005B2DE8" w:rsidRPr="00FC4EA6" w:rsidRDefault="005B2DE8" w:rsidP="005118CE">
            <w:pPr>
              <w:spacing w:after="0"/>
              <w:jc w:val="center"/>
              <w:rPr>
                <w:rFonts w:ascii="Times New Roman" w:hAnsi="Times New Roman" w:cs="Times New Roman"/>
                <w:sz w:val="24"/>
                <w:szCs w:val="24"/>
              </w:rPr>
            </w:pPr>
          </w:p>
          <w:p w14:paraId="14A45E35" w14:textId="77777777" w:rsidR="00075022" w:rsidRPr="00FC4EA6" w:rsidRDefault="00075022" w:rsidP="005118CE">
            <w:pPr>
              <w:spacing w:after="0"/>
              <w:jc w:val="center"/>
              <w:rPr>
                <w:rFonts w:ascii="Times New Roman" w:hAnsi="Times New Roman" w:cs="Times New Roman"/>
                <w:sz w:val="24"/>
                <w:szCs w:val="24"/>
              </w:rPr>
            </w:pPr>
          </w:p>
          <w:p w14:paraId="23516A5B" w14:textId="77777777"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16,4</w:t>
            </w:r>
          </w:p>
          <w:p w14:paraId="0569EF8B" w14:textId="77777777"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26,2</w:t>
            </w:r>
          </w:p>
          <w:p w14:paraId="4C1749BD" w14:textId="77777777"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34,4</w:t>
            </w:r>
          </w:p>
          <w:p w14:paraId="3474B1E0" w14:textId="77777777"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23</w:t>
            </w:r>
          </w:p>
          <w:p w14:paraId="732878D7" w14:textId="77777777" w:rsidR="00075022" w:rsidRPr="00FC4EA6" w:rsidRDefault="00075022" w:rsidP="005118CE">
            <w:pPr>
              <w:spacing w:after="0"/>
              <w:jc w:val="center"/>
              <w:rPr>
                <w:rFonts w:ascii="Times New Roman" w:hAnsi="Times New Roman" w:cs="Times New Roman"/>
                <w:sz w:val="24"/>
                <w:szCs w:val="24"/>
              </w:rPr>
            </w:pPr>
          </w:p>
        </w:tc>
      </w:tr>
      <w:tr w:rsidR="00075022" w:rsidRPr="00FC4EA6" w14:paraId="7814503A" w14:textId="77777777" w:rsidTr="005B2DE8">
        <w:trPr>
          <w:jc w:val="right"/>
        </w:trPr>
        <w:tc>
          <w:tcPr>
            <w:tcW w:w="2274" w:type="dxa"/>
            <w:tcBorders>
              <w:top w:val="nil"/>
              <w:left w:val="nil"/>
              <w:bottom w:val="single" w:sz="4" w:space="0" w:color="auto"/>
              <w:right w:val="nil"/>
            </w:tcBorders>
          </w:tcPr>
          <w:p w14:paraId="6016713D" w14:textId="1AA09DCA" w:rsidR="00075022" w:rsidRPr="00FC4EA6" w:rsidRDefault="005C274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Profession :</w:t>
            </w:r>
          </w:p>
          <w:p w14:paraId="1F484B1F" w14:textId="3037FD2C"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Ménagère</w:t>
            </w:r>
          </w:p>
          <w:p w14:paraId="33769677" w14:textId="6EF85953"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Commerçante</w:t>
            </w:r>
          </w:p>
          <w:p w14:paraId="67772187" w14:textId="4887A4E9"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Cultivatrice</w:t>
            </w:r>
          </w:p>
          <w:p w14:paraId="604E3120" w14:textId="16CE5DE2"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Etudiante</w:t>
            </w:r>
          </w:p>
          <w:p w14:paraId="32BF86D8" w14:textId="05F45569"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Enseignante</w:t>
            </w:r>
          </w:p>
          <w:p w14:paraId="78A4EDB9" w14:textId="097D5A5D"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Coiffeuse</w:t>
            </w:r>
          </w:p>
          <w:p w14:paraId="6A40C991" w14:textId="77777777"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Personnelle de santé</w:t>
            </w:r>
          </w:p>
          <w:p w14:paraId="50A2D790" w14:textId="2900649F"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Autres</w:t>
            </w:r>
          </w:p>
        </w:tc>
        <w:tc>
          <w:tcPr>
            <w:tcW w:w="2284" w:type="dxa"/>
            <w:tcBorders>
              <w:top w:val="nil"/>
              <w:left w:val="nil"/>
              <w:bottom w:val="single" w:sz="4" w:space="0" w:color="auto"/>
              <w:right w:val="nil"/>
            </w:tcBorders>
          </w:tcPr>
          <w:p w14:paraId="2C28E748" w14:textId="01BDCF25" w:rsidR="00075022" w:rsidRPr="00FC4EA6" w:rsidRDefault="00075022" w:rsidP="005118CE">
            <w:pPr>
              <w:spacing w:after="0"/>
              <w:jc w:val="center"/>
              <w:rPr>
                <w:rFonts w:ascii="Times New Roman" w:hAnsi="Times New Roman" w:cs="Times New Roman"/>
                <w:sz w:val="24"/>
                <w:szCs w:val="24"/>
              </w:rPr>
            </w:pPr>
          </w:p>
        </w:tc>
        <w:tc>
          <w:tcPr>
            <w:tcW w:w="2255" w:type="dxa"/>
            <w:tcBorders>
              <w:top w:val="nil"/>
              <w:left w:val="nil"/>
              <w:bottom w:val="single" w:sz="4" w:space="0" w:color="auto"/>
              <w:right w:val="nil"/>
            </w:tcBorders>
          </w:tcPr>
          <w:p w14:paraId="56ECCDC0" w14:textId="77777777" w:rsidR="00075022" w:rsidRPr="00FC4EA6" w:rsidRDefault="00075022" w:rsidP="005118CE">
            <w:pPr>
              <w:spacing w:after="0"/>
              <w:jc w:val="center"/>
              <w:rPr>
                <w:rFonts w:ascii="Times New Roman" w:hAnsi="Times New Roman" w:cs="Times New Roman"/>
                <w:sz w:val="24"/>
                <w:szCs w:val="24"/>
              </w:rPr>
            </w:pPr>
          </w:p>
          <w:p w14:paraId="7C3DB847" w14:textId="77777777" w:rsidR="005C2741" w:rsidRPr="00FC4EA6" w:rsidRDefault="005C274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22</w:t>
            </w:r>
          </w:p>
          <w:p w14:paraId="2A980647" w14:textId="77777777" w:rsidR="005C2741" w:rsidRPr="00FC4EA6" w:rsidRDefault="005C274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5</w:t>
            </w:r>
          </w:p>
          <w:p w14:paraId="397E2C98" w14:textId="77777777" w:rsidR="005C2741" w:rsidRPr="00FC4EA6" w:rsidRDefault="005C274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w:t>
            </w:r>
          </w:p>
          <w:p w14:paraId="5B79B544" w14:textId="77777777" w:rsidR="005C2741" w:rsidRPr="00FC4EA6" w:rsidRDefault="005C274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w:t>
            </w:r>
          </w:p>
          <w:p w14:paraId="6366EE03" w14:textId="77777777" w:rsidR="005C2741" w:rsidRPr="00FC4EA6" w:rsidRDefault="005C274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w:t>
            </w:r>
          </w:p>
          <w:p w14:paraId="60FCECC9" w14:textId="77777777" w:rsidR="005C2741" w:rsidRPr="00FC4EA6" w:rsidRDefault="005C274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7</w:t>
            </w:r>
          </w:p>
          <w:p w14:paraId="5E1B53C4" w14:textId="77777777" w:rsidR="005C2741" w:rsidRPr="00FC4EA6" w:rsidRDefault="005C274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10</w:t>
            </w:r>
          </w:p>
          <w:p w14:paraId="5FBCEA49" w14:textId="59697B8A" w:rsidR="005C2741" w:rsidRPr="00FC4EA6" w:rsidRDefault="005C274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w:t>
            </w:r>
          </w:p>
        </w:tc>
        <w:tc>
          <w:tcPr>
            <w:tcW w:w="2259" w:type="dxa"/>
            <w:tcBorders>
              <w:top w:val="nil"/>
              <w:left w:val="nil"/>
              <w:bottom w:val="single" w:sz="4" w:space="0" w:color="auto"/>
              <w:right w:val="nil"/>
            </w:tcBorders>
          </w:tcPr>
          <w:p w14:paraId="6D74EE86" w14:textId="7E9BCF39" w:rsidR="00075022" w:rsidRPr="00FC4EA6" w:rsidRDefault="00075022" w:rsidP="005118CE">
            <w:pPr>
              <w:spacing w:after="0"/>
              <w:jc w:val="center"/>
              <w:rPr>
                <w:rFonts w:ascii="Times New Roman" w:hAnsi="Times New Roman" w:cs="Times New Roman"/>
                <w:sz w:val="24"/>
                <w:szCs w:val="24"/>
              </w:rPr>
            </w:pPr>
          </w:p>
          <w:p w14:paraId="39EF7C1F" w14:textId="2E620F60" w:rsidR="00075022" w:rsidRPr="00FC4EA6" w:rsidRDefault="001F26D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36,1</w:t>
            </w:r>
          </w:p>
          <w:p w14:paraId="33798B67" w14:textId="78B9AD62" w:rsidR="00075022" w:rsidRPr="00FC4EA6" w:rsidRDefault="001F26D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8</w:t>
            </w:r>
            <w:r w:rsidR="005C2741" w:rsidRPr="00FC4EA6">
              <w:rPr>
                <w:rFonts w:ascii="Times New Roman" w:hAnsi="Times New Roman" w:cs="Times New Roman"/>
                <w:sz w:val="24"/>
                <w:szCs w:val="24"/>
              </w:rPr>
              <w:t>,</w:t>
            </w:r>
            <w:r w:rsidRPr="00FC4EA6">
              <w:rPr>
                <w:rFonts w:ascii="Times New Roman" w:hAnsi="Times New Roman" w:cs="Times New Roman"/>
                <w:sz w:val="24"/>
                <w:szCs w:val="24"/>
              </w:rPr>
              <w:t>2</w:t>
            </w:r>
          </w:p>
          <w:p w14:paraId="58E5B599" w14:textId="77777777"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6,6</w:t>
            </w:r>
          </w:p>
          <w:p w14:paraId="7F749DD9" w14:textId="400FA938" w:rsidR="00075022" w:rsidRPr="00FC4EA6" w:rsidRDefault="005C274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6,6</w:t>
            </w:r>
          </w:p>
          <w:p w14:paraId="37D883EB" w14:textId="2D7E4DFD" w:rsidR="00075022" w:rsidRPr="00FC4EA6" w:rsidRDefault="005C274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4,9</w:t>
            </w:r>
          </w:p>
          <w:p w14:paraId="1474E51A" w14:textId="6B6BE485" w:rsidR="005C2741"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w:t>
            </w:r>
            <w:r w:rsidR="005C2741" w:rsidRPr="00FC4EA6">
              <w:rPr>
                <w:rFonts w:ascii="Times New Roman" w:hAnsi="Times New Roman" w:cs="Times New Roman"/>
                <w:sz w:val="24"/>
                <w:szCs w:val="24"/>
              </w:rPr>
              <w:t>1,5</w:t>
            </w:r>
          </w:p>
          <w:p w14:paraId="0849B267" w14:textId="219CD202" w:rsidR="00075022" w:rsidRPr="00FC4EA6" w:rsidRDefault="005C274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w:t>
            </w:r>
            <w:r w:rsidR="00075022" w:rsidRPr="00FC4EA6">
              <w:rPr>
                <w:rFonts w:ascii="Times New Roman" w:hAnsi="Times New Roman" w:cs="Times New Roman"/>
                <w:sz w:val="24"/>
                <w:szCs w:val="24"/>
              </w:rPr>
              <w:t>6,4</w:t>
            </w:r>
          </w:p>
          <w:p w14:paraId="5C8BBE67" w14:textId="06FA9622" w:rsidR="00075022" w:rsidRPr="00FC4EA6" w:rsidRDefault="00075022"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9,8</w:t>
            </w:r>
          </w:p>
        </w:tc>
      </w:tr>
    </w:tbl>
    <w:p w14:paraId="13E8B192" w14:textId="7CE83961" w:rsidR="00211482" w:rsidRPr="00FC4EA6" w:rsidRDefault="005B2DE8" w:rsidP="00C73D34">
      <w:p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 tableau ci-dessus nous montre que, la tranche d’âge la plus représentée était celle de 20 à 35 ans avec 35 répondants soit 57,4% et que les femmes ménagères étaient majorita</w:t>
      </w:r>
      <w:r w:rsidR="00C648F2" w:rsidRPr="00FC4EA6">
        <w:rPr>
          <w:rFonts w:ascii="Times New Roman" w:hAnsi="Times New Roman" w:cs="Times New Roman"/>
          <w:sz w:val="24"/>
          <w:szCs w:val="24"/>
          <w:lang w:val="fr-FR"/>
        </w:rPr>
        <w:t xml:space="preserve">irement </w:t>
      </w:r>
      <w:r w:rsidR="00D5677A" w:rsidRPr="00FC4EA6">
        <w:rPr>
          <w:rFonts w:ascii="Times New Roman" w:hAnsi="Times New Roman" w:cs="Times New Roman"/>
          <w:sz w:val="24"/>
          <w:szCs w:val="24"/>
          <w:lang w:val="fr-FR"/>
        </w:rPr>
        <w:t>représentées</w:t>
      </w:r>
      <w:r w:rsidR="00C648F2" w:rsidRPr="00FC4EA6">
        <w:rPr>
          <w:rFonts w:ascii="Times New Roman" w:hAnsi="Times New Roman" w:cs="Times New Roman"/>
          <w:sz w:val="24"/>
          <w:szCs w:val="24"/>
          <w:lang w:val="fr-FR"/>
        </w:rPr>
        <w:t xml:space="preserve"> soit 36,1%.</w:t>
      </w:r>
    </w:p>
    <w:p w14:paraId="73EE37FE" w14:textId="77777777" w:rsidR="00211482" w:rsidRPr="00FC4EA6" w:rsidRDefault="00211482">
      <w:pPr>
        <w:rPr>
          <w:rFonts w:ascii="Times New Roman" w:hAnsi="Times New Roman" w:cs="Times New Roman"/>
          <w:sz w:val="24"/>
          <w:szCs w:val="24"/>
          <w:lang w:val="fr-FR"/>
        </w:rPr>
      </w:pPr>
      <w:r w:rsidRPr="00FC4EA6">
        <w:rPr>
          <w:rFonts w:ascii="Times New Roman" w:hAnsi="Times New Roman" w:cs="Times New Roman"/>
          <w:sz w:val="24"/>
          <w:szCs w:val="24"/>
          <w:lang w:val="fr-FR"/>
        </w:rPr>
        <w:br w:type="page"/>
      </w:r>
    </w:p>
    <w:p w14:paraId="60F0DBE5" w14:textId="47C5D43D" w:rsidR="005B2DE8" w:rsidRPr="00FC4EA6" w:rsidRDefault="0067490A" w:rsidP="00C73D34">
      <w:pPr>
        <w:pStyle w:val="Lgende"/>
        <w:jc w:val="both"/>
        <w:rPr>
          <w:rFonts w:ascii="Times New Roman" w:hAnsi="Times New Roman" w:cs="Times New Roman"/>
          <w:i w:val="0"/>
          <w:color w:val="auto"/>
          <w:sz w:val="24"/>
          <w:szCs w:val="24"/>
          <w:lang w:val="fr-FR"/>
        </w:rPr>
      </w:pPr>
      <w:bookmarkStart w:id="413" w:name="_Toc239432504"/>
      <w:r w:rsidRPr="00FC4EA6">
        <w:rPr>
          <w:rFonts w:ascii="Times New Roman" w:hAnsi="Times New Roman" w:cs="Times New Roman"/>
          <w:b/>
          <w:i w:val="0"/>
          <w:color w:val="auto"/>
          <w:sz w:val="24"/>
          <w:szCs w:val="24"/>
          <w:lang w:val="fr-FR"/>
        </w:rPr>
        <w:lastRenderedPageBreak/>
        <w:t>Tableau</w:t>
      </w:r>
      <w:r w:rsidR="00A402D4" w:rsidRPr="00FC4EA6">
        <w:rPr>
          <w:rFonts w:ascii="Times New Roman" w:hAnsi="Times New Roman" w:cs="Times New Roman"/>
          <w:b/>
          <w:i w:val="0"/>
          <w:color w:val="auto"/>
          <w:sz w:val="24"/>
          <w:szCs w:val="24"/>
          <w:lang w:val="fr-FR"/>
        </w:rPr>
        <w:t xml:space="preserve"> XI </w:t>
      </w:r>
      <w:r w:rsidR="005B2DE8" w:rsidRPr="00FC4EA6">
        <w:rPr>
          <w:rFonts w:ascii="Times New Roman" w:hAnsi="Times New Roman" w:cs="Times New Roman"/>
          <w:i w:val="0"/>
          <w:color w:val="auto"/>
          <w:sz w:val="24"/>
          <w:szCs w:val="24"/>
          <w:lang w:val="fr-FR"/>
        </w:rPr>
        <w:t>: répartition sociodémographique des hommes</w:t>
      </w:r>
      <w:bookmarkEnd w:id="413"/>
    </w:p>
    <w:tbl>
      <w:tblPr>
        <w:tblStyle w:val="Grilledutableau"/>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6"/>
        <w:gridCol w:w="2366"/>
        <w:gridCol w:w="2366"/>
        <w:gridCol w:w="2366"/>
      </w:tblGrid>
      <w:tr w:rsidR="005B2DE8" w:rsidRPr="00FC4EA6" w14:paraId="637CA59A" w14:textId="77777777" w:rsidTr="00A402D4">
        <w:trPr>
          <w:trHeight w:val="707"/>
        </w:trPr>
        <w:tc>
          <w:tcPr>
            <w:tcW w:w="2366" w:type="dxa"/>
            <w:tcBorders>
              <w:top w:val="single" w:sz="4" w:space="0" w:color="auto"/>
            </w:tcBorders>
          </w:tcPr>
          <w:p w14:paraId="1330C054" w14:textId="77777777" w:rsidR="005B2DE8" w:rsidRPr="00FC4EA6" w:rsidRDefault="005B2DE8" w:rsidP="005118CE">
            <w:pPr>
              <w:spacing w:after="0" w:line="240" w:lineRule="auto"/>
              <w:jc w:val="center"/>
              <w:rPr>
                <w:rFonts w:ascii="Times New Roman" w:hAnsi="Times New Roman" w:cs="Times New Roman"/>
                <w:sz w:val="24"/>
                <w:szCs w:val="24"/>
              </w:rPr>
            </w:pPr>
          </w:p>
          <w:p w14:paraId="504F0BB7"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Variables</w:t>
            </w:r>
          </w:p>
        </w:tc>
        <w:tc>
          <w:tcPr>
            <w:tcW w:w="2366" w:type="dxa"/>
            <w:vMerge w:val="restart"/>
            <w:tcBorders>
              <w:top w:val="single" w:sz="4" w:space="0" w:color="auto"/>
            </w:tcBorders>
          </w:tcPr>
          <w:p w14:paraId="038143FA" w14:textId="77777777" w:rsidR="005B2DE8" w:rsidRPr="00FC4EA6" w:rsidRDefault="005B2DE8" w:rsidP="005118CE">
            <w:pPr>
              <w:spacing w:after="0" w:line="240" w:lineRule="auto"/>
              <w:jc w:val="center"/>
              <w:rPr>
                <w:rFonts w:ascii="Times New Roman" w:hAnsi="Times New Roman" w:cs="Times New Roman"/>
                <w:sz w:val="24"/>
                <w:szCs w:val="24"/>
              </w:rPr>
            </w:pPr>
          </w:p>
        </w:tc>
        <w:tc>
          <w:tcPr>
            <w:tcW w:w="2366" w:type="dxa"/>
            <w:tcBorders>
              <w:top w:val="single" w:sz="4" w:space="0" w:color="auto"/>
            </w:tcBorders>
          </w:tcPr>
          <w:p w14:paraId="11196ECB" w14:textId="77777777" w:rsidR="005B2DE8" w:rsidRPr="00FC4EA6" w:rsidRDefault="005B2DE8" w:rsidP="005118CE">
            <w:pPr>
              <w:spacing w:after="0" w:line="240" w:lineRule="auto"/>
              <w:jc w:val="center"/>
              <w:rPr>
                <w:rFonts w:ascii="Times New Roman" w:hAnsi="Times New Roman" w:cs="Times New Roman"/>
                <w:sz w:val="24"/>
                <w:szCs w:val="24"/>
              </w:rPr>
            </w:pPr>
          </w:p>
        </w:tc>
        <w:tc>
          <w:tcPr>
            <w:tcW w:w="2366" w:type="dxa"/>
            <w:tcBorders>
              <w:top w:val="single" w:sz="4" w:space="0" w:color="auto"/>
            </w:tcBorders>
          </w:tcPr>
          <w:p w14:paraId="17BC123A" w14:textId="0F210281"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Hommes</w:t>
            </w:r>
          </w:p>
          <w:p w14:paraId="0BB2C001" w14:textId="0069C112" w:rsidR="005B2DE8" w:rsidRPr="00FC4EA6" w:rsidRDefault="00C648F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N═61</w:t>
            </w:r>
          </w:p>
        </w:tc>
      </w:tr>
      <w:tr w:rsidR="005B2DE8" w:rsidRPr="00FC4EA6" w14:paraId="06894D5D" w14:textId="77777777" w:rsidTr="00C648F2">
        <w:trPr>
          <w:trHeight w:val="50"/>
        </w:trPr>
        <w:tc>
          <w:tcPr>
            <w:tcW w:w="2366" w:type="dxa"/>
            <w:tcBorders>
              <w:bottom w:val="single" w:sz="12" w:space="0" w:color="auto"/>
            </w:tcBorders>
          </w:tcPr>
          <w:p w14:paraId="3FE9EA79" w14:textId="77777777" w:rsidR="005B2DE8" w:rsidRPr="00FC4EA6" w:rsidRDefault="005B2DE8" w:rsidP="005118CE">
            <w:pPr>
              <w:spacing w:after="0" w:line="240" w:lineRule="auto"/>
              <w:jc w:val="center"/>
              <w:rPr>
                <w:rFonts w:ascii="Times New Roman" w:hAnsi="Times New Roman" w:cs="Times New Roman"/>
                <w:sz w:val="24"/>
                <w:szCs w:val="24"/>
              </w:rPr>
            </w:pPr>
          </w:p>
        </w:tc>
        <w:tc>
          <w:tcPr>
            <w:tcW w:w="2366" w:type="dxa"/>
            <w:vMerge/>
            <w:tcBorders>
              <w:bottom w:val="single" w:sz="12" w:space="0" w:color="auto"/>
            </w:tcBorders>
          </w:tcPr>
          <w:p w14:paraId="0BD50285" w14:textId="77777777" w:rsidR="005B2DE8" w:rsidRPr="00FC4EA6" w:rsidRDefault="005B2DE8" w:rsidP="005118CE">
            <w:pPr>
              <w:spacing w:after="0" w:line="240" w:lineRule="auto"/>
              <w:jc w:val="center"/>
              <w:rPr>
                <w:rFonts w:ascii="Times New Roman" w:hAnsi="Times New Roman" w:cs="Times New Roman"/>
                <w:sz w:val="24"/>
                <w:szCs w:val="24"/>
              </w:rPr>
            </w:pPr>
          </w:p>
        </w:tc>
        <w:tc>
          <w:tcPr>
            <w:tcW w:w="2366" w:type="dxa"/>
            <w:tcBorders>
              <w:top w:val="single" w:sz="12" w:space="0" w:color="auto"/>
              <w:bottom w:val="single" w:sz="12" w:space="0" w:color="auto"/>
            </w:tcBorders>
          </w:tcPr>
          <w:p w14:paraId="05CE64A3" w14:textId="1851FF7B" w:rsidR="005B2DE8" w:rsidRPr="00FC4EA6" w:rsidRDefault="005118CE" w:rsidP="005118CE">
            <w:pPr>
              <w:spacing w:after="0" w:line="240" w:lineRule="auto"/>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p>
        </w:tc>
        <w:tc>
          <w:tcPr>
            <w:tcW w:w="2366" w:type="dxa"/>
            <w:tcBorders>
              <w:top w:val="single" w:sz="12" w:space="0" w:color="auto"/>
              <w:bottom w:val="single" w:sz="12" w:space="0" w:color="auto"/>
            </w:tcBorders>
          </w:tcPr>
          <w:p w14:paraId="59F77D28" w14:textId="1C94560C"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w:t>
            </w:r>
          </w:p>
        </w:tc>
      </w:tr>
      <w:tr w:rsidR="005B2DE8" w:rsidRPr="00FC4EA6" w14:paraId="44A87421" w14:textId="77777777" w:rsidTr="00C648F2">
        <w:trPr>
          <w:trHeight w:val="1552"/>
        </w:trPr>
        <w:tc>
          <w:tcPr>
            <w:tcW w:w="2366" w:type="dxa"/>
            <w:tcBorders>
              <w:top w:val="single" w:sz="12" w:space="0" w:color="auto"/>
            </w:tcBorders>
          </w:tcPr>
          <w:p w14:paraId="04600A02" w14:textId="350FA458" w:rsidR="005B2DE8"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Age :</w:t>
            </w:r>
          </w:p>
          <w:p w14:paraId="4556AB77" w14:textId="01B5BA3E"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&lt; 30ans</w:t>
            </w:r>
          </w:p>
          <w:p w14:paraId="28FCBEB6" w14:textId="33B6929F"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30-40ans</w:t>
            </w:r>
          </w:p>
          <w:p w14:paraId="1FB72FDF" w14:textId="7E23BD25" w:rsidR="001009D2" w:rsidRPr="00FC4EA6" w:rsidRDefault="001009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&gt; 40ans</w:t>
            </w:r>
          </w:p>
          <w:p w14:paraId="5C69967D" w14:textId="6D27B214" w:rsidR="001009D2" w:rsidRPr="00FC4EA6" w:rsidRDefault="001009D2" w:rsidP="005118CE">
            <w:pPr>
              <w:spacing w:after="0" w:line="240" w:lineRule="auto"/>
              <w:jc w:val="center"/>
              <w:rPr>
                <w:rFonts w:ascii="Times New Roman" w:hAnsi="Times New Roman" w:cs="Times New Roman"/>
                <w:sz w:val="24"/>
                <w:szCs w:val="24"/>
              </w:rPr>
            </w:pPr>
          </w:p>
        </w:tc>
        <w:tc>
          <w:tcPr>
            <w:tcW w:w="2366" w:type="dxa"/>
            <w:tcBorders>
              <w:top w:val="single" w:sz="12" w:space="0" w:color="auto"/>
            </w:tcBorders>
          </w:tcPr>
          <w:p w14:paraId="1796814C" w14:textId="60CD6FBA" w:rsidR="005B2DE8" w:rsidRPr="00FC4EA6" w:rsidRDefault="005B2DE8" w:rsidP="005118CE">
            <w:pPr>
              <w:spacing w:after="0" w:line="240" w:lineRule="auto"/>
              <w:jc w:val="center"/>
              <w:rPr>
                <w:rFonts w:ascii="Times New Roman" w:hAnsi="Times New Roman" w:cs="Times New Roman"/>
                <w:sz w:val="24"/>
                <w:szCs w:val="24"/>
              </w:rPr>
            </w:pPr>
          </w:p>
        </w:tc>
        <w:tc>
          <w:tcPr>
            <w:tcW w:w="2366" w:type="dxa"/>
            <w:tcBorders>
              <w:top w:val="single" w:sz="12" w:space="0" w:color="auto"/>
            </w:tcBorders>
          </w:tcPr>
          <w:p w14:paraId="0D13FEAE" w14:textId="3C1C2E0D" w:rsidR="005B2DE8"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br/>
              <w:t xml:space="preserve">         13</w:t>
            </w:r>
          </w:p>
          <w:p w14:paraId="1032CA6E" w14:textId="201F7B12"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34</w:t>
            </w:r>
          </w:p>
          <w:p w14:paraId="03518C4E" w14:textId="72C12CEA"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14</w:t>
            </w:r>
          </w:p>
          <w:p w14:paraId="03EB0EFD" w14:textId="77E502DE" w:rsidR="001F26D2" w:rsidRPr="00FC4EA6" w:rsidRDefault="001F26D2" w:rsidP="005118CE">
            <w:pPr>
              <w:spacing w:after="0" w:line="240" w:lineRule="auto"/>
              <w:jc w:val="center"/>
              <w:rPr>
                <w:rFonts w:ascii="Times New Roman" w:hAnsi="Times New Roman" w:cs="Times New Roman"/>
                <w:sz w:val="24"/>
                <w:szCs w:val="24"/>
              </w:rPr>
            </w:pPr>
          </w:p>
        </w:tc>
        <w:tc>
          <w:tcPr>
            <w:tcW w:w="2366" w:type="dxa"/>
            <w:tcBorders>
              <w:top w:val="single" w:sz="12" w:space="0" w:color="auto"/>
            </w:tcBorders>
          </w:tcPr>
          <w:p w14:paraId="6BAAB33C" w14:textId="1F6EAC22" w:rsidR="005B2DE8" w:rsidRPr="00FC4EA6" w:rsidRDefault="005B2DE8" w:rsidP="005118CE">
            <w:pPr>
              <w:spacing w:after="0" w:line="240" w:lineRule="auto"/>
              <w:jc w:val="center"/>
              <w:rPr>
                <w:rFonts w:ascii="Times New Roman" w:hAnsi="Times New Roman" w:cs="Times New Roman"/>
                <w:sz w:val="24"/>
                <w:szCs w:val="24"/>
              </w:rPr>
            </w:pPr>
          </w:p>
          <w:p w14:paraId="73CE45BA" w14:textId="27ABF436" w:rsidR="00101491" w:rsidRPr="00FC4EA6" w:rsidRDefault="00101491"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21,3</w:t>
            </w:r>
          </w:p>
          <w:p w14:paraId="6D74F65C" w14:textId="0AC4954F" w:rsidR="00101491" w:rsidRPr="00FC4EA6" w:rsidRDefault="00101491"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55,7</w:t>
            </w:r>
          </w:p>
          <w:p w14:paraId="0DA1792E" w14:textId="32A0BB6F" w:rsidR="00101491" w:rsidRPr="00FC4EA6" w:rsidRDefault="00101491"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23</w:t>
            </w:r>
          </w:p>
          <w:p w14:paraId="0EAAEEE6" w14:textId="5B4372F4" w:rsidR="005B2DE8" w:rsidRPr="00FC4EA6" w:rsidRDefault="005B2DE8" w:rsidP="005118CE">
            <w:pPr>
              <w:spacing w:after="0" w:line="240" w:lineRule="auto"/>
              <w:jc w:val="center"/>
              <w:rPr>
                <w:rFonts w:ascii="Times New Roman" w:hAnsi="Times New Roman" w:cs="Times New Roman"/>
                <w:sz w:val="24"/>
                <w:szCs w:val="24"/>
              </w:rPr>
            </w:pPr>
          </w:p>
          <w:p w14:paraId="4E9BA8D3" w14:textId="459DEE7B" w:rsidR="005B2DE8" w:rsidRPr="00FC4EA6" w:rsidRDefault="005B2DE8" w:rsidP="005118CE">
            <w:pPr>
              <w:spacing w:after="0" w:line="240" w:lineRule="auto"/>
              <w:jc w:val="center"/>
              <w:rPr>
                <w:rFonts w:ascii="Times New Roman" w:hAnsi="Times New Roman" w:cs="Times New Roman"/>
                <w:sz w:val="24"/>
                <w:szCs w:val="24"/>
              </w:rPr>
            </w:pPr>
          </w:p>
        </w:tc>
      </w:tr>
      <w:tr w:rsidR="005B2DE8" w:rsidRPr="00FC4EA6" w14:paraId="08865DBF" w14:textId="77777777" w:rsidTr="00645FF8">
        <w:trPr>
          <w:trHeight w:val="5403"/>
        </w:trPr>
        <w:tc>
          <w:tcPr>
            <w:tcW w:w="2366" w:type="dxa"/>
            <w:tcBorders>
              <w:bottom w:val="single" w:sz="4" w:space="0" w:color="auto"/>
            </w:tcBorders>
          </w:tcPr>
          <w:p w14:paraId="445670CD" w14:textId="5C6AB4B6" w:rsidR="005B2DE8"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Niveau d’instruction</w:t>
            </w:r>
          </w:p>
          <w:p w14:paraId="4320CE4E" w14:textId="56D2B77A"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Aucun</w:t>
            </w:r>
          </w:p>
          <w:p w14:paraId="5C97686A" w14:textId="6CD5B881"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Primaire</w:t>
            </w:r>
          </w:p>
          <w:p w14:paraId="378DA1CB" w14:textId="5E14305C"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Secondaire</w:t>
            </w:r>
          </w:p>
          <w:p w14:paraId="07C7006F" w14:textId="4790313B"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Supérieure</w:t>
            </w:r>
          </w:p>
          <w:p w14:paraId="52112216" w14:textId="77777777" w:rsidR="001F26D2" w:rsidRPr="00FC4EA6" w:rsidRDefault="001F26D2" w:rsidP="005118CE">
            <w:pPr>
              <w:spacing w:after="0" w:line="240" w:lineRule="auto"/>
              <w:jc w:val="center"/>
              <w:rPr>
                <w:rFonts w:ascii="Times New Roman" w:hAnsi="Times New Roman" w:cs="Times New Roman"/>
                <w:sz w:val="24"/>
                <w:szCs w:val="24"/>
              </w:rPr>
            </w:pPr>
          </w:p>
          <w:p w14:paraId="26A216F7" w14:textId="471DEBD7" w:rsidR="00AB13A0"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Profession :</w:t>
            </w:r>
          </w:p>
          <w:p w14:paraId="7C6860C2" w14:textId="7160B8E5"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Chauffeur</w:t>
            </w:r>
          </w:p>
          <w:p w14:paraId="6BEAB2E7" w14:textId="27C7F44D"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Agriculteur</w:t>
            </w:r>
          </w:p>
          <w:p w14:paraId="6A2A2AD0" w14:textId="61ED693A" w:rsidR="001F26D2"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Menuisier</w:t>
            </w:r>
          </w:p>
          <w:p w14:paraId="49955F38" w14:textId="7A678B87"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Commerçant</w:t>
            </w:r>
          </w:p>
          <w:p w14:paraId="4C9C096D" w14:textId="1B740FEF"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Personnel de santé</w:t>
            </w:r>
          </w:p>
          <w:p w14:paraId="782AF655" w14:textId="63B8DB33"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Etudiant</w:t>
            </w:r>
          </w:p>
          <w:p w14:paraId="10A33226" w14:textId="7B94F33A"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Enseignant</w:t>
            </w:r>
          </w:p>
          <w:p w14:paraId="206D95E4" w14:textId="7B67F7C0"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Electricien</w:t>
            </w:r>
          </w:p>
          <w:p w14:paraId="148B6C46" w14:textId="3A7812C5"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Informaticien</w:t>
            </w:r>
          </w:p>
          <w:p w14:paraId="1DC42688" w14:textId="7DBDBD3D"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Autres</w:t>
            </w:r>
          </w:p>
        </w:tc>
        <w:tc>
          <w:tcPr>
            <w:tcW w:w="2366" w:type="dxa"/>
            <w:tcBorders>
              <w:bottom w:val="single" w:sz="4" w:space="0" w:color="auto"/>
            </w:tcBorders>
          </w:tcPr>
          <w:p w14:paraId="068FF1F7" w14:textId="0B5C51F2" w:rsidR="005B2DE8" w:rsidRPr="00FC4EA6" w:rsidRDefault="005B2DE8" w:rsidP="005118CE">
            <w:pPr>
              <w:spacing w:after="0" w:line="240" w:lineRule="auto"/>
              <w:jc w:val="center"/>
              <w:rPr>
                <w:rFonts w:ascii="Times New Roman" w:hAnsi="Times New Roman" w:cs="Times New Roman"/>
                <w:sz w:val="24"/>
                <w:szCs w:val="24"/>
              </w:rPr>
            </w:pPr>
          </w:p>
        </w:tc>
        <w:tc>
          <w:tcPr>
            <w:tcW w:w="2366" w:type="dxa"/>
            <w:tcBorders>
              <w:bottom w:val="single" w:sz="4" w:space="0" w:color="auto"/>
            </w:tcBorders>
          </w:tcPr>
          <w:p w14:paraId="0F9CF2FB" w14:textId="77777777" w:rsidR="005B2DE8" w:rsidRPr="00FC4EA6" w:rsidRDefault="005B2DE8" w:rsidP="005118CE">
            <w:pPr>
              <w:spacing w:after="0" w:line="240" w:lineRule="auto"/>
              <w:jc w:val="center"/>
              <w:rPr>
                <w:rFonts w:ascii="Times New Roman" w:hAnsi="Times New Roman" w:cs="Times New Roman"/>
                <w:sz w:val="24"/>
                <w:szCs w:val="24"/>
              </w:rPr>
            </w:pPr>
          </w:p>
          <w:p w14:paraId="6D5C797A" w14:textId="01BD8F49"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5</w:t>
            </w:r>
          </w:p>
          <w:p w14:paraId="06FE042C" w14:textId="602E97BE"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14</w:t>
            </w:r>
          </w:p>
          <w:p w14:paraId="15A1D0A2" w14:textId="76804504"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26</w:t>
            </w:r>
          </w:p>
          <w:p w14:paraId="1B6590AD" w14:textId="31E49800"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16</w:t>
            </w:r>
          </w:p>
          <w:p w14:paraId="221A8FE3" w14:textId="77777777" w:rsidR="00AB13A0" w:rsidRPr="00FC4EA6" w:rsidRDefault="00AB13A0" w:rsidP="005118CE">
            <w:pPr>
              <w:spacing w:after="0" w:line="240" w:lineRule="auto"/>
              <w:jc w:val="center"/>
              <w:rPr>
                <w:rFonts w:ascii="Times New Roman" w:hAnsi="Times New Roman" w:cs="Times New Roman"/>
                <w:sz w:val="24"/>
                <w:szCs w:val="24"/>
              </w:rPr>
            </w:pPr>
          </w:p>
          <w:p w14:paraId="7FEB7842" w14:textId="77777777" w:rsidR="00AB13A0" w:rsidRPr="00FC4EA6" w:rsidRDefault="00AB13A0" w:rsidP="005118CE">
            <w:pPr>
              <w:spacing w:after="0" w:line="240" w:lineRule="auto"/>
              <w:jc w:val="center"/>
              <w:rPr>
                <w:rFonts w:ascii="Times New Roman" w:hAnsi="Times New Roman" w:cs="Times New Roman"/>
                <w:sz w:val="24"/>
                <w:szCs w:val="24"/>
              </w:rPr>
            </w:pPr>
          </w:p>
          <w:p w14:paraId="05CCE009" w14:textId="29A8010F"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14</w:t>
            </w:r>
          </w:p>
          <w:p w14:paraId="7E6F9BAF" w14:textId="2D3D53BF"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w:t>
            </w:r>
          </w:p>
          <w:p w14:paraId="2B269210" w14:textId="24C2A22D"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7</w:t>
            </w:r>
          </w:p>
          <w:p w14:paraId="3BAA86EC" w14:textId="59D45F61"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10</w:t>
            </w:r>
          </w:p>
          <w:p w14:paraId="33F857DC" w14:textId="435BED92"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w:t>
            </w:r>
          </w:p>
          <w:p w14:paraId="369E35D1" w14:textId="38B5D201"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w:t>
            </w:r>
          </w:p>
          <w:p w14:paraId="41C89A04" w14:textId="324653A5"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7</w:t>
            </w:r>
          </w:p>
          <w:p w14:paraId="64F7C665" w14:textId="4F03AE44"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5</w:t>
            </w:r>
          </w:p>
          <w:p w14:paraId="459D29D4" w14:textId="5B4151ED"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w:t>
            </w:r>
          </w:p>
          <w:p w14:paraId="15A774CE" w14:textId="73F0C829" w:rsidR="00AB13A0" w:rsidRPr="00FC4EA6" w:rsidRDefault="00AB13A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9</w:t>
            </w:r>
          </w:p>
        </w:tc>
        <w:tc>
          <w:tcPr>
            <w:tcW w:w="2366" w:type="dxa"/>
            <w:tcBorders>
              <w:bottom w:val="single" w:sz="4" w:space="0" w:color="auto"/>
            </w:tcBorders>
          </w:tcPr>
          <w:p w14:paraId="797A9D75" w14:textId="77777777" w:rsidR="005B2DE8" w:rsidRPr="00FC4EA6" w:rsidRDefault="005B2DE8" w:rsidP="005118CE">
            <w:pPr>
              <w:spacing w:after="0" w:line="240" w:lineRule="auto"/>
              <w:jc w:val="center"/>
              <w:rPr>
                <w:rFonts w:ascii="Times New Roman" w:hAnsi="Times New Roman" w:cs="Times New Roman"/>
                <w:sz w:val="24"/>
                <w:szCs w:val="24"/>
              </w:rPr>
            </w:pPr>
          </w:p>
          <w:p w14:paraId="7311A88B" w14:textId="773BCFA4"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8,2</w:t>
            </w:r>
          </w:p>
          <w:p w14:paraId="56876EB6" w14:textId="4C99C56E"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23</w:t>
            </w:r>
          </w:p>
          <w:p w14:paraId="582698EE" w14:textId="4237FABB"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42,6</w:t>
            </w:r>
          </w:p>
          <w:p w14:paraId="4E2CBA0E" w14:textId="789AB5BE" w:rsidR="001F26D2" w:rsidRPr="00FC4EA6" w:rsidRDefault="001F26D2"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26,2</w:t>
            </w:r>
          </w:p>
          <w:p w14:paraId="54844390" w14:textId="77777777" w:rsidR="00AB13A0" w:rsidRPr="00FC4EA6" w:rsidRDefault="00AB13A0" w:rsidP="005118CE">
            <w:pPr>
              <w:spacing w:after="0" w:line="240" w:lineRule="auto"/>
              <w:jc w:val="center"/>
              <w:rPr>
                <w:rFonts w:ascii="Times New Roman" w:hAnsi="Times New Roman" w:cs="Times New Roman"/>
                <w:sz w:val="24"/>
                <w:szCs w:val="24"/>
              </w:rPr>
            </w:pPr>
          </w:p>
          <w:p w14:paraId="104105F7" w14:textId="77777777" w:rsidR="00AB13A0" w:rsidRPr="00FC4EA6" w:rsidRDefault="00AB13A0" w:rsidP="005118CE">
            <w:pPr>
              <w:spacing w:after="0" w:line="240" w:lineRule="auto"/>
              <w:jc w:val="center"/>
              <w:rPr>
                <w:rFonts w:ascii="Times New Roman" w:hAnsi="Times New Roman" w:cs="Times New Roman"/>
                <w:sz w:val="24"/>
                <w:szCs w:val="24"/>
              </w:rPr>
            </w:pPr>
          </w:p>
          <w:p w14:paraId="05C29630" w14:textId="623B23BF" w:rsidR="00AB13A0" w:rsidRPr="00FC4EA6" w:rsidRDefault="00A402D4"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23</w:t>
            </w:r>
          </w:p>
          <w:p w14:paraId="1B5276EF" w14:textId="11D73B9E" w:rsidR="00A402D4" w:rsidRPr="00FC4EA6" w:rsidRDefault="00A402D4"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4,9</w:t>
            </w:r>
          </w:p>
          <w:p w14:paraId="729D04C9" w14:textId="0916DF17" w:rsidR="00A402D4" w:rsidRPr="00FC4EA6" w:rsidRDefault="00A402D4"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11,5</w:t>
            </w:r>
          </w:p>
          <w:p w14:paraId="4ECDEBA8" w14:textId="4D791BCB" w:rsidR="00A402D4" w:rsidRPr="00FC4EA6" w:rsidRDefault="00A402D4"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16,4</w:t>
            </w:r>
          </w:p>
          <w:p w14:paraId="7612A082" w14:textId="3A2C1B8E" w:rsidR="00A402D4" w:rsidRPr="00FC4EA6" w:rsidRDefault="00A402D4"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3,3</w:t>
            </w:r>
          </w:p>
          <w:p w14:paraId="7A642D98" w14:textId="4929E423" w:rsidR="00A402D4" w:rsidRPr="00FC4EA6" w:rsidRDefault="00A402D4"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3,3</w:t>
            </w:r>
          </w:p>
          <w:p w14:paraId="7D24AB63" w14:textId="6721EC7A" w:rsidR="00A402D4" w:rsidRPr="00FC4EA6" w:rsidRDefault="00A402D4"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11,5</w:t>
            </w:r>
          </w:p>
          <w:p w14:paraId="1DC6A048" w14:textId="1B79F564" w:rsidR="00A402D4" w:rsidRPr="00FC4EA6" w:rsidRDefault="00A402D4"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8,2</w:t>
            </w:r>
          </w:p>
          <w:p w14:paraId="6DCB92BE" w14:textId="30C7B47A" w:rsidR="00A402D4" w:rsidRPr="00FC4EA6" w:rsidRDefault="00A402D4"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3,3</w:t>
            </w:r>
          </w:p>
          <w:p w14:paraId="008BA6B0" w14:textId="78637A2B" w:rsidR="00A402D4" w:rsidRPr="00FC4EA6" w:rsidRDefault="00A402D4"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14,8</w:t>
            </w:r>
          </w:p>
        </w:tc>
      </w:tr>
    </w:tbl>
    <w:p w14:paraId="5F9B0E0B" w14:textId="77777777" w:rsidR="00645FF8" w:rsidRPr="00FC4EA6" w:rsidRDefault="00645FF8" w:rsidP="00211482">
      <w:pPr>
        <w:ind w:firstLine="567"/>
        <w:jc w:val="both"/>
        <w:rPr>
          <w:rFonts w:ascii="Times New Roman" w:hAnsi="Times New Roman" w:cs="Times New Roman"/>
          <w:sz w:val="24"/>
          <w:szCs w:val="24"/>
          <w:lang w:val="fr-FR"/>
        </w:rPr>
      </w:pPr>
    </w:p>
    <w:p w14:paraId="1B2A85E0" w14:textId="3CAD4E21" w:rsidR="00211482" w:rsidRPr="00FC4EA6" w:rsidRDefault="005B2DE8" w:rsidP="00211482">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Il ressort de ce tableau que, la tranche d’âge la plus touchée était celle 30 à 40 chez les hommes avec 34 répondants soit 55,7% et que les </w:t>
      </w:r>
      <w:r w:rsidR="001F26D2" w:rsidRPr="00FC4EA6">
        <w:rPr>
          <w:rFonts w:ascii="Times New Roman" w:hAnsi="Times New Roman" w:cs="Times New Roman"/>
          <w:sz w:val="24"/>
          <w:szCs w:val="24"/>
          <w:lang w:val="fr-FR"/>
        </w:rPr>
        <w:t>hommes avec</w:t>
      </w:r>
      <w:r w:rsidR="006677F9" w:rsidRPr="00FC4EA6">
        <w:rPr>
          <w:rFonts w:ascii="Times New Roman" w:hAnsi="Times New Roman" w:cs="Times New Roman"/>
          <w:sz w:val="24"/>
          <w:szCs w:val="24"/>
          <w:lang w:val="fr-FR"/>
        </w:rPr>
        <w:t xml:space="preserve"> pour profession </w:t>
      </w:r>
      <w:r w:rsidRPr="00FC4EA6">
        <w:rPr>
          <w:rFonts w:ascii="Times New Roman" w:hAnsi="Times New Roman" w:cs="Times New Roman"/>
          <w:sz w:val="24"/>
          <w:szCs w:val="24"/>
          <w:lang w:val="fr-FR"/>
        </w:rPr>
        <w:t>chauffeurs étaient major</w:t>
      </w:r>
      <w:r w:rsidR="007520D2" w:rsidRPr="00FC4EA6">
        <w:rPr>
          <w:rFonts w:ascii="Times New Roman" w:hAnsi="Times New Roman" w:cs="Times New Roman"/>
          <w:sz w:val="24"/>
          <w:szCs w:val="24"/>
          <w:lang w:val="fr-FR"/>
        </w:rPr>
        <w:t>itairement représentés avec 23%</w:t>
      </w:r>
    </w:p>
    <w:p w14:paraId="1C9E123D" w14:textId="77777777" w:rsidR="00211482" w:rsidRPr="00FC4EA6" w:rsidRDefault="00211482">
      <w:pPr>
        <w:rPr>
          <w:rFonts w:ascii="Times New Roman" w:hAnsi="Times New Roman" w:cs="Times New Roman"/>
          <w:sz w:val="24"/>
          <w:szCs w:val="24"/>
          <w:lang w:val="fr-FR"/>
        </w:rPr>
      </w:pPr>
      <w:r w:rsidRPr="00FC4EA6">
        <w:rPr>
          <w:rFonts w:ascii="Times New Roman" w:hAnsi="Times New Roman" w:cs="Times New Roman"/>
          <w:sz w:val="24"/>
          <w:szCs w:val="24"/>
          <w:lang w:val="fr-FR"/>
        </w:rPr>
        <w:br w:type="page"/>
      </w:r>
    </w:p>
    <w:p w14:paraId="495EB3F9" w14:textId="0F490D8F" w:rsidR="005B2DE8" w:rsidRPr="00FC4EA6" w:rsidRDefault="001A44B3" w:rsidP="00C73D34">
      <w:pPr>
        <w:pStyle w:val="Lgende"/>
        <w:jc w:val="both"/>
        <w:rPr>
          <w:rFonts w:ascii="Times New Roman" w:hAnsi="Times New Roman" w:cs="Times New Roman"/>
          <w:i w:val="0"/>
          <w:color w:val="auto"/>
          <w:sz w:val="24"/>
          <w:szCs w:val="24"/>
          <w:lang w:val="fr-FR"/>
        </w:rPr>
      </w:pPr>
      <w:bookmarkStart w:id="414" w:name="_Toc239432505"/>
      <w:r w:rsidRPr="00FC4EA6">
        <w:rPr>
          <w:rFonts w:ascii="Times New Roman" w:hAnsi="Times New Roman" w:cs="Times New Roman"/>
          <w:b/>
          <w:i w:val="0"/>
          <w:color w:val="auto"/>
          <w:sz w:val="24"/>
          <w:szCs w:val="24"/>
          <w:lang w:val="fr-FR"/>
        </w:rPr>
        <w:lastRenderedPageBreak/>
        <w:t>Tableau</w:t>
      </w:r>
      <w:r w:rsidR="00680EB0" w:rsidRPr="00FC4EA6">
        <w:rPr>
          <w:rFonts w:ascii="Times New Roman" w:hAnsi="Times New Roman" w:cs="Times New Roman"/>
          <w:b/>
          <w:i w:val="0"/>
          <w:color w:val="auto"/>
          <w:sz w:val="24"/>
          <w:szCs w:val="24"/>
          <w:lang w:val="fr-FR"/>
        </w:rPr>
        <w:t xml:space="preserve"> XII </w:t>
      </w:r>
      <w:r w:rsidR="005B2DE8" w:rsidRPr="00FC4EA6">
        <w:rPr>
          <w:rFonts w:ascii="Times New Roman" w:hAnsi="Times New Roman" w:cs="Times New Roman"/>
          <w:i w:val="0"/>
          <w:color w:val="auto"/>
          <w:sz w:val="24"/>
          <w:szCs w:val="24"/>
          <w:lang w:val="fr-FR"/>
        </w:rPr>
        <w:t xml:space="preserve">: </w:t>
      </w:r>
      <w:bookmarkEnd w:id="414"/>
      <w:r w:rsidR="007520D2" w:rsidRPr="00FC4EA6">
        <w:rPr>
          <w:rFonts w:ascii="Times New Roman" w:hAnsi="Times New Roman" w:cs="Times New Roman"/>
          <w:i w:val="0"/>
          <w:color w:val="auto"/>
          <w:sz w:val="24"/>
          <w:szCs w:val="24"/>
          <w:lang w:val="fr-FR"/>
        </w:rPr>
        <w:t>répartition sociodémographique</w:t>
      </w:r>
    </w:p>
    <w:tbl>
      <w:tblPr>
        <w:tblStyle w:val="Grilledutableau"/>
        <w:tblW w:w="0" w:type="auto"/>
        <w:tblLook w:val="04A0" w:firstRow="1" w:lastRow="0" w:firstColumn="1" w:lastColumn="0" w:noHBand="0" w:noVBand="1"/>
      </w:tblPr>
      <w:tblGrid>
        <w:gridCol w:w="2277"/>
        <w:gridCol w:w="2267"/>
        <w:gridCol w:w="2256"/>
        <w:gridCol w:w="2262"/>
      </w:tblGrid>
      <w:tr w:rsidR="005B2DE8" w:rsidRPr="00FC4EA6" w14:paraId="24BF97F5" w14:textId="77777777" w:rsidTr="005B2DE8">
        <w:trPr>
          <w:trHeight w:val="562"/>
        </w:trPr>
        <w:tc>
          <w:tcPr>
            <w:tcW w:w="4544" w:type="dxa"/>
            <w:gridSpan w:val="2"/>
            <w:vMerge w:val="restart"/>
            <w:tcBorders>
              <w:top w:val="single" w:sz="12" w:space="0" w:color="auto"/>
              <w:left w:val="nil"/>
              <w:right w:val="nil"/>
            </w:tcBorders>
          </w:tcPr>
          <w:p w14:paraId="512B29E1"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Variables</w:t>
            </w:r>
          </w:p>
        </w:tc>
        <w:tc>
          <w:tcPr>
            <w:tcW w:w="4518" w:type="dxa"/>
            <w:gridSpan w:val="2"/>
            <w:tcBorders>
              <w:top w:val="single" w:sz="12" w:space="0" w:color="auto"/>
              <w:left w:val="nil"/>
              <w:right w:val="nil"/>
            </w:tcBorders>
          </w:tcPr>
          <w:p w14:paraId="7FF26F15"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Couples enquêtés</w:t>
            </w:r>
          </w:p>
          <w:p w14:paraId="15A98E2A" w14:textId="1B52B943" w:rsidR="005B2DE8" w:rsidRPr="00FC4EA6" w:rsidRDefault="00841540"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N═61</w:t>
            </w:r>
          </w:p>
        </w:tc>
      </w:tr>
      <w:tr w:rsidR="005B2DE8" w:rsidRPr="00FC4EA6" w14:paraId="2EE37BFE" w14:textId="77777777" w:rsidTr="005B2DE8">
        <w:trPr>
          <w:trHeight w:val="562"/>
        </w:trPr>
        <w:tc>
          <w:tcPr>
            <w:tcW w:w="4544" w:type="dxa"/>
            <w:gridSpan w:val="2"/>
            <w:vMerge/>
            <w:tcBorders>
              <w:left w:val="nil"/>
              <w:bottom w:val="single" w:sz="12" w:space="0" w:color="auto"/>
              <w:right w:val="nil"/>
            </w:tcBorders>
          </w:tcPr>
          <w:p w14:paraId="65355C68" w14:textId="77777777" w:rsidR="005B2DE8" w:rsidRPr="00FC4EA6" w:rsidRDefault="005B2DE8" w:rsidP="005118CE">
            <w:pPr>
              <w:spacing w:after="0"/>
              <w:jc w:val="center"/>
              <w:rPr>
                <w:rFonts w:ascii="Times New Roman" w:hAnsi="Times New Roman" w:cs="Times New Roman"/>
                <w:sz w:val="24"/>
                <w:szCs w:val="24"/>
              </w:rPr>
            </w:pPr>
          </w:p>
        </w:tc>
        <w:tc>
          <w:tcPr>
            <w:tcW w:w="4518" w:type="dxa"/>
            <w:gridSpan w:val="2"/>
            <w:tcBorders>
              <w:left w:val="nil"/>
              <w:bottom w:val="single" w:sz="12" w:space="0" w:color="auto"/>
              <w:right w:val="nil"/>
            </w:tcBorders>
          </w:tcPr>
          <w:p w14:paraId="4B26E9C8" w14:textId="6618CAD2" w:rsidR="005B2DE8" w:rsidRPr="00FC4EA6" w:rsidRDefault="005B2DE8" w:rsidP="005118CE">
            <w:pPr>
              <w:spacing w:after="0"/>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r w:rsidRPr="00FC4EA6">
              <w:rPr>
                <w:rFonts w:ascii="Times New Roman" w:hAnsi="Times New Roman" w:cs="Times New Roman"/>
                <w:sz w:val="24"/>
                <w:szCs w:val="24"/>
              </w:rPr>
              <w:t xml:space="preserve">                                    %</w:t>
            </w:r>
          </w:p>
        </w:tc>
      </w:tr>
      <w:tr w:rsidR="005B2DE8" w:rsidRPr="00FC4EA6" w14:paraId="121D62AD" w14:textId="77777777" w:rsidTr="00211482">
        <w:trPr>
          <w:trHeight w:val="3041"/>
        </w:trPr>
        <w:tc>
          <w:tcPr>
            <w:tcW w:w="2277" w:type="dxa"/>
            <w:tcBorders>
              <w:top w:val="single" w:sz="12" w:space="0" w:color="auto"/>
              <w:left w:val="nil"/>
              <w:bottom w:val="nil"/>
              <w:right w:val="nil"/>
            </w:tcBorders>
          </w:tcPr>
          <w:p w14:paraId="68188D0C" w14:textId="4F99F9B5"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Résidence</w:t>
            </w:r>
            <w:r w:rsidR="00101491" w:rsidRPr="00FC4EA6">
              <w:rPr>
                <w:rFonts w:ascii="Times New Roman" w:hAnsi="Times New Roman" w:cs="Times New Roman"/>
                <w:sz w:val="24"/>
                <w:szCs w:val="24"/>
              </w:rPr>
              <w:t> :</w:t>
            </w:r>
          </w:p>
          <w:p w14:paraId="539542C1" w14:textId="610D81B3" w:rsidR="00101491" w:rsidRPr="00FC4EA6" w:rsidRDefault="0010149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Rural</w:t>
            </w:r>
          </w:p>
          <w:p w14:paraId="202EC294" w14:textId="47921456" w:rsidR="00101491" w:rsidRPr="00FC4EA6" w:rsidRDefault="0010149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Urbain</w:t>
            </w:r>
          </w:p>
          <w:p w14:paraId="1CA4EC32" w14:textId="77777777" w:rsidR="00101491" w:rsidRPr="00FC4EA6" w:rsidRDefault="00101491" w:rsidP="005118CE">
            <w:pPr>
              <w:spacing w:after="0"/>
              <w:jc w:val="center"/>
              <w:rPr>
                <w:rFonts w:ascii="Times New Roman" w:hAnsi="Times New Roman" w:cs="Times New Roman"/>
                <w:sz w:val="24"/>
                <w:szCs w:val="24"/>
              </w:rPr>
            </w:pPr>
          </w:p>
          <w:p w14:paraId="46F8A18A" w14:textId="4A230846"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Régime matrimonial</w:t>
            </w:r>
          </w:p>
          <w:p w14:paraId="018B9E78" w14:textId="77777777" w:rsidR="00101491" w:rsidRPr="00FC4EA6" w:rsidRDefault="0010149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Monogamie</w:t>
            </w:r>
          </w:p>
          <w:p w14:paraId="584C8CD1" w14:textId="3D0147E3" w:rsidR="00101491" w:rsidRPr="00FC4EA6" w:rsidRDefault="0010149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Polygamie</w:t>
            </w:r>
          </w:p>
          <w:p w14:paraId="2D89953F" w14:textId="7E05FE45" w:rsidR="00101491" w:rsidRPr="00FC4EA6" w:rsidRDefault="00101491" w:rsidP="005118CE">
            <w:pPr>
              <w:spacing w:after="0"/>
              <w:jc w:val="center"/>
              <w:rPr>
                <w:rFonts w:ascii="Times New Roman" w:hAnsi="Times New Roman" w:cs="Times New Roman"/>
                <w:sz w:val="24"/>
                <w:szCs w:val="24"/>
              </w:rPr>
            </w:pPr>
          </w:p>
        </w:tc>
        <w:tc>
          <w:tcPr>
            <w:tcW w:w="2267" w:type="dxa"/>
            <w:tcBorders>
              <w:top w:val="single" w:sz="12" w:space="0" w:color="auto"/>
              <w:left w:val="nil"/>
              <w:bottom w:val="nil"/>
              <w:right w:val="nil"/>
            </w:tcBorders>
          </w:tcPr>
          <w:p w14:paraId="32F8ECEB" w14:textId="752F9CDD" w:rsidR="005B2DE8" w:rsidRPr="00FC4EA6" w:rsidRDefault="005B2DE8" w:rsidP="005118CE">
            <w:pPr>
              <w:spacing w:after="0"/>
              <w:jc w:val="center"/>
              <w:rPr>
                <w:rFonts w:ascii="Times New Roman" w:hAnsi="Times New Roman" w:cs="Times New Roman"/>
                <w:sz w:val="24"/>
                <w:szCs w:val="24"/>
              </w:rPr>
            </w:pPr>
          </w:p>
          <w:p w14:paraId="12A5B337" w14:textId="3EA1BC7A" w:rsidR="00101491" w:rsidRPr="00FC4EA6" w:rsidRDefault="00101491" w:rsidP="005118CE">
            <w:pPr>
              <w:spacing w:after="0"/>
              <w:jc w:val="center"/>
              <w:rPr>
                <w:rFonts w:ascii="Times New Roman" w:hAnsi="Times New Roman" w:cs="Times New Roman"/>
                <w:sz w:val="24"/>
                <w:szCs w:val="24"/>
              </w:rPr>
            </w:pPr>
          </w:p>
          <w:p w14:paraId="79D8EF29" w14:textId="3090B869" w:rsidR="005B2DE8" w:rsidRPr="00FC4EA6" w:rsidRDefault="005B2DE8" w:rsidP="005118CE">
            <w:pPr>
              <w:spacing w:after="0"/>
              <w:jc w:val="center"/>
              <w:rPr>
                <w:rFonts w:ascii="Times New Roman" w:hAnsi="Times New Roman" w:cs="Times New Roman"/>
                <w:sz w:val="24"/>
                <w:szCs w:val="24"/>
              </w:rPr>
            </w:pPr>
          </w:p>
        </w:tc>
        <w:tc>
          <w:tcPr>
            <w:tcW w:w="2256" w:type="dxa"/>
            <w:tcBorders>
              <w:top w:val="single" w:sz="12" w:space="0" w:color="auto"/>
              <w:left w:val="nil"/>
              <w:bottom w:val="nil"/>
              <w:right w:val="nil"/>
            </w:tcBorders>
          </w:tcPr>
          <w:p w14:paraId="498C4E28" w14:textId="77777777" w:rsidR="00101491" w:rsidRPr="00FC4EA6" w:rsidRDefault="00101491" w:rsidP="005118CE">
            <w:pPr>
              <w:spacing w:after="0"/>
              <w:jc w:val="center"/>
              <w:rPr>
                <w:rFonts w:ascii="Times New Roman" w:hAnsi="Times New Roman" w:cs="Times New Roman"/>
                <w:sz w:val="24"/>
                <w:szCs w:val="24"/>
              </w:rPr>
            </w:pPr>
          </w:p>
          <w:p w14:paraId="125C0237" w14:textId="477AB55B" w:rsidR="005B2DE8" w:rsidRPr="00FC4EA6" w:rsidRDefault="006677F9"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20</w:t>
            </w:r>
          </w:p>
          <w:p w14:paraId="6ECDB771" w14:textId="0623D95A" w:rsidR="005B2DE8" w:rsidRPr="00FC4EA6" w:rsidRDefault="00290E93"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41</w:t>
            </w:r>
          </w:p>
          <w:p w14:paraId="6503647B" w14:textId="77777777" w:rsidR="005B2DE8" w:rsidRPr="00FC4EA6" w:rsidRDefault="005B2DE8" w:rsidP="005118CE">
            <w:pPr>
              <w:spacing w:after="0"/>
              <w:jc w:val="center"/>
              <w:rPr>
                <w:rFonts w:ascii="Times New Roman" w:hAnsi="Times New Roman" w:cs="Times New Roman"/>
                <w:sz w:val="24"/>
                <w:szCs w:val="24"/>
              </w:rPr>
            </w:pPr>
          </w:p>
          <w:p w14:paraId="4F4B5E17" w14:textId="77777777" w:rsidR="00101491" w:rsidRPr="00FC4EA6" w:rsidRDefault="00101491" w:rsidP="005118CE">
            <w:pPr>
              <w:spacing w:after="0"/>
              <w:jc w:val="center"/>
              <w:rPr>
                <w:rFonts w:ascii="Times New Roman" w:hAnsi="Times New Roman" w:cs="Times New Roman"/>
                <w:sz w:val="24"/>
                <w:szCs w:val="24"/>
              </w:rPr>
            </w:pPr>
          </w:p>
          <w:p w14:paraId="66C8F814" w14:textId="77777777" w:rsidR="00101491" w:rsidRPr="00FC4EA6" w:rsidRDefault="00101491" w:rsidP="005118CE">
            <w:pPr>
              <w:spacing w:after="0"/>
              <w:jc w:val="center"/>
              <w:rPr>
                <w:rFonts w:ascii="Times New Roman" w:hAnsi="Times New Roman" w:cs="Times New Roman"/>
                <w:sz w:val="24"/>
                <w:szCs w:val="24"/>
              </w:rPr>
            </w:pPr>
          </w:p>
          <w:p w14:paraId="7361EAE5" w14:textId="196585C1" w:rsidR="00101491" w:rsidRPr="00FC4EA6" w:rsidRDefault="0010149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45</w:t>
            </w:r>
          </w:p>
          <w:p w14:paraId="0B4BDD13" w14:textId="6A634B7F" w:rsidR="00101491" w:rsidRPr="00FC4EA6" w:rsidRDefault="0010149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16</w:t>
            </w:r>
          </w:p>
        </w:tc>
        <w:tc>
          <w:tcPr>
            <w:tcW w:w="2262" w:type="dxa"/>
            <w:tcBorders>
              <w:top w:val="single" w:sz="12" w:space="0" w:color="auto"/>
              <w:left w:val="nil"/>
              <w:bottom w:val="nil"/>
              <w:right w:val="nil"/>
            </w:tcBorders>
          </w:tcPr>
          <w:p w14:paraId="5E10D9A7" w14:textId="77777777" w:rsidR="00101491" w:rsidRPr="00FC4EA6" w:rsidRDefault="00101491" w:rsidP="005118CE">
            <w:pPr>
              <w:spacing w:after="0"/>
              <w:jc w:val="center"/>
              <w:rPr>
                <w:rFonts w:ascii="Times New Roman" w:hAnsi="Times New Roman" w:cs="Times New Roman"/>
                <w:sz w:val="24"/>
                <w:szCs w:val="24"/>
              </w:rPr>
            </w:pPr>
          </w:p>
          <w:p w14:paraId="786CCB09" w14:textId="0F0215F4" w:rsidR="005B2DE8" w:rsidRPr="00FC4EA6" w:rsidRDefault="006677F9"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32,8%</w:t>
            </w:r>
          </w:p>
          <w:p w14:paraId="00B60DC3" w14:textId="75BFFE22" w:rsidR="005B2DE8" w:rsidRPr="00FC4EA6" w:rsidRDefault="00290E93"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67,2%</w:t>
            </w:r>
          </w:p>
          <w:p w14:paraId="633A9E1F" w14:textId="77777777" w:rsidR="005B2DE8" w:rsidRPr="00FC4EA6" w:rsidRDefault="005B2DE8" w:rsidP="005118CE">
            <w:pPr>
              <w:spacing w:after="0"/>
              <w:jc w:val="center"/>
              <w:rPr>
                <w:rFonts w:ascii="Times New Roman" w:hAnsi="Times New Roman" w:cs="Times New Roman"/>
                <w:sz w:val="24"/>
                <w:szCs w:val="24"/>
              </w:rPr>
            </w:pPr>
          </w:p>
          <w:p w14:paraId="14A6768C" w14:textId="77777777" w:rsidR="00101491" w:rsidRPr="00FC4EA6" w:rsidRDefault="00101491" w:rsidP="005118CE">
            <w:pPr>
              <w:spacing w:after="0"/>
              <w:jc w:val="center"/>
              <w:rPr>
                <w:rFonts w:ascii="Times New Roman" w:hAnsi="Times New Roman" w:cs="Times New Roman"/>
                <w:sz w:val="24"/>
                <w:szCs w:val="24"/>
              </w:rPr>
            </w:pPr>
          </w:p>
          <w:p w14:paraId="1DC67C39" w14:textId="77777777" w:rsidR="00101491" w:rsidRPr="00FC4EA6" w:rsidRDefault="00101491" w:rsidP="005118CE">
            <w:pPr>
              <w:spacing w:after="0"/>
              <w:jc w:val="center"/>
              <w:rPr>
                <w:rFonts w:ascii="Times New Roman" w:hAnsi="Times New Roman" w:cs="Times New Roman"/>
                <w:sz w:val="24"/>
                <w:szCs w:val="24"/>
              </w:rPr>
            </w:pPr>
          </w:p>
          <w:p w14:paraId="5AD0F283" w14:textId="511E9853"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73,8</w:t>
            </w:r>
          </w:p>
          <w:p w14:paraId="1CF47C6F" w14:textId="0BFD49BA"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26,2</w:t>
            </w:r>
          </w:p>
          <w:p w14:paraId="6A5676ED" w14:textId="77777777" w:rsidR="005B2DE8" w:rsidRPr="00FC4EA6" w:rsidRDefault="005B2DE8" w:rsidP="005118CE">
            <w:pPr>
              <w:spacing w:after="0"/>
              <w:jc w:val="center"/>
              <w:rPr>
                <w:rFonts w:ascii="Times New Roman" w:hAnsi="Times New Roman" w:cs="Times New Roman"/>
                <w:sz w:val="24"/>
                <w:szCs w:val="24"/>
              </w:rPr>
            </w:pPr>
          </w:p>
        </w:tc>
      </w:tr>
      <w:tr w:rsidR="005B2DE8" w:rsidRPr="00FC4EA6" w14:paraId="586DC2BF" w14:textId="77777777" w:rsidTr="005B2DE8">
        <w:tc>
          <w:tcPr>
            <w:tcW w:w="2277" w:type="dxa"/>
            <w:tcBorders>
              <w:top w:val="nil"/>
              <w:left w:val="nil"/>
              <w:bottom w:val="single" w:sz="12" w:space="0" w:color="auto"/>
              <w:right w:val="nil"/>
            </w:tcBorders>
          </w:tcPr>
          <w:p w14:paraId="7A933650" w14:textId="77777777" w:rsidR="005B2DE8" w:rsidRPr="00FC4EA6" w:rsidRDefault="0010149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Durée de mariage :</w:t>
            </w:r>
          </w:p>
          <w:p w14:paraId="641D2E09" w14:textId="77777777" w:rsidR="00101491" w:rsidRPr="00FC4EA6" w:rsidRDefault="0010149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1-5 ans</w:t>
            </w:r>
          </w:p>
          <w:p w14:paraId="4E7BEE21" w14:textId="5DC86744" w:rsidR="00101491" w:rsidRPr="00FC4EA6" w:rsidRDefault="0010149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5-10ans</w:t>
            </w:r>
          </w:p>
          <w:p w14:paraId="0C5F5500" w14:textId="6C2E7876" w:rsidR="00101491" w:rsidRPr="00FC4EA6" w:rsidRDefault="00101491"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&gt;10 ans</w:t>
            </w:r>
          </w:p>
        </w:tc>
        <w:tc>
          <w:tcPr>
            <w:tcW w:w="2267" w:type="dxa"/>
            <w:tcBorders>
              <w:top w:val="nil"/>
              <w:left w:val="nil"/>
              <w:bottom w:val="single" w:sz="12" w:space="0" w:color="auto"/>
              <w:right w:val="nil"/>
            </w:tcBorders>
          </w:tcPr>
          <w:p w14:paraId="404CA5C9" w14:textId="4DD04220" w:rsidR="005B2DE8" w:rsidRPr="00FC4EA6" w:rsidRDefault="005B2DE8" w:rsidP="005118CE">
            <w:pPr>
              <w:spacing w:after="0"/>
              <w:jc w:val="center"/>
              <w:rPr>
                <w:rFonts w:ascii="Times New Roman" w:hAnsi="Times New Roman" w:cs="Times New Roman"/>
                <w:sz w:val="24"/>
                <w:szCs w:val="24"/>
              </w:rPr>
            </w:pPr>
          </w:p>
          <w:p w14:paraId="5780E01E" w14:textId="498597D2" w:rsidR="00101491" w:rsidRPr="00FC4EA6" w:rsidRDefault="00101491" w:rsidP="005118CE">
            <w:pPr>
              <w:spacing w:after="0"/>
              <w:jc w:val="center"/>
              <w:rPr>
                <w:rFonts w:ascii="Times New Roman" w:hAnsi="Times New Roman" w:cs="Times New Roman"/>
                <w:sz w:val="24"/>
                <w:szCs w:val="24"/>
              </w:rPr>
            </w:pPr>
          </w:p>
          <w:p w14:paraId="7E15D0D2" w14:textId="0B8B1D0A" w:rsidR="005B2DE8" w:rsidRPr="00FC4EA6" w:rsidRDefault="005B2DE8" w:rsidP="005118CE">
            <w:pPr>
              <w:spacing w:after="0"/>
              <w:jc w:val="center"/>
              <w:rPr>
                <w:rFonts w:ascii="Times New Roman" w:hAnsi="Times New Roman" w:cs="Times New Roman"/>
                <w:sz w:val="24"/>
                <w:szCs w:val="24"/>
              </w:rPr>
            </w:pPr>
          </w:p>
        </w:tc>
        <w:tc>
          <w:tcPr>
            <w:tcW w:w="2256" w:type="dxa"/>
            <w:tcBorders>
              <w:top w:val="nil"/>
              <w:left w:val="nil"/>
              <w:bottom w:val="single" w:sz="12" w:space="0" w:color="auto"/>
              <w:right w:val="nil"/>
            </w:tcBorders>
          </w:tcPr>
          <w:p w14:paraId="25F8F28A" w14:textId="77777777" w:rsidR="005B2DE8" w:rsidRPr="00FC4EA6" w:rsidRDefault="005B2DE8" w:rsidP="005118CE">
            <w:pPr>
              <w:spacing w:after="0"/>
              <w:jc w:val="center"/>
              <w:rPr>
                <w:rFonts w:ascii="Times New Roman" w:hAnsi="Times New Roman" w:cs="Times New Roman"/>
                <w:sz w:val="24"/>
                <w:szCs w:val="24"/>
              </w:rPr>
            </w:pPr>
          </w:p>
          <w:p w14:paraId="5A7D617C"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29</w:t>
            </w:r>
          </w:p>
          <w:p w14:paraId="1711CB95"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21</w:t>
            </w:r>
          </w:p>
          <w:p w14:paraId="20BBDE6F"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11</w:t>
            </w:r>
          </w:p>
        </w:tc>
        <w:tc>
          <w:tcPr>
            <w:tcW w:w="2262" w:type="dxa"/>
            <w:tcBorders>
              <w:top w:val="nil"/>
              <w:left w:val="nil"/>
              <w:bottom w:val="single" w:sz="12" w:space="0" w:color="auto"/>
              <w:right w:val="nil"/>
            </w:tcBorders>
          </w:tcPr>
          <w:p w14:paraId="625110DA" w14:textId="77777777" w:rsidR="005B2DE8" w:rsidRPr="00FC4EA6" w:rsidRDefault="005B2DE8" w:rsidP="005118CE">
            <w:pPr>
              <w:spacing w:after="0"/>
              <w:jc w:val="center"/>
              <w:rPr>
                <w:rFonts w:ascii="Times New Roman" w:hAnsi="Times New Roman" w:cs="Times New Roman"/>
                <w:sz w:val="24"/>
                <w:szCs w:val="24"/>
              </w:rPr>
            </w:pPr>
          </w:p>
          <w:p w14:paraId="5B0074CD"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47,5</w:t>
            </w:r>
          </w:p>
          <w:p w14:paraId="3B8DD51C"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34,4</w:t>
            </w:r>
          </w:p>
          <w:p w14:paraId="4B355795"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18 ,1</w:t>
            </w:r>
          </w:p>
        </w:tc>
      </w:tr>
    </w:tbl>
    <w:p w14:paraId="321484C4" w14:textId="77777777" w:rsidR="00841540" w:rsidRPr="00FC4EA6" w:rsidRDefault="00841540" w:rsidP="00C73D34">
      <w:pPr>
        <w:jc w:val="both"/>
        <w:rPr>
          <w:rFonts w:ascii="Times New Roman" w:hAnsi="Times New Roman" w:cs="Times New Roman"/>
          <w:sz w:val="24"/>
          <w:szCs w:val="24"/>
          <w:lang w:val="fr-FR"/>
        </w:rPr>
      </w:pPr>
    </w:p>
    <w:p w14:paraId="05D50E81" w14:textId="6972566A" w:rsidR="00211482" w:rsidRPr="00FC4EA6" w:rsidRDefault="005B2DE8" w:rsidP="00211482">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L’analyse du tableau montre que plus d</w:t>
      </w:r>
      <w:r w:rsidR="00290E93" w:rsidRPr="00FC4EA6">
        <w:rPr>
          <w:rFonts w:ascii="Times New Roman" w:hAnsi="Times New Roman" w:cs="Times New Roman"/>
          <w:sz w:val="24"/>
          <w:szCs w:val="24"/>
          <w:lang w:val="fr-FR"/>
        </w:rPr>
        <w:t>e la moitié de la population (67,2</w:t>
      </w:r>
      <w:r w:rsidR="00D5677A" w:rsidRPr="00FC4EA6">
        <w:rPr>
          <w:rFonts w:ascii="Times New Roman" w:hAnsi="Times New Roman" w:cs="Times New Roman"/>
          <w:sz w:val="24"/>
          <w:szCs w:val="24"/>
          <w:lang w:val="fr-FR"/>
        </w:rPr>
        <w:t xml:space="preserve">%) </w:t>
      </w:r>
      <w:r w:rsidR="00BE4054" w:rsidRPr="00FC4EA6">
        <w:rPr>
          <w:rFonts w:ascii="Times New Roman" w:hAnsi="Times New Roman" w:cs="Times New Roman"/>
          <w:sz w:val="24"/>
          <w:szCs w:val="24"/>
          <w:lang w:val="fr-FR"/>
        </w:rPr>
        <w:t>des répondant résidaient</w:t>
      </w:r>
      <w:r w:rsidRPr="00FC4EA6">
        <w:rPr>
          <w:rFonts w:ascii="Times New Roman" w:hAnsi="Times New Roman" w:cs="Times New Roman"/>
          <w:sz w:val="24"/>
          <w:szCs w:val="24"/>
          <w:lang w:val="fr-FR"/>
        </w:rPr>
        <w:t xml:space="preserve"> dans </w:t>
      </w:r>
      <w:r w:rsidR="00D5677A" w:rsidRPr="00FC4EA6">
        <w:rPr>
          <w:rFonts w:ascii="Times New Roman" w:hAnsi="Times New Roman" w:cs="Times New Roman"/>
          <w:sz w:val="24"/>
          <w:szCs w:val="24"/>
          <w:lang w:val="fr-FR"/>
        </w:rPr>
        <w:t>une zone urbaine</w:t>
      </w:r>
      <w:r w:rsidRPr="00FC4EA6">
        <w:rPr>
          <w:rFonts w:ascii="Times New Roman" w:hAnsi="Times New Roman" w:cs="Times New Roman"/>
          <w:sz w:val="24"/>
          <w:szCs w:val="24"/>
          <w:lang w:val="fr-FR"/>
        </w:rPr>
        <w:t>.</w:t>
      </w:r>
      <w:r w:rsidR="00D5677A" w:rsidRPr="00FC4EA6">
        <w:rPr>
          <w:rFonts w:ascii="Times New Roman" w:hAnsi="Times New Roman" w:cs="Times New Roman"/>
          <w:sz w:val="24"/>
          <w:szCs w:val="24"/>
          <w:lang w:val="fr-FR"/>
        </w:rPr>
        <w:t xml:space="preserve"> Cependant, 47 ,5% des couples </w:t>
      </w:r>
      <w:r w:rsidR="00BE4054" w:rsidRPr="00FC4EA6">
        <w:rPr>
          <w:rFonts w:ascii="Times New Roman" w:hAnsi="Times New Roman" w:cs="Times New Roman"/>
          <w:sz w:val="24"/>
          <w:szCs w:val="24"/>
          <w:lang w:val="fr-FR"/>
        </w:rPr>
        <w:t>avaient</w:t>
      </w:r>
      <w:r w:rsidRPr="00FC4EA6">
        <w:rPr>
          <w:rFonts w:ascii="Times New Roman" w:hAnsi="Times New Roman" w:cs="Times New Roman"/>
          <w:sz w:val="24"/>
          <w:szCs w:val="24"/>
          <w:lang w:val="fr-FR"/>
        </w:rPr>
        <w:t xml:space="preserve"> une durée de mariage entre 1à5 ans.</w:t>
      </w:r>
    </w:p>
    <w:p w14:paraId="6269FEEA" w14:textId="77777777" w:rsidR="00211482" w:rsidRPr="00FC4EA6" w:rsidRDefault="00211482">
      <w:pPr>
        <w:rPr>
          <w:rFonts w:ascii="Times New Roman" w:hAnsi="Times New Roman" w:cs="Times New Roman"/>
          <w:sz w:val="24"/>
          <w:szCs w:val="24"/>
          <w:lang w:val="fr-FR"/>
        </w:rPr>
      </w:pPr>
      <w:r w:rsidRPr="00FC4EA6">
        <w:rPr>
          <w:rFonts w:ascii="Times New Roman" w:hAnsi="Times New Roman" w:cs="Times New Roman"/>
          <w:sz w:val="24"/>
          <w:szCs w:val="24"/>
          <w:lang w:val="fr-FR"/>
        </w:rPr>
        <w:br w:type="page"/>
      </w:r>
    </w:p>
    <w:p w14:paraId="599A1AAB" w14:textId="51ABCF36" w:rsidR="005B2DE8" w:rsidRPr="00FC4EA6" w:rsidRDefault="001A44B3" w:rsidP="00C73D34">
      <w:pPr>
        <w:pStyle w:val="Lgende"/>
        <w:jc w:val="both"/>
        <w:rPr>
          <w:rFonts w:ascii="Times New Roman" w:hAnsi="Times New Roman" w:cs="Times New Roman"/>
          <w:i w:val="0"/>
          <w:color w:val="auto"/>
          <w:sz w:val="24"/>
          <w:szCs w:val="24"/>
          <w:lang w:val="fr-FR"/>
        </w:rPr>
      </w:pPr>
      <w:bookmarkStart w:id="415" w:name="_Toc239432506"/>
      <w:r w:rsidRPr="00FC4EA6">
        <w:rPr>
          <w:rFonts w:ascii="Times New Roman" w:hAnsi="Times New Roman" w:cs="Times New Roman"/>
          <w:b/>
          <w:i w:val="0"/>
          <w:color w:val="auto"/>
          <w:sz w:val="24"/>
          <w:szCs w:val="24"/>
          <w:lang w:val="fr-FR"/>
        </w:rPr>
        <w:lastRenderedPageBreak/>
        <w:t>Tableau</w:t>
      </w:r>
      <w:r w:rsidR="00680EB0" w:rsidRPr="00FC4EA6">
        <w:rPr>
          <w:rFonts w:ascii="Times New Roman" w:hAnsi="Times New Roman" w:cs="Times New Roman"/>
          <w:b/>
          <w:i w:val="0"/>
          <w:color w:val="auto"/>
          <w:sz w:val="24"/>
          <w:szCs w:val="24"/>
          <w:lang w:val="fr-FR"/>
        </w:rPr>
        <w:t xml:space="preserve"> XIII</w:t>
      </w:r>
      <w:r w:rsidR="00541D62" w:rsidRPr="00FC4EA6">
        <w:rPr>
          <w:rFonts w:ascii="Times New Roman" w:hAnsi="Times New Roman" w:cs="Times New Roman"/>
          <w:b/>
          <w:i w:val="0"/>
          <w:color w:val="auto"/>
          <w:sz w:val="24"/>
          <w:szCs w:val="24"/>
          <w:lang w:val="fr-FR"/>
        </w:rPr>
        <w:t> :</w:t>
      </w:r>
      <w:r w:rsidR="00541D62" w:rsidRPr="00FC4EA6">
        <w:rPr>
          <w:rFonts w:ascii="Times New Roman" w:hAnsi="Times New Roman" w:cs="Times New Roman"/>
          <w:i w:val="0"/>
          <w:color w:val="auto"/>
          <w:sz w:val="24"/>
          <w:szCs w:val="24"/>
          <w:lang w:val="fr-FR"/>
        </w:rPr>
        <w:t xml:space="preserve"> </w:t>
      </w:r>
      <w:bookmarkEnd w:id="415"/>
      <w:r w:rsidR="00645FF8" w:rsidRPr="00FC4EA6">
        <w:rPr>
          <w:rFonts w:ascii="Times New Roman" w:hAnsi="Times New Roman" w:cs="Times New Roman"/>
          <w:i w:val="0"/>
          <w:color w:val="auto"/>
          <w:sz w:val="24"/>
          <w:szCs w:val="24"/>
          <w:lang w:val="fr-FR"/>
        </w:rPr>
        <w:t>répartition socio démographique</w:t>
      </w:r>
    </w:p>
    <w:tbl>
      <w:tblPr>
        <w:tblStyle w:val="Grilledutableau"/>
        <w:tblW w:w="916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0"/>
        <w:gridCol w:w="1514"/>
        <w:gridCol w:w="1525"/>
        <w:gridCol w:w="1527"/>
        <w:gridCol w:w="1532"/>
        <w:gridCol w:w="1528"/>
      </w:tblGrid>
      <w:tr w:rsidR="005B2DE8" w:rsidRPr="00FC4EA6" w14:paraId="71FD715C" w14:textId="77777777" w:rsidTr="005118CE">
        <w:trPr>
          <w:trHeight w:val="401"/>
        </w:trPr>
        <w:tc>
          <w:tcPr>
            <w:tcW w:w="6106" w:type="dxa"/>
            <w:gridSpan w:val="4"/>
          </w:tcPr>
          <w:p w14:paraId="07FDE79E"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Variables                                         hommes</w:t>
            </w:r>
          </w:p>
        </w:tc>
        <w:tc>
          <w:tcPr>
            <w:tcW w:w="3060" w:type="dxa"/>
            <w:gridSpan w:val="2"/>
          </w:tcPr>
          <w:p w14:paraId="32AB558B" w14:textId="5102A7F1" w:rsidR="005B2DE8" w:rsidRPr="00FC4EA6" w:rsidRDefault="00290E93"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F</w:t>
            </w:r>
            <w:r w:rsidR="005B2DE8" w:rsidRPr="00FC4EA6">
              <w:rPr>
                <w:rFonts w:ascii="Times New Roman" w:hAnsi="Times New Roman" w:cs="Times New Roman"/>
                <w:sz w:val="24"/>
                <w:szCs w:val="24"/>
              </w:rPr>
              <w:t>emmes</w:t>
            </w:r>
          </w:p>
        </w:tc>
      </w:tr>
      <w:tr w:rsidR="005B2DE8" w:rsidRPr="00FC4EA6" w14:paraId="43A0E573" w14:textId="77777777" w:rsidTr="005118CE">
        <w:trPr>
          <w:trHeight w:val="414"/>
        </w:trPr>
        <w:tc>
          <w:tcPr>
            <w:tcW w:w="4579" w:type="dxa"/>
            <w:gridSpan w:val="3"/>
            <w:tcBorders>
              <w:top w:val="nil"/>
              <w:bottom w:val="nil"/>
            </w:tcBorders>
          </w:tcPr>
          <w:p w14:paraId="22F2DBA6" w14:textId="1CC2E18F" w:rsidR="005B2DE8" w:rsidRPr="00FC4EA6" w:rsidRDefault="00645FF8" w:rsidP="005118CE">
            <w:pPr>
              <w:spacing w:after="0"/>
              <w:jc w:val="center"/>
              <w:rPr>
                <w:rFonts w:ascii="Times New Roman" w:hAnsi="Times New Roman" w:cs="Times New Roman"/>
                <w:sz w:val="24"/>
                <w:szCs w:val="24"/>
              </w:rPr>
            </w:pPr>
            <w:r w:rsidRPr="00FC4EA6">
              <w:rPr>
                <w:rFonts w:ascii="Times New Roman" w:hAnsi="Times New Roman" w:cs="Times New Roman"/>
                <w:noProof/>
                <w:sz w:val="24"/>
                <w:szCs w:val="24"/>
              </w:rPr>
              <mc:AlternateContent>
                <mc:Choice Requires="wps">
                  <w:drawing>
                    <wp:anchor distT="0" distB="0" distL="114300" distR="114300" simplePos="0" relativeHeight="251718144" behindDoc="0" locked="0" layoutInCell="1" allowOverlap="1" wp14:anchorId="5F3F4EF3" wp14:editId="6E19086D">
                      <wp:simplePos x="0" y="0"/>
                      <wp:positionH relativeFrom="column">
                        <wp:posOffset>1881150</wp:posOffset>
                      </wp:positionH>
                      <wp:positionV relativeFrom="paragraph">
                        <wp:posOffset>263806</wp:posOffset>
                      </wp:positionV>
                      <wp:extent cx="902689" cy="0"/>
                      <wp:effectExtent l="0" t="0" r="0" b="0"/>
                      <wp:wrapNone/>
                      <wp:docPr id="38" name="Connecteur droit 38"/>
                      <wp:cNvGraphicFramePr/>
                      <a:graphic xmlns:a="http://schemas.openxmlformats.org/drawingml/2006/main">
                        <a:graphicData uri="http://schemas.microsoft.com/office/word/2010/wordprocessingShape">
                          <wps:wsp>
                            <wps:cNvCnPr/>
                            <wps:spPr>
                              <a:xfrm flipH="1" flipV="1">
                                <a:off x="0" y="0"/>
                                <a:ext cx="902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577544" id="Connecteur droit 38" o:spid="_x0000_s1026" style="position:absolute;flip:x y;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1pt,20.75pt" to="219.2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" strokecolor="black [3040]"/>
                  </w:pict>
                </mc:Fallback>
              </mc:AlternateContent>
            </w:r>
            <w:r w:rsidR="005B2DE8" w:rsidRPr="00FC4EA6">
              <w:rPr>
                <w:rFonts w:ascii="Times New Roman" w:hAnsi="Times New Roman" w:cs="Times New Roman"/>
                <w:sz w:val="24"/>
                <w:szCs w:val="24"/>
              </w:rPr>
              <w:t>N═61</w:t>
            </w:r>
          </w:p>
        </w:tc>
        <w:tc>
          <w:tcPr>
            <w:tcW w:w="1526" w:type="dxa"/>
            <w:tcBorders>
              <w:bottom w:val="single" w:sz="4" w:space="0" w:color="auto"/>
            </w:tcBorders>
          </w:tcPr>
          <w:p w14:paraId="59E12148" w14:textId="14221F39" w:rsidR="005B2DE8" w:rsidRPr="00FC4EA6" w:rsidRDefault="005B2DE8" w:rsidP="005118CE">
            <w:pPr>
              <w:spacing w:after="0"/>
              <w:jc w:val="center"/>
              <w:rPr>
                <w:rFonts w:ascii="Times New Roman" w:hAnsi="Times New Roman" w:cs="Times New Roman"/>
                <w:sz w:val="24"/>
                <w:szCs w:val="24"/>
              </w:rPr>
            </w:pPr>
          </w:p>
        </w:tc>
        <w:tc>
          <w:tcPr>
            <w:tcW w:w="1532" w:type="dxa"/>
            <w:tcBorders>
              <w:bottom w:val="single" w:sz="4" w:space="0" w:color="auto"/>
            </w:tcBorders>
          </w:tcPr>
          <w:p w14:paraId="2CC6A6EB"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N═61</w:t>
            </w:r>
          </w:p>
        </w:tc>
        <w:tc>
          <w:tcPr>
            <w:tcW w:w="1527" w:type="dxa"/>
            <w:tcBorders>
              <w:bottom w:val="single" w:sz="4" w:space="0" w:color="auto"/>
            </w:tcBorders>
          </w:tcPr>
          <w:p w14:paraId="5BFE3E17" w14:textId="7C149184" w:rsidR="005B2DE8" w:rsidRPr="00FC4EA6" w:rsidRDefault="005B2DE8" w:rsidP="005118CE">
            <w:pPr>
              <w:spacing w:after="0"/>
              <w:jc w:val="center"/>
              <w:rPr>
                <w:rFonts w:ascii="Times New Roman" w:hAnsi="Times New Roman" w:cs="Times New Roman"/>
                <w:sz w:val="24"/>
                <w:szCs w:val="24"/>
              </w:rPr>
            </w:pPr>
          </w:p>
        </w:tc>
      </w:tr>
      <w:tr w:rsidR="005B2DE8" w:rsidRPr="00FC4EA6" w14:paraId="1613E418" w14:textId="77777777" w:rsidTr="005118CE">
        <w:trPr>
          <w:trHeight w:val="401"/>
        </w:trPr>
        <w:tc>
          <w:tcPr>
            <w:tcW w:w="4579" w:type="dxa"/>
            <w:gridSpan w:val="3"/>
            <w:tcBorders>
              <w:top w:val="nil"/>
              <w:bottom w:val="single" w:sz="8" w:space="0" w:color="auto"/>
            </w:tcBorders>
          </w:tcPr>
          <w:p w14:paraId="3273596B" w14:textId="7B53F68C" w:rsidR="005B2DE8" w:rsidRPr="00FC4EA6" w:rsidRDefault="00FA6219" w:rsidP="005118CE">
            <w:pPr>
              <w:spacing w:after="0"/>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p>
        </w:tc>
        <w:tc>
          <w:tcPr>
            <w:tcW w:w="1526" w:type="dxa"/>
            <w:tcBorders>
              <w:top w:val="single" w:sz="4" w:space="0" w:color="auto"/>
              <w:bottom w:val="single" w:sz="4" w:space="0" w:color="auto"/>
            </w:tcBorders>
          </w:tcPr>
          <w:p w14:paraId="0E3A1ADE" w14:textId="3C1F5D8E"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w:t>
            </w:r>
          </w:p>
        </w:tc>
        <w:tc>
          <w:tcPr>
            <w:tcW w:w="1532" w:type="dxa"/>
            <w:tcBorders>
              <w:top w:val="single" w:sz="4" w:space="0" w:color="auto"/>
              <w:bottom w:val="single" w:sz="4" w:space="0" w:color="auto"/>
            </w:tcBorders>
          </w:tcPr>
          <w:p w14:paraId="66256494" w14:textId="7ED14187" w:rsidR="005B2DE8" w:rsidRPr="00FC4EA6" w:rsidRDefault="005118CE" w:rsidP="005118CE">
            <w:pPr>
              <w:spacing w:after="0"/>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p>
        </w:tc>
        <w:tc>
          <w:tcPr>
            <w:tcW w:w="1527" w:type="dxa"/>
            <w:tcBorders>
              <w:top w:val="single" w:sz="4" w:space="0" w:color="auto"/>
              <w:bottom w:val="single" w:sz="4" w:space="0" w:color="auto"/>
            </w:tcBorders>
          </w:tcPr>
          <w:p w14:paraId="439068DE" w14:textId="1A54D9F2"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w:t>
            </w:r>
          </w:p>
        </w:tc>
      </w:tr>
      <w:tr w:rsidR="005B2DE8" w:rsidRPr="00FC4EA6" w14:paraId="7CBB72BE" w14:textId="77777777" w:rsidTr="005118CE">
        <w:trPr>
          <w:trHeight w:val="816"/>
        </w:trPr>
        <w:tc>
          <w:tcPr>
            <w:tcW w:w="1540" w:type="dxa"/>
            <w:tcBorders>
              <w:top w:val="single" w:sz="8" w:space="0" w:color="auto"/>
              <w:bottom w:val="nil"/>
            </w:tcBorders>
          </w:tcPr>
          <w:p w14:paraId="091A7DDC" w14:textId="05C2D55F" w:rsidR="005B2DE8" w:rsidRPr="00FC4EA6" w:rsidRDefault="00D1742B"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Ethnie</w:t>
            </w:r>
            <w:r w:rsidR="007520D2" w:rsidRPr="00FC4EA6">
              <w:rPr>
                <w:rFonts w:ascii="Times New Roman" w:hAnsi="Times New Roman" w:cs="Times New Roman"/>
                <w:sz w:val="24"/>
                <w:szCs w:val="24"/>
              </w:rPr>
              <w:t> :</w:t>
            </w:r>
          </w:p>
          <w:p w14:paraId="0E8F589A" w14:textId="5F2663A0"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Peulh</w:t>
            </w:r>
          </w:p>
        </w:tc>
        <w:tc>
          <w:tcPr>
            <w:tcW w:w="1514" w:type="dxa"/>
            <w:tcBorders>
              <w:top w:val="single" w:sz="8" w:space="0" w:color="auto"/>
              <w:bottom w:val="nil"/>
            </w:tcBorders>
          </w:tcPr>
          <w:p w14:paraId="2C46CE09" w14:textId="3EDCB394" w:rsidR="005B2DE8" w:rsidRPr="00FC4EA6" w:rsidRDefault="005B2DE8" w:rsidP="005118CE">
            <w:pPr>
              <w:spacing w:after="0"/>
              <w:jc w:val="center"/>
              <w:rPr>
                <w:rFonts w:ascii="Times New Roman" w:hAnsi="Times New Roman" w:cs="Times New Roman"/>
                <w:sz w:val="24"/>
                <w:szCs w:val="24"/>
              </w:rPr>
            </w:pPr>
          </w:p>
        </w:tc>
        <w:tc>
          <w:tcPr>
            <w:tcW w:w="1523" w:type="dxa"/>
            <w:tcBorders>
              <w:top w:val="single" w:sz="8" w:space="0" w:color="auto"/>
              <w:bottom w:val="nil"/>
            </w:tcBorders>
          </w:tcPr>
          <w:p w14:paraId="631D964C" w14:textId="77777777" w:rsidR="006A4698" w:rsidRPr="00FC4EA6" w:rsidRDefault="006A4698" w:rsidP="005118CE">
            <w:pPr>
              <w:spacing w:after="0"/>
              <w:jc w:val="center"/>
              <w:rPr>
                <w:rFonts w:ascii="Times New Roman" w:hAnsi="Times New Roman" w:cs="Times New Roman"/>
                <w:sz w:val="24"/>
                <w:szCs w:val="24"/>
              </w:rPr>
            </w:pPr>
          </w:p>
          <w:p w14:paraId="335AEAB0" w14:textId="33537A48"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21</w:t>
            </w:r>
          </w:p>
        </w:tc>
        <w:tc>
          <w:tcPr>
            <w:tcW w:w="1526" w:type="dxa"/>
            <w:tcBorders>
              <w:top w:val="single" w:sz="4" w:space="0" w:color="auto"/>
            </w:tcBorders>
          </w:tcPr>
          <w:p w14:paraId="6692A096" w14:textId="77777777" w:rsidR="00D1742B" w:rsidRPr="00FC4EA6" w:rsidRDefault="00D1742B" w:rsidP="005118CE">
            <w:pPr>
              <w:spacing w:after="0"/>
              <w:jc w:val="center"/>
              <w:rPr>
                <w:rFonts w:ascii="Times New Roman" w:hAnsi="Times New Roman" w:cs="Times New Roman"/>
                <w:sz w:val="24"/>
                <w:szCs w:val="24"/>
              </w:rPr>
            </w:pPr>
          </w:p>
          <w:p w14:paraId="41EA3D5A" w14:textId="2486E883"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34,4</w:t>
            </w:r>
          </w:p>
        </w:tc>
        <w:tc>
          <w:tcPr>
            <w:tcW w:w="1532" w:type="dxa"/>
            <w:tcBorders>
              <w:top w:val="single" w:sz="4" w:space="0" w:color="auto"/>
            </w:tcBorders>
          </w:tcPr>
          <w:p w14:paraId="6083DD15" w14:textId="77777777" w:rsidR="00D1742B" w:rsidRPr="00FC4EA6" w:rsidRDefault="00D1742B" w:rsidP="005118CE">
            <w:pPr>
              <w:spacing w:after="0"/>
              <w:jc w:val="center"/>
              <w:rPr>
                <w:rFonts w:ascii="Times New Roman" w:hAnsi="Times New Roman" w:cs="Times New Roman"/>
                <w:sz w:val="24"/>
                <w:szCs w:val="24"/>
              </w:rPr>
            </w:pPr>
          </w:p>
          <w:p w14:paraId="52407040" w14:textId="222780C5"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20</w:t>
            </w:r>
          </w:p>
        </w:tc>
        <w:tc>
          <w:tcPr>
            <w:tcW w:w="1527" w:type="dxa"/>
            <w:tcBorders>
              <w:top w:val="single" w:sz="4" w:space="0" w:color="auto"/>
            </w:tcBorders>
          </w:tcPr>
          <w:p w14:paraId="555FEAEB" w14:textId="77777777" w:rsidR="00D1742B" w:rsidRPr="00FC4EA6" w:rsidRDefault="00D1742B" w:rsidP="005118CE">
            <w:pPr>
              <w:spacing w:after="0"/>
              <w:jc w:val="center"/>
              <w:rPr>
                <w:rFonts w:ascii="Times New Roman" w:hAnsi="Times New Roman" w:cs="Times New Roman"/>
                <w:sz w:val="24"/>
                <w:szCs w:val="24"/>
              </w:rPr>
            </w:pPr>
          </w:p>
          <w:p w14:paraId="0D1F16D4" w14:textId="3DC54E76"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32,8</w:t>
            </w:r>
          </w:p>
        </w:tc>
      </w:tr>
      <w:tr w:rsidR="006A4698" w:rsidRPr="00FC4EA6" w14:paraId="397061BC" w14:textId="77777777" w:rsidTr="005118CE">
        <w:trPr>
          <w:trHeight w:val="414"/>
        </w:trPr>
        <w:tc>
          <w:tcPr>
            <w:tcW w:w="1540" w:type="dxa"/>
            <w:tcBorders>
              <w:top w:val="nil"/>
            </w:tcBorders>
          </w:tcPr>
          <w:p w14:paraId="3E2DD7E9" w14:textId="5EC8DA3F"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Gbaya</w:t>
            </w:r>
          </w:p>
        </w:tc>
        <w:tc>
          <w:tcPr>
            <w:tcW w:w="1514" w:type="dxa"/>
            <w:tcBorders>
              <w:top w:val="nil"/>
            </w:tcBorders>
          </w:tcPr>
          <w:p w14:paraId="7FC0ED44" w14:textId="43AF293E" w:rsidR="006A4698" w:rsidRPr="00FC4EA6" w:rsidRDefault="006A4698" w:rsidP="005118CE">
            <w:pPr>
              <w:spacing w:after="0"/>
              <w:jc w:val="center"/>
              <w:rPr>
                <w:rFonts w:ascii="Times New Roman" w:hAnsi="Times New Roman" w:cs="Times New Roman"/>
                <w:sz w:val="24"/>
                <w:szCs w:val="24"/>
              </w:rPr>
            </w:pPr>
          </w:p>
        </w:tc>
        <w:tc>
          <w:tcPr>
            <w:tcW w:w="1523" w:type="dxa"/>
            <w:tcBorders>
              <w:top w:val="nil"/>
            </w:tcBorders>
          </w:tcPr>
          <w:p w14:paraId="275B51ED"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5</w:t>
            </w:r>
          </w:p>
        </w:tc>
        <w:tc>
          <w:tcPr>
            <w:tcW w:w="1526" w:type="dxa"/>
          </w:tcPr>
          <w:p w14:paraId="7562AD43"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8,2</w:t>
            </w:r>
          </w:p>
        </w:tc>
        <w:tc>
          <w:tcPr>
            <w:tcW w:w="1532" w:type="dxa"/>
          </w:tcPr>
          <w:p w14:paraId="659DDE12"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8</w:t>
            </w:r>
          </w:p>
        </w:tc>
        <w:tc>
          <w:tcPr>
            <w:tcW w:w="1527" w:type="dxa"/>
          </w:tcPr>
          <w:p w14:paraId="745D46C1"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13,1</w:t>
            </w:r>
          </w:p>
        </w:tc>
      </w:tr>
      <w:tr w:rsidR="006A4698" w:rsidRPr="00FC4EA6" w14:paraId="5E0C44F3" w14:textId="77777777" w:rsidTr="005118CE">
        <w:trPr>
          <w:trHeight w:val="401"/>
        </w:trPr>
        <w:tc>
          <w:tcPr>
            <w:tcW w:w="1540" w:type="dxa"/>
          </w:tcPr>
          <w:p w14:paraId="27623A72" w14:textId="5A699D05" w:rsidR="006A4698" w:rsidRPr="00FC4EA6" w:rsidRDefault="006A4698" w:rsidP="005118CE">
            <w:pPr>
              <w:spacing w:after="0"/>
              <w:jc w:val="center"/>
              <w:rPr>
                <w:rFonts w:ascii="Times New Roman" w:hAnsi="Times New Roman" w:cs="Times New Roman"/>
                <w:sz w:val="24"/>
                <w:szCs w:val="24"/>
              </w:rPr>
            </w:pPr>
            <w:proofErr w:type="spellStart"/>
            <w:r w:rsidRPr="00FC4EA6">
              <w:rPr>
                <w:rFonts w:ascii="Times New Roman" w:hAnsi="Times New Roman" w:cs="Times New Roman"/>
                <w:sz w:val="24"/>
                <w:szCs w:val="24"/>
              </w:rPr>
              <w:t>Mboum</w:t>
            </w:r>
            <w:proofErr w:type="spellEnd"/>
          </w:p>
        </w:tc>
        <w:tc>
          <w:tcPr>
            <w:tcW w:w="1514" w:type="dxa"/>
          </w:tcPr>
          <w:p w14:paraId="7E68F663" w14:textId="2E695C5D" w:rsidR="006A4698" w:rsidRPr="00FC4EA6" w:rsidRDefault="006A4698" w:rsidP="005118CE">
            <w:pPr>
              <w:spacing w:after="0"/>
              <w:jc w:val="center"/>
              <w:rPr>
                <w:rFonts w:ascii="Times New Roman" w:hAnsi="Times New Roman" w:cs="Times New Roman"/>
                <w:sz w:val="24"/>
                <w:szCs w:val="24"/>
              </w:rPr>
            </w:pPr>
          </w:p>
        </w:tc>
        <w:tc>
          <w:tcPr>
            <w:tcW w:w="1523" w:type="dxa"/>
          </w:tcPr>
          <w:p w14:paraId="1BC11F0A"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w:t>
            </w:r>
          </w:p>
        </w:tc>
        <w:tc>
          <w:tcPr>
            <w:tcW w:w="1526" w:type="dxa"/>
          </w:tcPr>
          <w:p w14:paraId="5AD08BD6"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9,8</w:t>
            </w:r>
          </w:p>
        </w:tc>
        <w:tc>
          <w:tcPr>
            <w:tcW w:w="1532" w:type="dxa"/>
          </w:tcPr>
          <w:p w14:paraId="0D917C58"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w:t>
            </w:r>
          </w:p>
        </w:tc>
        <w:tc>
          <w:tcPr>
            <w:tcW w:w="1527" w:type="dxa"/>
          </w:tcPr>
          <w:p w14:paraId="215BE927"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9,8</w:t>
            </w:r>
          </w:p>
        </w:tc>
      </w:tr>
      <w:tr w:rsidR="006A4698" w:rsidRPr="00FC4EA6" w14:paraId="0C577462" w14:textId="77777777" w:rsidTr="005118CE">
        <w:trPr>
          <w:trHeight w:val="414"/>
        </w:trPr>
        <w:tc>
          <w:tcPr>
            <w:tcW w:w="1540" w:type="dxa"/>
          </w:tcPr>
          <w:p w14:paraId="17BDF892" w14:textId="20B9A581" w:rsidR="006A4698" w:rsidRPr="00FC4EA6" w:rsidRDefault="006A4698" w:rsidP="005118CE">
            <w:pPr>
              <w:spacing w:after="0"/>
              <w:jc w:val="center"/>
              <w:rPr>
                <w:rFonts w:ascii="Times New Roman" w:hAnsi="Times New Roman" w:cs="Times New Roman"/>
                <w:sz w:val="24"/>
                <w:szCs w:val="24"/>
              </w:rPr>
            </w:pPr>
            <w:proofErr w:type="spellStart"/>
            <w:r w:rsidRPr="00FC4EA6">
              <w:rPr>
                <w:rFonts w:ascii="Times New Roman" w:hAnsi="Times New Roman" w:cs="Times New Roman"/>
                <w:sz w:val="24"/>
                <w:szCs w:val="24"/>
              </w:rPr>
              <w:t>Dii</w:t>
            </w:r>
            <w:proofErr w:type="spellEnd"/>
          </w:p>
        </w:tc>
        <w:tc>
          <w:tcPr>
            <w:tcW w:w="1514" w:type="dxa"/>
          </w:tcPr>
          <w:p w14:paraId="6DF5A7CB" w14:textId="2CE817AF" w:rsidR="006A4698" w:rsidRPr="00FC4EA6" w:rsidRDefault="006A4698" w:rsidP="005118CE">
            <w:pPr>
              <w:spacing w:after="0"/>
              <w:jc w:val="center"/>
              <w:rPr>
                <w:rFonts w:ascii="Times New Roman" w:hAnsi="Times New Roman" w:cs="Times New Roman"/>
                <w:sz w:val="24"/>
                <w:szCs w:val="24"/>
              </w:rPr>
            </w:pPr>
          </w:p>
        </w:tc>
        <w:tc>
          <w:tcPr>
            <w:tcW w:w="1523" w:type="dxa"/>
          </w:tcPr>
          <w:p w14:paraId="0432FDC7"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w:t>
            </w:r>
          </w:p>
        </w:tc>
        <w:tc>
          <w:tcPr>
            <w:tcW w:w="1526" w:type="dxa"/>
          </w:tcPr>
          <w:p w14:paraId="333E657B"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6 ,6</w:t>
            </w:r>
          </w:p>
        </w:tc>
        <w:tc>
          <w:tcPr>
            <w:tcW w:w="1532" w:type="dxa"/>
          </w:tcPr>
          <w:p w14:paraId="7BC7DD45"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w:t>
            </w:r>
          </w:p>
        </w:tc>
        <w:tc>
          <w:tcPr>
            <w:tcW w:w="1527" w:type="dxa"/>
          </w:tcPr>
          <w:p w14:paraId="3D80AC1C"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6,6</w:t>
            </w:r>
          </w:p>
        </w:tc>
      </w:tr>
      <w:tr w:rsidR="006A4698" w:rsidRPr="00FC4EA6" w14:paraId="0A8C48CD" w14:textId="77777777" w:rsidTr="005118CE">
        <w:trPr>
          <w:trHeight w:val="401"/>
        </w:trPr>
        <w:tc>
          <w:tcPr>
            <w:tcW w:w="1540" w:type="dxa"/>
          </w:tcPr>
          <w:p w14:paraId="12188EA6" w14:textId="0D0F13CB" w:rsidR="006A4698" w:rsidRPr="00FC4EA6" w:rsidRDefault="006A4698" w:rsidP="005118CE">
            <w:pPr>
              <w:spacing w:after="0"/>
              <w:jc w:val="center"/>
              <w:rPr>
                <w:rFonts w:ascii="Times New Roman" w:hAnsi="Times New Roman" w:cs="Times New Roman"/>
                <w:sz w:val="24"/>
                <w:szCs w:val="24"/>
              </w:rPr>
            </w:pPr>
            <w:proofErr w:type="spellStart"/>
            <w:r w:rsidRPr="00FC4EA6">
              <w:rPr>
                <w:rFonts w:ascii="Times New Roman" w:hAnsi="Times New Roman" w:cs="Times New Roman"/>
                <w:sz w:val="24"/>
                <w:szCs w:val="24"/>
              </w:rPr>
              <w:t>Guiziga</w:t>
            </w:r>
            <w:proofErr w:type="spellEnd"/>
          </w:p>
        </w:tc>
        <w:tc>
          <w:tcPr>
            <w:tcW w:w="1514" w:type="dxa"/>
          </w:tcPr>
          <w:p w14:paraId="53252EE0" w14:textId="16100B45" w:rsidR="006A4698" w:rsidRPr="00FC4EA6" w:rsidRDefault="006A4698" w:rsidP="005118CE">
            <w:pPr>
              <w:spacing w:after="0"/>
              <w:jc w:val="center"/>
              <w:rPr>
                <w:rFonts w:ascii="Times New Roman" w:hAnsi="Times New Roman" w:cs="Times New Roman"/>
                <w:sz w:val="24"/>
                <w:szCs w:val="24"/>
              </w:rPr>
            </w:pPr>
          </w:p>
        </w:tc>
        <w:tc>
          <w:tcPr>
            <w:tcW w:w="1523" w:type="dxa"/>
          </w:tcPr>
          <w:p w14:paraId="54842688"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w:t>
            </w:r>
          </w:p>
        </w:tc>
        <w:tc>
          <w:tcPr>
            <w:tcW w:w="1526" w:type="dxa"/>
          </w:tcPr>
          <w:p w14:paraId="6CC72378"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6,6</w:t>
            </w:r>
          </w:p>
        </w:tc>
        <w:tc>
          <w:tcPr>
            <w:tcW w:w="1532" w:type="dxa"/>
          </w:tcPr>
          <w:p w14:paraId="2EA89A4C"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w:t>
            </w:r>
          </w:p>
        </w:tc>
        <w:tc>
          <w:tcPr>
            <w:tcW w:w="1527" w:type="dxa"/>
          </w:tcPr>
          <w:p w14:paraId="15341813"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6,6</w:t>
            </w:r>
          </w:p>
        </w:tc>
      </w:tr>
      <w:tr w:rsidR="006A4698" w:rsidRPr="00FC4EA6" w14:paraId="6CB7DB13" w14:textId="77777777" w:rsidTr="005118CE">
        <w:trPr>
          <w:trHeight w:val="414"/>
        </w:trPr>
        <w:tc>
          <w:tcPr>
            <w:tcW w:w="1540" w:type="dxa"/>
          </w:tcPr>
          <w:p w14:paraId="42D1A748" w14:textId="167702A1"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Toupouri</w:t>
            </w:r>
          </w:p>
        </w:tc>
        <w:tc>
          <w:tcPr>
            <w:tcW w:w="1514" w:type="dxa"/>
          </w:tcPr>
          <w:p w14:paraId="000B4196" w14:textId="6801E565" w:rsidR="006A4698" w:rsidRPr="00FC4EA6" w:rsidRDefault="006A4698" w:rsidP="005118CE">
            <w:pPr>
              <w:spacing w:after="0"/>
              <w:jc w:val="center"/>
              <w:rPr>
                <w:rFonts w:ascii="Times New Roman" w:hAnsi="Times New Roman" w:cs="Times New Roman"/>
                <w:sz w:val="24"/>
                <w:szCs w:val="24"/>
              </w:rPr>
            </w:pPr>
          </w:p>
        </w:tc>
        <w:tc>
          <w:tcPr>
            <w:tcW w:w="1523" w:type="dxa"/>
          </w:tcPr>
          <w:p w14:paraId="4ADFD575"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5</w:t>
            </w:r>
          </w:p>
        </w:tc>
        <w:tc>
          <w:tcPr>
            <w:tcW w:w="1526" w:type="dxa"/>
          </w:tcPr>
          <w:p w14:paraId="080CCBAA"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8,2</w:t>
            </w:r>
          </w:p>
        </w:tc>
        <w:tc>
          <w:tcPr>
            <w:tcW w:w="1532" w:type="dxa"/>
          </w:tcPr>
          <w:p w14:paraId="6DEDF7EB"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w:t>
            </w:r>
          </w:p>
        </w:tc>
        <w:tc>
          <w:tcPr>
            <w:tcW w:w="1527" w:type="dxa"/>
          </w:tcPr>
          <w:p w14:paraId="5D4CF74B"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9,8</w:t>
            </w:r>
          </w:p>
        </w:tc>
      </w:tr>
      <w:tr w:rsidR="006A4698" w:rsidRPr="00FC4EA6" w14:paraId="4FFEC7CC" w14:textId="77777777" w:rsidTr="005118CE">
        <w:trPr>
          <w:trHeight w:val="401"/>
        </w:trPr>
        <w:tc>
          <w:tcPr>
            <w:tcW w:w="1540" w:type="dxa"/>
          </w:tcPr>
          <w:p w14:paraId="645C5825" w14:textId="6EAC9096"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Massa</w:t>
            </w:r>
          </w:p>
        </w:tc>
        <w:tc>
          <w:tcPr>
            <w:tcW w:w="1514" w:type="dxa"/>
          </w:tcPr>
          <w:p w14:paraId="45AE612D" w14:textId="247C8704" w:rsidR="006A4698" w:rsidRPr="00FC4EA6" w:rsidRDefault="006A4698" w:rsidP="005118CE">
            <w:pPr>
              <w:spacing w:after="0"/>
              <w:jc w:val="center"/>
              <w:rPr>
                <w:rFonts w:ascii="Times New Roman" w:hAnsi="Times New Roman" w:cs="Times New Roman"/>
                <w:sz w:val="24"/>
                <w:szCs w:val="24"/>
              </w:rPr>
            </w:pPr>
          </w:p>
        </w:tc>
        <w:tc>
          <w:tcPr>
            <w:tcW w:w="1523" w:type="dxa"/>
          </w:tcPr>
          <w:p w14:paraId="4DD2DE1A"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w:t>
            </w:r>
          </w:p>
        </w:tc>
        <w:tc>
          <w:tcPr>
            <w:tcW w:w="1526" w:type="dxa"/>
          </w:tcPr>
          <w:p w14:paraId="2D9F74B9"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1,6</w:t>
            </w:r>
          </w:p>
        </w:tc>
        <w:tc>
          <w:tcPr>
            <w:tcW w:w="1532" w:type="dxa"/>
          </w:tcPr>
          <w:p w14:paraId="594D988D"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0</w:t>
            </w:r>
          </w:p>
        </w:tc>
        <w:tc>
          <w:tcPr>
            <w:tcW w:w="1527" w:type="dxa"/>
          </w:tcPr>
          <w:p w14:paraId="10E22DAC"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0</w:t>
            </w:r>
          </w:p>
        </w:tc>
      </w:tr>
      <w:tr w:rsidR="006A4698" w:rsidRPr="00FC4EA6" w14:paraId="1A5E93D4" w14:textId="77777777" w:rsidTr="005118CE">
        <w:trPr>
          <w:trHeight w:val="414"/>
        </w:trPr>
        <w:tc>
          <w:tcPr>
            <w:tcW w:w="1540" w:type="dxa"/>
          </w:tcPr>
          <w:p w14:paraId="7C43AC4E" w14:textId="6D33A9E0" w:rsidR="006A4698" w:rsidRPr="00FC4EA6" w:rsidRDefault="006A4698" w:rsidP="005118CE">
            <w:pPr>
              <w:spacing w:after="0"/>
              <w:jc w:val="center"/>
              <w:rPr>
                <w:rFonts w:ascii="Times New Roman" w:hAnsi="Times New Roman" w:cs="Times New Roman"/>
                <w:sz w:val="24"/>
                <w:szCs w:val="24"/>
              </w:rPr>
            </w:pPr>
            <w:proofErr w:type="spellStart"/>
            <w:r w:rsidRPr="00FC4EA6">
              <w:rPr>
                <w:rFonts w:ascii="Times New Roman" w:hAnsi="Times New Roman" w:cs="Times New Roman"/>
                <w:sz w:val="24"/>
                <w:szCs w:val="24"/>
              </w:rPr>
              <w:t>Mafa</w:t>
            </w:r>
            <w:proofErr w:type="spellEnd"/>
          </w:p>
        </w:tc>
        <w:tc>
          <w:tcPr>
            <w:tcW w:w="1514" w:type="dxa"/>
          </w:tcPr>
          <w:p w14:paraId="4B362C50" w14:textId="1088FFE2" w:rsidR="006A4698" w:rsidRPr="00FC4EA6" w:rsidRDefault="006A4698" w:rsidP="005118CE">
            <w:pPr>
              <w:spacing w:after="0"/>
              <w:jc w:val="center"/>
              <w:rPr>
                <w:rFonts w:ascii="Times New Roman" w:hAnsi="Times New Roman" w:cs="Times New Roman"/>
                <w:sz w:val="24"/>
                <w:szCs w:val="24"/>
              </w:rPr>
            </w:pPr>
          </w:p>
        </w:tc>
        <w:tc>
          <w:tcPr>
            <w:tcW w:w="1523" w:type="dxa"/>
          </w:tcPr>
          <w:p w14:paraId="784EDC31"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w:t>
            </w:r>
          </w:p>
        </w:tc>
        <w:tc>
          <w:tcPr>
            <w:tcW w:w="1526" w:type="dxa"/>
          </w:tcPr>
          <w:p w14:paraId="0462298F"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3,3</w:t>
            </w:r>
          </w:p>
        </w:tc>
        <w:tc>
          <w:tcPr>
            <w:tcW w:w="1532" w:type="dxa"/>
          </w:tcPr>
          <w:p w14:paraId="44E0F9D6"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w:t>
            </w:r>
          </w:p>
        </w:tc>
        <w:tc>
          <w:tcPr>
            <w:tcW w:w="1527" w:type="dxa"/>
          </w:tcPr>
          <w:p w14:paraId="05DD6B00"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3,3</w:t>
            </w:r>
          </w:p>
        </w:tc>
      </w:tr>
      <w:tr w:rsidR="006A4698" w:rsidRPr="00FC4EA6" w14:paraId="41000008" w14:textId="77777777" w:rsidTr="005118CE">
        <w:trPr>
          <w:trHeight w:val="401"/>
        </w:trPr>
        <w:tc>
          <w:tcPr>
            <w:tcW w:w="1540" w:type="dxa"/>
          </w:tcPr>
          <w:p w14:paraId="3959E1AA" w14:textId="7208D90E"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Bamoun</w:t>
            </w:r>
          </w:p>
        </w:tc>
        <w:tc>
          <w:tcPr>
            <w:tcW w:w="1514" w:type="dxa"/>
          </w:tcPr>
          <w:p w14:paraId="483312B2" w14:textId="11A70824" w:rsidR="006A4698" w:rsidRPr="00FC4EA6" w:rsidRDefault="006A4698" w:rsidP="005118CE">
            <w:pPr>
              <w:spacing w:after="0"/>
              <w:jc w:val="center"/>
              <w:rPr>
                <w:rFonts w:ascii="Times New Roman" w:hAnsi="Times New Roman" w:cs="Times New Roman"/>
                <w:sz w:val="24"/>
                <w:szCs w:val="24"/>
              </w:rPr>
            </w:pPr>
          </w:p>
        </w:tc>
        <w:tc>
          <w:tcPr>
            <w:tcW w:w="1523" w:type="dxa"/>
          </w:tcPr>
          <w:p w14:paraId="6A610BA1"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w:t>
            </w:r>
          </w:p>
        </w:tc>
        <w:tc>
          <w:tcPr>
            <w:tcW w:w="1526" w:type="dxa"/>
          </w:tcPr>
          <w:p w14:paraId="28081EF1"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4,9</w:t>
            </w:r>
          </w:p>
        </w:tc>
        <w:tc>
          <w:tcPr>
            <w:tcW w:w="1532" w:type="dxa"/>
          </w:tcPr>
          <w:p w14:paraId="5A97DC44"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w:t>
            </w:r>
          </w:p>
        </w:tc>
        <w:tc>
          <w:tcPr>
            <w:tcW w:w="1527" w:type="dxa"/>
          </w:tcPr>
          <w:p w14:paraId="0EE9F8F1"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3,3</w:t>
            </w:r>
          </w:p>
        </w:tc>
      </w:tr>
      <w:tr w:rsidR="006A4698" w:rsidRPr="00FC4EA6" w14:paraId="4E23D35F" w14:textId="77777777" w:rsidTr="005118CE">
        <w:trPr>
          <w:trHeight w:val="414"/>
        </w:trPr>
        <w:tc>
          <w:tcPr>
            <w:tcW w:w="1540" w:type="dxa"/>
          </w:tcPr>
          <w:p w14:paraId="380DFB83" w14:textId="587BD0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Bamiléké</w:t>
            </w:r>
          </w:p>
        </w:tc>
        <w:tc>
          <w:tcPr>
            <w:tcW w:w="1514" w:type="dxa"/>
          </w:tcPr>
          <w:p w14:paraId="0B76AACF" w14:textId="078D0AFB" w:rsidR="006A4698" w:rsidRPr="00FC4EA6" w:rsidRDefault="006A4698" w:rsidP="005118CE">
            <w:pPr>
              <w:spacing w:after="0"/>
              <w:jc w:val="center"/>
              <w:rPr>
                <w:rFonts w:ascii="Times New Roman" w:hAnsi="Times New Roman" w:cs="Times New Roman"/>
                <w:sz w:val="24"/>
                <w:szCs w:val="24"/>
              </w:rPr>
            </w:pPr>
          </w:p>
        </w:tc>
        <w:tc>
          <w:tcPr>
            <w:tcW w:w="1523" w:type="dxa"/>
          </w:tcPr>
          <w:p w14:paraId="62836EFC"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0</w:t>
            </w:r>
          </w:p>
        </w:tc>
        <w:tc>
          <w:tcPr>
            <w:tcW w:w="1526" w:type="dxa"/>
          </w:tcPr>
          <w:p w14:paraId="6745A4B1"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0</w:t>
            </w:r>
          </w:p>
        </w:tc>
        <w:tc>
          <w:tcPr>
            <w:tcW w:w="1532" w:type="dxa"/>
          </w:tcPr>
          <w:p w14:paraId="75CC10C2"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0</w:t>
            </w:r>
          </w:p>
        </w:tc>
        <w:tc>
          <w:tcPr>
            <w:tcW w:w="1527" w:type="dxa"/>
          </w:tcPr>
          <w:p w14:paraId="30ABE959"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0</w:t>
            </w:r>
          </w:p>
        </w:tc>
      </w:tr>
      <w:tr w:rsidR="006A4698" w:rsidRPr="00FC4EA6" w14:paraId="6A3107DC" w14:textId="77777777" w:rsidTr="005118CE">
        <w:trPr>
          <w:trHeight w:val="401"/>
        </w:trPr>
        <w:tc>
          <w:tcPr>
            <w:tcW w:w="1540" w:type="dxa"/>
          </w:tcPr>
          <w:p w14:paraId="4F70CDC2" w14:textId="20F9521A"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Béti</w:t>
            </w:r>
          </w:p>
        </w:tc>
        <w:tc>
          <w:tcPr>
            <w:tcW w:w="1514" w:type="dxa"/>
          </w:tcPr>
          <w:p w14:paraId="35927B0C" w14:textId="0A85D422" w:rsidR="006A4698" w:rsidRPr="00FC4EA6" w:rsidRDefault="006A4698" w:rsidP="005118CE">
            <w:pPr>
              <w:spacing w:after="0"/>
              <w:jc w:val="center"/>
              <w:rPr>
                <w:rFonts w:ascii="Times New Roman" w:hAnsi="Times New Roman" w:cs="Times New Roman"/>
                <w:sz w:val="24"/>
                <w:szCs w:val="24"/>
              </w:rPr>
            </w:pPr>
          </w:p>
        </w:tc>
        <w:tc>
          <w:tcPr>
            <w:tcW w:w="1523" w:type="dxa"/>
          </w:tcPr>
          <w:p w14:paraId="4F874098"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w:t>
            </w:r>
          </w:p>
        </w:tc>
        <w:tc>
          <w:tcPr>
            <w:tcW w:w="1526" w:type="dxa"/>
          </w:tcPr>
          <w:p w14:paraId="12C5DAC4"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4,9</w:t>
            </w:r>
          </w:p>
        </w:tc>
        <w:tc>
          <w:tcPr>
            <w:tcW w:w="1532" w:type="dxa"/>
          </w:tcPr>
          <w:p w14:paraId="4B6658FC"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w:t>
            </w:r>
          </w:p>
        </w:tc>
        <w:tc>
          <w:tcPr>
            <w:tcW w:w="1527" w:type="dxa"/>
          </w:tcPr>
          <w:p w14:paraId="307095D6"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4,9</w:t>
            </w:r>
          </w:p>
        </w:tc>
      </w:tr>
      <w:tr w:rsidR="006A4698" w:rsidRPr="00FC4EA6" w14:paraId="6EBE5135" w14:textId="77777777" w:rsidTr="005118CE">
        <w:trPr>
          <w:trHeight w:val="414"/>
        </w:trPr>
        <w:tc>
          <w:tcPr>
            <w:tcW w:w="1540" w:type="dxa"/>
          </w:tcPr>
          <w:p w14:paraId="760769F2" w14:textId="17CF865D" w:rsidR="006A4698" w:rsidRPr="00FC4EA6" w:rsidRDefault="00D1742B"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Bassa</w:t>
            </w:r>
          </w:p>
        </w:tc>
        <w:tc>
          <w:tcPr>
            <w:tcW w:w="1514" w:type="dxa"/>
          </w:tcPr>
          <w:p w14:paraId="15785FC1" w14:textId="4FCF3FC1" w:rsidR="006A4698" w:rsidRPr="00FC4EA6" w:rsidRDefault="006A4698" w:rsidP="005118CE">
            <w:pPr>
              <w:spacing w:after="0"/>
              <w:jc w:val="center"/>
              <w:rPr>
                <w:rFonts w:ascii="Times New Roman" w:hAnsi="Times New Roman" w:cs="Times New Roman"/>
                <w:sz w:val="24"/>
                <w:szCs w:val="24"/>
              </w:rPr>
            </w:pPr>
          </w:p>
        </w:tc>
        <w:tc>
          <w:tcPr>
            <w:tcW w:w="1523" w:type="dxa"/>
          </w:tcPr>
          <w:p w14:paraId="45FE25E3"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0</w:t>
            </w:r>
          </w:p>
        </w:tc>
        <w:tc>
          <w:tcPr>
            <w:tcW w:w="1526" w:type="dxa"/>
          </w:tcPr>
          <w:p w14:paraId="420046D6"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0</w:t>
            </w:r>
          </w:p>
        </w:tc>
        <w:tc>
          <w:tcPr>
            <w:tcW w:w="1532" w:type="dxa"/>
          </w:tcPr>
          <w:p w14:paraId="1FAA63A0"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0</w:t>
            </w:r>
          </w:p>
        </w:tc>
        <w:tc>
          <w:tcPr>
            <w:tcW w:w="1527" w:type="dxa"/>
          </w:tcPr>
          <w:p w14:paraId="66BCA978"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0</w:t>
            </w:r>
          </w:p>
        </w:tc>
      </w:tr>
      <w:tr w:rsidR="006A4698" w:rsidRPr="00FC4EA6" w14:paraId="5C15B86D" w14:textId="77777777" w:rsidTr="005118CE">
        <w:trPr>
          <w:trHeight w:val="401"/>
        </w:trPr>
        <w:tc>
          <w:tcPr>
            <w:tcW w:w="1540" w:type="dxa"/>
          </w:tcPr>
          <w:p w14:paraId="163E5EAF" w14:textId="0F626C3D" w:rsidR="006A4698" w:rsidRPr="00FC4EA6" w:rsidRDefault="00D1742B" w:rsidP="005118CE">
            <w:pPr>
              <w:spacing w:after="0"/>
              <w:jc w:val="center"/>
              <w:rPr>
                <w:rFonts w:ascii="Times New Roman" w:hAnsi="Times New Roman" w:cs="Times New Roman"/>
                <w:sz w:val="24"/>
                <w:szCs w:val="24"/>
              </w:rPr>
            </w:pPr>
            <w:proofErr w:type="spellStart"/>
            <w:r w:rsidRPr="00FC4EA6">
              <w:rPr>
                <w:rFonts w:ascii="Times New Roman" w:hAnsi="Times New Roman" w:cs="Times New Roman"/>
                <w:sz w:val="24"/>
                <w:szCs w:val="24"/>
              </w:rPr>
              <w:t>Maka</w:t>
            </w:r>
            <w:proofErr w:type="spellEnd"/>
          </w:p>
        </w:tc>
        <w:tc>
          <w:tcPr>
            <w:tcW w:w="1514" w:type="dxa"/>
          </w:tcPr>
          <w:p w14:paraId="71C31FEF" w14:textId="76E1F87A" w:rsidR="006A4698" w:rsidRPr="00FC4EA6" w:rsidRDefault="006A4698" w:rsidP="005118CE">
            <w:pPr>
              <w:spacing w:after="0"/>
              <w:jc w:val="center"/>
              <w:rPr>
                <w:rFonts w:ascii="Times New Roman" w:hAnsi="Times New Roman" w:cs="Times New Roman"/>
                <w:sz w:val="24"/>
                <w:szCs w:val="24"/>
              </w:rPr>
            </w:pPr>
          </w:p>
        </w:tc>
        <w:tc>
          <w:tcPr>
            <w:tcW w:w="1523" w:type="dxa"/>
          </w:tcPr>
          <w:p w14:paraId="65AD1526"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w:t>
            </w:r>
          </w:p>
        </w:tc>
        <w:tc>
          <w:tcPr>
            <w:tcW w:w="1526" w:type="dxa"/>
          </w:tcPr>
          <w:p w14:paraId="3C11406D"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1,6</w:t>
            </w:r>
          </w:p>
        </w:tc>
        <w:tc>
          <w:tcPr>
            <w:tcW w:w="1532" w:type="dxa"/>
          </w:tcPr>
          <w:p w14:paraId="7CE16578"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w:t>
            </w:r>
          </w:p>
        </w:tc>
        <w:tc>
          <w:tcPr>
            <w:tcW w:w="1527" w:type="dxa"/>
          </w:tcPr>
          <w:p w14:paraId="6DFE9E8F"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1,6</w:t>
            </w:r>
          </w:p>
        </w:tc>
      </w:tr>
      <w:tr w:rsidR="006A4698" w:rsidRPr="00FC4EA6" w14:paraId="786BC069" w14:textId="77777777" w:rsidTr="005118CE">
        <w:trPr>
          <w:trHeight w:val="401"/>
        </w:trPr>
        <w:tc>
          <w:tcPr>
            <w:tcW w:w="1540" w:type="dxa"/>
          </w:tcPr>
          <w:p w14:paraId="48511DC4" w14:textId="4DDF1A74" w:rsidR="006A4698" w:rsidRPr="00FC4EA6" w:rsidRDefault="00D1742B"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Autres</w:t>
            </w:r>
          </w:p>
        </w:tc>
        <w:tc>
          <w:tcPr>
            <w:tcW w:w="1514" w:type="dxa"/>
          </w:tcPr>
          <w:p w14:paraId="6AEFBED1" w14:textId="4EDBC9EF" w:rsidR="006A4698" w:rsidRPr="00FC4EA6" w:rsidRDefault="006A4698" w:rsidP="005118CE">
            <w:pPr>
              <w:spacing w:after="0"/>
              <w:jc w:val="center"/>
              <w:rPr>
                <w:rFonts w:ascii="Times New Roman" w:hAnsi="Times New Roman" w:cs="Times New Roman"/>
                <w:sz w:val="24"/>
                <w:szCs w:val="24"/>
              </w:rPr>
            </w:pPr>
          </w:p>
        </w:tc>
        <w:tc>
          <w:tcPr>
            <w:tcW w:w="1523" w:type="dxa"/>
          </w:tcPr>
          <w:p w14:paraId="0A78573C"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w:t>
            </w:r>
          </w:p>
        </w:tc>
        <w:tc>
          <w:tcPr>
            <w:tcW w:w="1526" w:type="dxa"/>
          </w:tcPr>
          <w:p w14:paraId="45B73D49"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9,8</w:t>
            </w:r>
          </w:p>
        </w:tc>
        <w:tc>
          <w:tcPr>
            <w:tcW w:w="1532" w:type="dxa"/>
          </w:tcPr>
          <w:p w14:paraId="21B704F8"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5</w:t>
            </w:r>
          </w:p>
        </w:tc>
        <w:tc>
          <w:tcPr>
            <w:tcW w:w="1527" w:type="dxa"/>
          </w:tcPr>
          <w:p w14:paraId="054663B5" w14:textId="77777777" w:rsidR="006A4698" w:rsidRPr="00FC4EA6" w:rsidRDefault="006A469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8,2</w:t>
            </w:r>
          </w:p>
        </w:tc>
      </w:tr>
    </w:tbl>
    <w:p w14:paraId="58C17C0C" w14:textId="362A0FC1" w:rsidR="00211482" w:rsidRPr="00FC4EA6" w:rsidRDefault="005B2DE8" w:rsidP="00C73D34">
      <w:p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Il ressort de ce tableau que </w:t>
      </w:r>
      <w:r w:rsidR="00D1742B" w:rsidRPr="00FC4EA6">
        <w:rPr>
          <w:rFonts w:ascii="Times New Roman" w:hAnsi="Times New Roman" w:cs="Times New Roman"/>
          <w:sz w:val="24"/>
          <w:szCs w:val="24"/>
          <w:lang w:val="fr-FR"/>
        </w:rPr>
        <w:t>les peulhs</w:t>
      </w:r>
      <w:r w:rsidR="00D5677A" w:rsidRPr="00FC4EA6">
        <w:rPr>
          <w:rFonts w:ascii="Times New Roman" w:hAnsi="Times New Roman" w:cs="Times New Roman"/>
          <w:sz w:val="24"/>
          <w:szCs w:val="24"/>
          <w:lang w:val="fr-FR"/>
        </w:rPr>
        <w:t xml:space="preserve"> étaient les</w:t>
      </w:r>
      <w:r w:rsidRPr="00FC4EA6">
        <w:rPr>
          <w:rFonts w:ascii="Times New Roman" w:hAnsi="Times New Roman" w:cs="Times New Roman"/>
          <w:sz w:val="24"/>
          <w:szCs w:val="24"/>
          <w:lang w:val="fr-FR"/>
        </w:rPr>
        <w:t xml:space="preserve"> plus touchés tant chez les hommes que chez les femmes avec respectivement 34,4 et 32,8</w:t>
      </w:r>
      <w:r w:rsidR="00D5677A" w:rsidRPr="00FC4EA6">
        <w:rPr>
          <w:rFonts w:ascii="Times New Roman" w:hAnsi="Times New Roman" w:cs="Times New Roman"/>
          <w:sz w:val="24"/>
          <w:szCs w:val="24"/>
          <w:lang w:val="fr-FR"/>
        </w:rPr>
        <w:t>%</w:t>
      </w:r>
      <w:r w:rsidRPr="00FC4EA6">
        <w:rPr>
          <w:rFonts w:ascii="Times New Roman" w:hAnsi="Times New Roman" w:cs="Times New Roman"/>
          <w:sz w:val="24"/>
          <w:szCs w:val="24"/>
          <w:lang w:val="fr-FR"/>
        </w:rPr>
        <w:t>.</w:t>
      </w:r>
    </w:p>
    <w:p w14:paraId="06AB270C" w14:textId="77777777" w:rsidR="00211482" w:rsidRPr="00FC4EA6" w:rsidRDefault="00211482">
      <w:pPr>
        <w:rPr>
          <w:rFonts w:ascii="Times New Roman" w:hAnsi="Times New Roman" w:cs="Times New Roman"/>
          <w:sz w:val="24"/>
          <w:szCs w:val="24"/>
          <w:lang w:val="fr-FR"/>
        </w:rPr>
      </w:pPr>
      <w:r w:rsidRPr="00FC4EA6">
        <w:rPr>
          <w:rFonts w:ascii="Times New Roman" w:hAnsi="Times New Roman" w:cs="Times New Roman"/>
          <w:sz w:val="24"/>
          <w:szCs w:val="24"/>
          <w:lang w:val="fr-FR"/>
        </w:rPr>
        <w:br w:type="page"/>
      </w:r>
    </w:p>
    <w:p w14:paraId="212C7ECA" w14:textId="77777777" w:rsidR="005B2DE8" w:rsidRPr="00FC4EA6" w:rsidRDefault="005B2DE8" w:rsidP="007F7897">
      <w:pPr>
        <w:jc w:val="both"/>
        <w:outlineLvl w:val="2"/>
        <w:rPr>
          <w:rFonts w:ascii="Times New Roman" w:hAnsi="Times New Roman" w:cs="Times New Roman"/>
          <w:sz w:val="24"/>
          <w:szCs w:val="24"/>
          <w:lang w:val="fr-FR"/>
        </w:rPr>
      </w:pPr>
      <w:bookmarkStart w:id="416" w:name="_Toc239694759"/>
      <w:r w:rsidRPr="00FC4EA6">
        <w:rPr>
          <w:rFonts w:ascii="Times New Roman" w:hAnsi="Times New Roman" w:cs="Times New Roman"/>
          <w:b/>
          <w:sz w:val="24"/>
          <w:szCs w:val="24"/>
          <w:lang w:val="fr-FR"/>
        </w:rPr>
        <w:lastRenderedPageBreak/>
        <w:t>IV.3. ANTECEDENTS MEDICAUX ET GYNECOLOGIQUES</w:t>
      </w:r>
      <w:bookmarkEnd w:id="416"/>
    </w:p>
    <w:p w14:paraId="4308D7F6" w14:textId="4479433E" w:rsidR="005B2DE8" w:rsidRPr="00FC4EA6" w:rsidRDefault="001A44B3" w:rsidP="00C73D34">
      <w:pPr>
        <w:pStyle w:val="Lgende"/>
        <w:jc w:val="both"/>
        <w:rPr>
          <w:rFonts w:ascii="Times New Roman" w:hAnsi="Times New Roman" w:cs="Times New Roman"/>
          <w:i w:val="0"/>
          <w:color w:val="auto"/>
          <w:sz w:val="24"/>
          <w:szCs w:val="24"/>
          <w:lang w:val="fr-FR"/>
        </w:rPr>
      </w:pPr>
      <w:bookmarkStart w:id="417" w:name="_Toc239432507"/>
      <w:r w:rsidRPr="00FC4EA6">
        <w:rPr>
          <w:rFonts w:ascii="Times New Roman" w:hAnsi="Times New Roman" w:cs="Times New Roman"/>
          <w:b/>
          <w:i w:val="0"/>
          <w:color w:val="auto"/>
          <w:sz w:val="24"/>
          <w:szCs w:val="24"/>
          <w:lang w:val="fr-FR"/>
        </w:rPr>
        <w:t>Tableau</w:t>
      </w:r>
      <w:r w:rsidR="00680EB0" w:rsidRPr="00FC4EA6">
        <w:rPr>
          <w:rFonts w:ascii="Times New Roman" w:hAnsi="Times New Roman" w:cs="Times New Roman"/>
          <w:b/>
          <w:i w:val="0"/>
          <w:color w:val="auto"/>
          <w:sz w:val="24"/>
          <w:szCs w:val="24"/>
          <w:lang w:val="fr-FR"/>
        </w:rPr>
        <w:t xml:space="preserve"> XIV </w:t>
      </w:r>
      <w:r w:rsidR="005B2DE8" w:rsidRPr="00FC4EA6">
        <w:rPr>
          <w:rFonts w:ascii="Times New Roman" w:hAnsi="Times New Roman" w:cs="Times New Roman"/>
          <w:b/>
          <w:i w:val="0"/>
          <w:color w:val="auto"/>
          <w:sz w:val="24"/>
          <w:szCs w:val="24"/>
          <w:lang w:val="fr-FR"/>
        </w:rPr>
        <w:t>:</w:t>
      </w:r>
      <w:r w:rsidR="005B2DE8" w:rsidRPr="00FC4EA6">
        <w:rPr>
          <w:rFonts w:ascii="Times New Roman" w:hAnsi="Times New Roman" w:cs="Times New Roman"/>
          <w:i w:val="0"/>
          <w:color w:val="auto"/>
          <w:sz w:val="24"/>
          <w:szCs w:val="24"/>
          <w:lang w:val="fr-FR"/>
        </w:rPr>
        <w:t xml:space="preserve"> antécédents médicaux et gynécologique 1</w:t>
      </w:r>
      <w:bookmarkEnd w:id="417"/>
    </w:p>
    <w:tbl>
      <w:tblPr>
        <w:tblStyle w:val="Grilledutableau"/>
        <w:tblpPr w:leftFromText="141" w:rightFromText="141" w:vertAnchor="text" w:tblpY="1"/>
        <w:tblOverlap w:val="never"/>
        <w:tblW w:w="0" w:type="auto"/>
        <w:tblLook w:val="04A0" w:firstRow="1" w:lastRow="0" w:firstColumn="1" w:lastColumn="0" w:noHBand="0" w:noVBand="1"/>
      </w:tblPr>
      <w:tblGrid>
        <w:gridCol w:w="3227"/>
        <w:gridCol w:w="2551"/>
        <w:gridCol w:w="1701"/>
        <w:gridCol w:w="1583"/>
      </w:tblGrid>
      <w:tr w:rsidR="005B2DE8" w:rsidRPr="00FC4EA6" w14:paraId="753C78FE" w14:textId="77777777" w:rsidTr="00FA6219">
        <w:tc>
          <w:tcPr>
            <w:tcW w:w="5778" w:type="dxa"/>
            <w:gridSpan w:val="2"/>
            <w:vMerge w:val="restart"/>
            <w:tcBorders>
              <w:top w:val="single" w:sz="12" w:space="0" w:color="auto"/>
              <w:left w:val="nil"/>
              <w:bottom w:val="single" w:sz="4" w:space="0" w:color="auto"/>
              <w:right w:val="nil"/>
            </w:tcBorders>
          </w:tcPr>
          <w:p w14:paraId="4551C445"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Variables</w:t>
            </w:r>
          </w:p>
        </w:tc>
        <w:tc>
          <w:tcPr>
            <w:tcW w:w="3284" w:type="dxa"/>
            <w:gridSpan w:val="2"/>
            <w:tcBorders>
              <w:top w:val="single" w:sz="12" w:space="0" w:color="auto"/>
              <w:left w:val="nil"/>
              <w:bottom w:val="single" w:sz="4" w:space="0" w:color="auto"/>
              <w:right w:val="nil"/>
            </w:tcBorders>
          </w:tcPr>
          <w:p w14:paraId="6CE364FA"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Couples enquêtés</w:t>
            </w:r>
          </w:p>
          <w:p w14:paraId="6AA5C9D2"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N═61</w:t>
            </w:r>
          </w:p>
        </w:tc>
      </w:tr>
      <w:tr w:rsidR="00FA6219" w:rsidRPr="00FC4EA6" w14:paraId="736312A2" w14:textId="77777777" w:rsidTr="001A44B3">
        <w:trPr>
          <w:gridAfter w:val="2"/>
          <w:wAfter w:w="3284" w:type="dxa"/>
          <w:trHeight w:val="414"/>
        </w:trPr>
        <w:tc>
          <w:tcPr>
            <w:tcW w:w="5778" w:type="dxa"/>
            <w:gridSpan w:val="2"/>
            <w:vMerge/>
            <w:tcBorders>
              <w:top w:val="single" w:sz="4" w:space="0" w:color="auto"/>
              <w:left w:val="nil"/>
              <w:right w:val="nil"/>
            </w:tcBorders>
          </w:tcPr>
          <w:p w14:paraId="2BFAA435" w14:textId="77777777" w:rsidR="00FA6219" w:rsidRPr="00FC4EA6" w:rsidRDefault="00FA6219" w:rsidP="005118CE">
            <w:pPr>
              <w:spacing w:after="0" w:line="240" w:lineRule="auto"/>
              <w:jc w:val="center"/>
              <w:rPr>
                <w:rFonts w:ascii="Times New Roman" w:hAnsi="Times New Roman" w:cs="Times New Roman"/>
                <w:sz w:val="24"/>
                <w:szCs w:val="24"/>
              </w:rPr>
            </w:pPr>
          </w:p>
        </w:tc>
      </w:tr>
      <w:tr w:rsidR="005B2DE8" w:rsidRPr="00FC4EA6" w14:paraId="138F2EE5" w14:textId="77777777" w:rsidTr="001A44B3">
        <w:trPr>
          <w:trHeight w:val="198"/>
        </w:trPr>
        <w:tc>
          <w:tcPr>
            <w:tcW w:w="5778" w:type="dxa"/>
            <w:gridSpan w:val="2"/>
            <w:vMerge/>
            <w:tcBorders>
              <w:left w:val="nil"/>
              <w:bottom w:val="single" w:sz="12" w:space="0" w:color="auto"/>
              <w:right w:val="nil"/>
            </w:tcBorders>
          </w:tcPr>
          <w:p w14:paraId="3ACECE35" w14:textId="77777777" w:rsidR="005B2DE8" w:rsidRPr="00FC4EA6" w:rsidRDefault="005B2DE8" w:rsidP="005118CE">
            <w:pPr>
              <w:spacing w:after="0" w:line="240" w:lineRule="auto"/>
              <w:jc w:val="center"/>
              <w:rPr>
                <w:rFonts w:ascii="Times New Roman" w:hAnsi="Times New Roman" w:cs="Times New Roman"/>
                <w:sz w:val="24"/>
                <w:szCs w:val="24"/>
              </w:rPr>
            </w:pPr>
          </w:p>
        </w:tc>
        <w:tc>
          <w:tcPr>
            <w:tcW w:w="3284" w:type="dxa"/>
            <w:gridSpan w:val="2"/>
            <w:tcBorders>
              <w:top w:val="nil"/>
              <w:left w:val="nil"/>
              <w:bottom w:val="single" w:sz="12" w:space="0" w:color="auto"/>
              <w:right w:val="nil"/>
            </w:tcBorders>
          </w:tcPr>
          <w:p w14:paraId="2AC99CC0" w14:textId="49B592F3" w:rsidR="005B2DE8" w:rsidRPr="00FC4EA6" w:rsidRDefault="00BD6D98" w:rsidP="005118CE">
            <w:pPr>
              <w:spacing w:after="0" w:line="240" w:lineRule="auto"/>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r w:rsidR="005B2DE8" w:rsidRPr="00FC4EA6">
              <w:rPr>
                <w:rFonts w:ascii="Times New Roman" w:hAnsi="Times New Roman" w:cs="Times New Roman"/>
                <w:sz w:val="24"/>
                <w:szCs w:val="24"/>
              </w:rPr>
              <w:t xml:space="preserve">         </w:t>
            </w:r>
            <w:r w:rsidR="00FA6219" w:rsidRPr="00FC4EA6">
              <w:rPr>
                <w:rFonts w:ascii="Times New Roman" w:hAnsi="Times New Roman" w:cs="Times New Roman"/>
                <w:sz w:val="24"/>
                <w:szCs w:val="24"/>
              </w:rPr>
              <w:t xml:space="preserve">                   </w:t>
            </w:r>
            <w:r w:rsidR="005B2DE8" w:rsidRPr="00FC4EA6">
              <w:rPr>
                <w:rFonts w:ascii="Times New Roman" w:hAnsi="Times New Roman" w:cs="Times New Roman"/>
                <w:sz w:val="24"/>
                <w:szCs w:val="24"/>
              </w:rPr>
              <w:t>%</w:t>
            </w:r>
          </w:p>
        </w:tc>
      </w:tr>
      <w:tr w:rsidR="005B2DE8" w:rsidRPr="00FC4EA6" w14:paraId="7E9B3875" w14:textId="77777777" w:rsidTr="007520D2">
        <w:tc>
          <w:tcPr>
            <w:tcW w:w="3227" w:type="dxa"/>
            <w:tcBorders>
              <w:top w:val="single" w:sz="12" w:space="0" w:color="auto"/>
              <w:left w:val="nil"/>
              <w:bottom w:val="nil"/>
              <w:right w:val="nil"/>
            </w:tcBorders>
          </w:tcPr>
          <w:p w14:paraId="076F9FE0"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Ménarche</w:t>
            </w:r>
            <w:r w:rsidR="00D1742B" w:rsidRPr="00FC4EA6">
              <w:rPr>
                <w:rFonts w:ascii="Times New Roman" w:hAnsi="Times New Roman" w:cs="Times New Roman"/>
                <w:sz w:val="24"/>
                <w:szCs w:val="24"/>
              </w:rPr>
              <w:t> :</w:t>
            </w:r>
          </w:p>
          <w:p w14:paraId="242E3BB1" w14:textId="77777777" w:rsidR="00D1742B" w:rsidRPr="00FC4EA6" w:rsidRDefault="00D1742B"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&lt;10 ans</w:t>
            </w:r>
          </w:p>
          <w:p w14:paraId="1CB4B7B1" w14:textId="31F0774E" w:rsidR="00D1742B" w:rsidRPr="00FC4EA6" w:rsidRDefault="00D1742B"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10-14 ans</w:t>
            </w:r>
          </w:p>
          <w:p w14:paraId="7706C30E" w14:textId="711DB24A" w:rsidR="00D1742B" w:rsidRPr="00FC4EA6" w:rsidRDefault="00D1742B"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&gt;14 ans</w:t>
            </w:r>
          </w:p>
        </w:tc>
        <w:tc>
          <w:tcPr>
            <w:tcW w:w="2551" w:type="dxa"/>
            <w:tcBorders>
              <w:top w:val="single" w:sz="12" w:space="0" w:color="auto"/>
              <w:left w:val="nil"/>
              <w:bottom w:val="nil"/>
              <w:right w:val="nil"/>
            </w:tcBorders>
          </w:tcPr>
          <w:p w14:paraId="5975F54F" w14:textId="78690EE8" w:rsidR="00D1742B" w:rsidRPr="00FC4EA6" w:rsidRDefault="00D1742B" w:rsidP="005118CE">
            <w:pPr>
              <w:spacing w:after="0" w:line="240" w:lineRule="auto"/>
              <w:jc w:val="center"/>
              <w:rPr>
                <w:rFonts w:ascii="Times New Roman" w:hAnsi="Times New Roman" w:cs="Times New Roman"/>
                <w:sz w:val="24"/>
                <w:szCs w:val="24"/>
              </w:rPr>
            </w:pPr>
          </w:p>
          <w:p w14:paraId="3B7E4F64" w14:textId="05A3BC8D" w:rsidR="005B2DE8" w:rsidRPr="00FC4EA6" w:rsidRDefault="005B2DE8" w:rsidP="005118CE">
            <w:pPr>
              <w:spacing w:after="0" w:line="240" w:lineRule="auto"/>
              <w:jc w:val="center"/>
              <w:rPr>
                <w:rFonts w:ascii="Times New Roman" w:hAnsi="Times New Roman" w:cs="Times New Roman"/>
                <w:sz w:val="24"/>
                <w:szCs w:val="24"/>
              </w:rPr>
            </w:pPr>
          </w:p>
        </w:tc>
        <w:tc>
          <w:tcPr>
            <w:tcW w:w="1701" w:type="dxa"/>
            <w:tcBorders>
              <w:top w:val="single" w:sz="12" w:space="0" w:color="auto"/>
              <w:left w:val="nil"/>
              <w:bottom w:val="nil"/>
              <w:right w:val="nil"/>
            </w:tcBorders>
          </w:tcPr>
          <w:p w14:paraId="08DB8945" w14:textId="77777777" w:rsidR="00D1742B" w:rsidRPr="00FC4EA6" w:rsidRDefault="00D1742B" w:rsidP="005118CE">
            <w:pPr>
              <w:spacing w:after="0" w:line="240" w:lineRule="auto"/>
              <w:jc w:val="center"/>
              <w:rPr>
                <w:rFonts w:ascii="Times New Roman" w:hAnsi="Times New Roman" w:cs="Times New Roman"/>
                <w:sz w:val="24"/>
                <w:szCs w:val="24"/>
              </w:rPr>
            </w:pPr>
          </w:p>
          <w:p w14:paraId="77B88E69" w14:textId="13A054A2"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20</w:t>
            </w:r>
          </w:p>
          <w:p w14:paraId="7E3C3F3D"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18</w:t>
            </w:r>
          </w:p>
          <w:p w14:paraId="6852F2FB"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23</w:t>
            </w:r>
          </w:p>
        </w:tc>
        <w:tc>
          <w:tcPr>
            <w:tcW w:w="1583" w:type="dxa"/>
            <w:tcBorders>
              <w:top w:val="single" w:sz="12" w:space="0" w:color="auto"/>
              <w:left w:val="nil"/>
              <w:bottom w:val="nil"/>
              <w:right w:val="nil"/>
            </w:tcBorders>
          </w:tcPr>
          <w:p w14:paraId="1F4324DE" w14:textId="77777777" w:rsidR="00D1742B" w:rsidRPr="00FC4EA6" w:rsidRDefault="00D1742B" w:rsidP="005118CE">
            <w:pPr>
              <w:spacing w:after="0" w:line="240" w:lineRule="auto"/>
              <w:jc w:val="center"/>
              <w:rPr>
                <w:rFonts w:ascii="Times New Roman" w:hAnsi="Times New Roman" w:cs="Times New Roman"/>
                <w:sz w:val="24"/>
                <w:szCs w:val="24"/>
              </w:rPr>
            </w:pPr>
          </w:p>
          <w:p w14:paraId="51406FB5" w14:textId="692DDB4E"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32,8</w:t>
            </w:r>
            <w:r w:rsidRPr="00FC4EA6">
              <w:rPr>
                <w:rFonts w:ascii="Times New Roman" w:hAnsi="Times New Roman" w:cs="Times New Roman"/>
                <w:sz w:val="24"/>
                <w:szCs w:val="24"/>
              </w:rPr>
              <w:br/>
              <w:t>29,5</w:t>
            </w:r>
          </w:p>
          <w:p w14:paraId="300A5B81"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37,7</w:t>
            </w:r>
          </w:p>
          <w:p w14:paraId="18653B28" w14:textId="77777777" w:rsidR="005B2DE8" w:rsidRPr="00FC4EA6" w:rsidRDefault="005B2DE8" w:rsidP="005118CE">
            <w:pPr>
              <w:spacing w:after="0" w:line="240" w:lineRule="auto"/>
              <w:jc w:val="center"/>
              <w:rPr>
                <w:rFonts w:ascii="Times New Roman" w:hAnsi="Times New Roman" w:cs="Times New Roman"/>
                <w:sz w:val="24"/>
                <w:szCs w:val="24"/>
              </w:rPr>
            </w:pPr>
          </w:p>
        </w:tc>
      </w:tr>
      <w:tr w:rsidR="005B2DE8" w:rsidRPr="00FC4EA6" w14:paraId="1B3F8366" w14:textId="77777777" w:rsidTr="007520D2">
        <w:tc>
          <w:tcPr>
            <w:tcW w:w="3227" w:type="dxa"/>
            <w:tcBorders>
              <w:top w:val="nil"/>
              <w:left w:val="nil"/>
              <w:bottom w:val="nil"/>
              <w:right w:val="nil"/>
            </w:tcBorders>
          </w:tcPr>
          <w:p w14:paraId="2C203F2D"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Régularité du cycle</w:t>
            </w:r>
            <w:r w:rsidR="00D1742B" w:rsidRPr="00FC4EA6">
              <w:rPr>
                <w:rFonts w:ascii="Times New Roman" w:hAnsi="Times New Roman" w:cs="Times New Roman"/>
                <w:sz w:val="24"/>
                <w:szCs w:val="24"/>
              </w:rPr>
              <w:t> :</w:t>
            </w:r>
          </w:p>
          <w:p w14:paraId="1EF30B15" w14:textId="77777777" w:rsidR="00D1742B" w:rsidRPr="00FC4EA6" w:rsidRDefault="00D1742B"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Réguliers</w:t>
            </w:r>
          </w:p>
          <w:p w14:paraId="23D1D2EC" w14:textId="03A3725F" w:rsidR="00D1742B" w:rsidRPr="00FC4EA6" w:rsidRDefault="00D1742B"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Irréguliers</w:t>
            </w:r>
          </w:p>
        </w:tc>
        <w:tc>
          <w:tcPr>
            <w:tcW w:w="2551" w:type="dxa"/>
            <w:tcBorders>
              <w:top w:val="nil"/>
              <w:left w:val="nil"/>
              <w:bottom w:val="nil"/>
              <w:right w:val="nil"/>
            </w:tcBorders>
          </w:tcPr>
          <w:p w14:paraId="4395694C" w14:textId="716DD755" w:rsidR="00D1742B" w:rsidRPr="00FC4EA6" w:rsidRDefault="00D1742B" w:rsidP="005118CE">
            <w:pPr>
              <w:spacing w:after="0" w:line="240" w:lineRule="auto"/>
              <w:jc w:val="center"/>
              <w:rPr>
                <w:rFonts w:ascii="Times New Roman" w:hAnsi="Times New Roman" w:cs="Times New Roman"/>
                <w:sz w:val="24"/>
                <w:szCs w:val="24"/>
              </w:rPr>
            </w:pPr>
          </w:p>
          <w:p w14:paraId="0827C4B3" w14:textId="322775F0" w:rsidR="005B2DE8" w:rsidRPr="00FC4EA6" w:rsidRDefault="005B2DE8" w:rsidP="005118CE">
            <w:pPr>
              <w:spacing w:after="0" w:line="240" w:lineRule="auto"/>
              <w:jc w:val="center"/>
              <w:rPr>
                <w:rFonts w:ascii="Times New Roman" w:hAnsi="Times New Roman" w:cs="Times New Roman"/>
                <w:sz w:val="24"/>
                <w:szCs w:val="24"/>
              </w:rPr>
            </w:pPr>
          </w:p>
        </w:tc>
        <w:tc>
          <w:tcPr>
            <w:tcW w:w="1701" w:type="dxa"/>
            <w:tcBorders>
              <w:top w:val="nil"/>
              <w:left w:val="nil"/>
              <w:bottom w:val="nil"/>
              <w:right w:val="nil"/>
            </w:tcBorders>
          </w:tcPr>
          <w:p w14:paraId="0533D045" w14:textId="77777777" w:rsidR="00D1742B" w:rsidRPr="00FC4EA6" w:rsidRDefault="00D1742B" w:rsidP="005118CE">
            <w:pPr>
              <w:spacing w:after="0" w:line="240" w:lineRule="auto"/>
              <w:jc w:val="center"/>
              <w:rPr>
                <w:rFonts w:ascii="Times New Roman" w:hAnsi="Times New Roman" w:cs="Times New Roman"/>
                <w:sz w:val="24"/>
                <w:szCs w:val="24"/>
              </w:rPr>
            </w:pPr>
          </w:p>
          <w:p w14:paraId="416FCBB8" w14:textId="306747A2"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23</w:t>
            </w:r>
          </w:p>
          <w:p w14:paraId="78E719C6"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38</w:t>
            </w:r>
          </w:p>
        </w:tc>
        <w:tc>
          <w:tcPr>
            <w:tcW w:w="1583" w:type="dxa"/>
            <w:tcBorders>
              <w:top w:val="nil"/>
              <w:left w:val="nil"/>
              <w:bottom w:val="nil"/>
              <w:right w:val="nil"/>
            </w:tcBorders>
          </w:tcPr>
          <w:p w14:paraId="64AF23FF" w14:textId="77777777" w:rsidR="00D1742B" w:rsidRPr="00FC4EA6" w:rsidRDefault="00D1742B" w:rsidP="005118CE">
            <w:pPr>
              <w:spacing w:after="0" w:line="240" w:lineRule="auto"/>
              <w:jc w:val="center"/>
              <w:rPr>
                <w:rFonts w:ascii="Times New Roman" w:hAnsi="Times New Roman" w:cs="Times New Roman"/>
                <w:sz w:val="24"/>
                <w:szCs w:val="24"/>
              </w:rPr>
            </w:pPr>
          </w:p>
          <w:p w14:paraId="54D4A927" w14:textId="709D7C1C"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37,7</w:t>
            </w:r>
          </w:p>
          <w:p w14:paraId="7D6A307B"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62,3</w:t>
            </w:r>
          </w:p>
          <w:p w14:paraId="6DD2CD6D" w14:textId="77777777" w:rsidR="005B2DE8" w:rsidRPr="00FC4EA6" w:rsidRDefault="005B2DE8" w:rsidP="005118CE">
            <w:pPr>
              <w:spacing w:after="0" w:line="240" w:lineRule="auto"/>
              <w:jc w:val="center"/>
              <w:rPr>
                <w:rFonts w:ascii="Times New Roman" w:hAnsi="Times New Roman" w:cs="Times New Roman"/>
                <w:sz w:val="24"/>
                <w:szCs w:val="24"/>
              </w:rPr>
            </w:pPr>
          </w:p>
          <w:p w14:paraId="4B1FBA6B" w14:textId="77777777" w:rsidR="005B2DE8" w:rsidRPr="00FC4EA6" w:rsidRDefault="005B2DE8" w:rsidP="005118CE">
            <w:pPr>
              <w:spacing w:after="0" w:line="240" w:lineRule="auto"/>
              <w:jc w:val="center"/>
              <w:rPr>
                <w:rFonts w:ascii="Times New Roman" w:hAnsi="Times New Roman" w:cs="Times New Roman"/>
                <w:sz w:val="24"/>
                <w:szCs w:val="24"/>
              </w:rPr>
            </w:pPr>
          </w:p>
        </w:tc>
      </w:tr>
      <w:tr w:rsidR="005B2DE8" w:rsidRPr="00FC4EA6" w14:paraId="2E61FF15" w14:textId="77777777" w:rsidTr="007520D2">
        <w:tc>
          <w:tcPr>
            <w:tcW w:w="3227" w:type="dxa"/>
            <w:tcBorders>
              <w:top w:val="nil"/>
              <w:left w:val="nil"/>
              <w:bottom w:val="nil"/>
              <w:right w:val="nil"/>
            </w:tcBorders>
          </w:tcPr>
          <w:p w14:paraId="6EA0A270" w14:textId="1B4DC19D"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Antécédents d’IST</w:t>
            </w:r>
            <w:r w:rsidR="00D1742B" w:rsidRPr="00FC4EA6">
              <w:rPr>
                <w:rFonts w:ascii="Times New Roman" w:hAnsi="Times New Roman" w:cs="Times New Roman"/>
                <w:sz w:val="24"/>
                <w:szCs w:val="24"/>
              </w:rPr>
              <w:t> :</w:t>
            </w:r>
          </w:p>
          <w:tbl>
            <w:tblPr>
              <w:tblStyle w:val="Grilledutableau"/>
              <w:tblpPr w:leftFromText="141" w:rightFromText="141" w:vertAnchor="text" w:tblpY="1"/>
              <w:tblOverlap w:val="never"/>
              <w:tblW w:w="0" w:type="auto"/>
              <w:tblLook w:val="04A0" w:firstRow="1" w:lastRow="0" w:firstColumn="1" w:lastColumn="0" w:noHBand="0" w:noVBand="1"/>
            </w:tblPr>
            <w:tblGrid>
              <w:gridCol w:w="3011"/>
            </w:tblGrid>
            <w:tr w:rsidR="00D1742B" w:rsidRPr="00FC4EA6" w14:paraId="6A4CC5B6" w14:textId="77777777" w:rsidTr="00725BF3">
              <w:tc>
                <w:tcPr>
                  <w:tcW w:w="3402" w:type="dxa"/>
                  <w:tcBorders>
                    <w:top w:val="nil"/>
                    <w:left w:val="nil"/>
                    <w:bottom w:val="nil"/>
                    <w:right w:val="nil"/>
                  </w:tcBorders>
                </w:tcPr>
                <w:p w14:paraId="3DAB68C9" w14:textId="110959E9" w:rsidR="00D1742B" w:rsidRPr="00FC4EA6" w:rsidRDefault="00D1742B"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Non</w:t>
                  </w:r>
                </w:p>
                <w:p w14:paraId="73DFC31B" w14:textId="2ECB0A20" w:rsidR="00D1742B" w:rsidRPr="00FC4EA6" w:rsidRDefault="00D1742B"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Oui</w:t>
                  </w:r>
                </w:p>
              </w:tc>
            </w:tr>
          </w:tbl>
          <w:p w14:paraId="2384A058" w14:textId="77777777" w:rsidR="005B2DE8" w:rsidRPr="00FC4EA6" w:rsidRDefault="005B2DE8" w:rsidP="005118CE">
            <w:pPr>
              <w:spacing w:after="0" w:line="240" w:lineRule="auto"/>
              <w:jc w:val="center"/>
              <w:rPr>
                <w:rFonts w:ascii="Times New Roman" w:hAnsi="Times New Roman" w:cs="Times New Roman"/>
                <w:sz w:val="24"/>
                <w:szCs w:val="24"/>
              </w:rPr>
            </w:pPr>
          </w:p>
        </w:tc>
        <w:tc>
          <w:tcPr>
            <w:tcW w:w="2551" w:type="dxa"/>
            <w:tcBorders>
              <w:top w:val="nil"/>
              <w:left w:val="nil"/>
              <w:bottom w:val="nil"/>
              <w:right w:val="nil"/>
            </w:tcBorders>
          </w:tcPr>
          <w:p w14:paraId="32081AF9" w14:textId="1DEADE3A" w:rsidR="005B2DE8" w:rsidRPr="00FC4EA6" w:rsidRDefault="005B2DE8" w:rsidP="005118CE">
            <w:pPr>
              <w:spacing w:after="0" w:line="240" w:lineRule="auto"/>
              <w:jc w:val="center"/>
              <w:rPr>
                <w:rFonts w:ascii="Times New Roman" w:hAnsi="Times New Roman" w:cs="Times New Roman"/>
                <w:sz w:val="24"/>
                <w:szCs w:val="24"/>
              </w:rPr>
            </w:pPr>
          </w:p>
          <w:p w14:paraId="7BFF9579" w14:textId="565C24C5" w:rsidR="005B2DE8" w:rsidRPr="00FC4EA6" w:rsidRDefault="005B2DE8" w:rsidP="005118CE">
            <w:pPr>
              <w:spacing w:after="0" w:line="240" w:lineRule="auto"/>
              <w:jc w:val="center"/>
              <w:rPr>
                <w:rFonts w:ascii="Times New Roman" w:hAnsi="Times New Roman" w:cs="Times New Roman"/>
                <w:sz w:val="24"/>
                <w:szCs w:val="24"/>
              </w:rPr>
            </w:pPr>
          </w:p>
        </w:tc>
        <w:tc>
          <w:tcPr>
            <w:tcW w:w="1701" w:type="dxa"/>
            <w:tcBorders>
              <w:top w:val="nil"/>
              <w:left w:val="nil"/>
              <w:bottom w:val="nil"/>
              <w:right w:val="nil"/>
            </w:tcBorders>
          </w:tcPr>
          <w:p w14:paraId="36B41EDC" w14:textId="77777777" w:rsidR="00D1742B" w:rsidRPr="00FC4EA6" w:rsidRDefault="00D1742B" w:rsidP="005118CE">
            <w:pPr>
              <w:spacing w:after="0" w:line="240" w:lineRule="auto"/>
              <w:jc w:val="center"/>
              <w:rPr>
                <w:rFonts w:ascii="Times New Roman" w:hAnsi="Times New Roman" w:cs="Times New Roman"/>
                <w:sz w:val="24"/>
                <w:szCs w:val="24"/>
              </w:rPr>
            </w:pPr>
          </w:p>
          <w:p w14:paraId="17164D0D" w14:textId="3440D83B"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24</w:t>
            </w:r>
          </w:p>
          <w:p w14:paraId="4D96BC92"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37</w:t>
            </w:r>
          </w:p>
        </w:tc>
        <w:tc>
          <w:tcPr>
            <w:tcW w:w="1583" w:type="dxa"/>
            <w:tcBorders>
              <w:top w:val="nil"/>
              <w:left w:val="nil"/>
              <w:bottom w:val="nil"/>
              <w:right w:val="nil"/>
            </w:tcBorders>
          </w:tcPr>
          <w:p w14:paraId="14C02409" w14:textId="77777777" w:rsidR="00D1742B" w:rsidRPr="00FC4EA6" w:rsidRDefault="00D1742B" w:rsidP="005118CE">
            <w:pPr>
              <w:spacing w:after="0" w:line="240" w:lineRule="auto"/>
              <w:jc w:val="center"/>
              <w:rPr>
                <w:rFonts w:ascii="Times New Roman" w:hAnsi="Times New Roman" w:cs="Times New Roman"/>
                <w:sz w:val="24"/>
                <w:szCs w:val="24"/>
              </w:rPr>
            </w:pPr>
          </w:p>
          <w:p w14:paraId="2ACD0681" w14:textId="3710A614"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39,3</w:t>
            </w:r>
          </w:p>
          <w:p w14:paraId="167F580F"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60,7</w:t>
            </w:r>
          </w:p>
        </w:tc>
      </w:tr>
      <w:tr w:rsidR="005B2DE8" w:rsidRPr="00FC4EA6" w14:paraId="48999F89" w14:textId="77777777" w:rsidTr="007520D2">
        <w:tc>
          <w:tcPr>
            <w:tcW w:w="3227" w:type="dxa"/>
            <w:tcBorders>
              <w:top w:val="nil"/>
              <w:left w:val="nil"/>
              <w:bottom w:val="nil"/>
              <w:right w:val="nil"/>
            </w:tcBorders>
          </w:tcPr>
          <w:p w14:paraId="008394FC" w14:textId="77777777" w:rsidR="005B2DE8" w:rsidRPr="00FC4EA6" w:rsidRDefault="005B2DE8" w:rsidP="005118CE">
            <w:pPr>
              <w:spacing w:after="0" w:line="240" w:lineRule="auto"/>
              <w:jc w:val="center"/>
              <w:rPr>
                <w:rFonts w:ascii="Times New Roman" w:hAnsi="Times New Roman" w:cs="Times New Roman"/>
                <w:sz w:val="24"/>
                <w:szCs w:val="24"/>
              </w:rPr>
            </w:pPr>
          </w:p>
          <w:p w14:paraId="04B21682" w14:textId="77777777" w:rsidR="00D1742B"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Si oui lesquels ?</w:t>
            </w:r>
          </w:p>
          <w:p w14:paraId="12DEF563" w14:textId="62738494" w:rsidR="00D1742B" w:rsidRPr="00FC4EA6" w:rsidRDefault="00D1742B"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Chlamydia trachomatis</w:t>
            </w:r>
          </w:p>
          <w:p w14:paraId="0E78917D" w14:textId="3E50363B" w:rsidR="00D1742B" w:rsidRPr="00FC4EA6" w:rsidRDefault="00D1742B"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Gonocoque</w:t>
            </w:r>
          </w:p>
          <w:p w14:paraId="42721691" w14:textId="263D4FA6" w:rsidR="00D1742B" w:rsidRPr="00FC4EA6" w:rsidRDefault="00D1742B"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Syphilis</w:t>
            </w:r>
          </w:p>
          <w:p w14:paraId="2DD88E52" w14:textId="19256175" w:rsidR="00D1742B" w:rsidRPr="00FC4EA6" w:rsidRDefault="00D1742B"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Mycoplasma</w:t>
            </w:r>
          </w:p>
          <w:p w14:paraId="67D8AADD" w14:textId="4A188A4A" w:rsidR="00D1742B" w:rsidRPr="00FC4EA6" w:rsidRDefault="00D1742B" w:rsidP="005118CE">
            <w:pPr>
              <w:spacing w:after="0" w:line="240" w:lineRule="auto"/>
              <w:jc w:val="center"/>
              <w:rPr>
                <w:rFonts w:ascii="Times New Roman" w:hAnsi="Times New Roman" w:cs="Times New Roman"/>
                <w:sz w:val="24"/>
                <w:szCs w:val="24"/>
              </w:rPr>
            </w:pPr>
            <w:proofErr w:type="spellStart"/>
            <w:r w:rsidRPr="00FC4EA6">
              <w:rPr>
                <w:rFonts w:ascii="Times New Roman" w:hAnsi="Times New Roman" w:cs="Times New Roman"/>
                <w:sz w:val="24"/>
                <w:szCs w:val="24"/>
              </w:rPr>
              <w:t>Ureaplama</w:t>
            </w:r>
            <w:proofErr w:type="spellEnd"/>
            <w:r w:rsidRPr="00FC4EA6">
              <w:rPr>
                <w:rFonts w:ascii="Times New Roman" w:hAnsi="Times New Roman" w:cs="Times New Roman"/>
                <w:sz w:val="24"/>
                <w:szCs w:val="24"/>
              </w:rPr>
              <w:t xml:space="preserve"> </w:t>
            </w:r>
            <w:proofErr w:type="spellStart"/>
            <w:r w:rsidRPr="00FC4EA6">
              <w:rPr>
                <w:rFonts w:ascii="Times New Roman" w:hAnsi="Times New Roman" w:cs="Times New Roman"/>
                <w:sz w:val="24"/>
                <w:szCs w:val="24"/>
              </w:rPr>
              <w:t>urealyticun</w:t>
            </w:r>
            <w:proofErr w:type="spellEnd"/>
          </w:p>
          <w:p w14:paraId="7E1FE0A2" w14:textId="2A7E08FC" w:rsidR="00D1742B" w:rsidRPr="00FC4EA6" w:rsidRDefault="00D1742B"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VIH</w:t>
            </w:r>
          </w:p>
          <w:p w14:paraId="27F9ACD3" w14:textId="5BE90F57" w:rsidR="00D1742B" w:rsidRPr="00FC4EA6" w:rsidRDefault="00D1742B"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Autres</w:t>
            </w:r>
          </w:p>
          <w:p w14:paraId="52F73E8B" w14:textId="2E61953D" w:rsidR="00D1742B" w:rsidRPr="00FC4EA6" w:rsidRDefault="00D1742B" w:rsidP="005118CE">
            <w:pPr>
              <w:spacing w:after="0" w:line="240" w:lineRule="auto"/>
              <w:jc w:val="center"/>
              <w:rPr>
                <w:rFonts w:ascii="Times New Roman" w:hAnsi="Times New Roman" w:cs="Times New Roman"/>
                <w:sz w:val="24"/>
                <w:szCs w:val="24"/>
              </w:rPr>
            </w:pPr>
          </w:p>
        </w:tc>
        <w:tc>
          <w:tcPr>
            <w:tcW w:w="2551" w:type="dxa"/>
            <w:tcBorders>
              <w:top w:val="nil"/>
              <w:left w:val="nil"/>
              <w:bottom w:val="nil"/>
              <w:right w:val="nil"/>
            </w:tcBorders>
          </w:tcPr>
          <w:p w14:paraId="722740C6" w14:textId="77777777" w:rsidR="005B2DE8" w:rsidRPr="00FC4EA6" w:rsidRDefault="005B2DE8" w:rsidP="005118CE">
            <w:pPr>
              <w:spacing w:after="0" w:line="240" w:lineRule="auto"/>
              <w:jc w:val="center"/>
              <w:rPr>
                <w:rFonts w:ascii="Times New Roman" w:hAnsi="Times New Roman" w:cs="Times New Roman"/>
                <w:sz w:val="24"/>
                <w:szCs w:val="24"/>
              </w:rPr>
            </w:pPr>
          </w:p>
          <w:p w14:paraId="0C715A58" w14:textId="27FB8145" w:rsidR="005B2DE8" w:rsidRPr="00FC4EA6" w:rsidRDefault="005B2DE8" w:rsidP="005118CE">
            <w:pPr>
              <w:spacing w:after="0" w:line="240" w:lineRule="auto"/>
              <w:jc w:val="center"/>
              <w:rPr>
                <w:rFonts w:ascii="Times New Roman" w:hAnsi="Times New Roman" w:cs="Times New Roman"/>
                <w:sz w:val="24"/>
                <w:szCs w:val="24"/>
              </w:rPr>
            </w:pPr>
          </w:p>
        </w:tc>
        <w:tc>
          <w:tcPr>
            <w:tcW w:w="1701" w:type="dxa"/>
            <w:tcBorders>
              <w:top w:val="nil"/>
              <w:left w:val="nil"/>
              <w:bottom w:val="nil"/>
              <w:right w:val="nil"/>
            </w:tcBorders>
          </w:tcPr>
          <w:p w14:paraId="73A39B36" w14:textId="77777777" w:rsidR="005B2DE8" w:rsidRPr="00FC4EA6" w:rsidRDefault="005B2DE8" w:rsidP="005118CE">
            <w:pPr>
              <w:spacing w:after="0" w:line="240" w:lineRule="auto"/>
              <w:jc w:val="center"/>
              <w:rPr>
                <w:rFonts w:ascii="Times New Roman" w:hAnsi="Times New Roman" w:cs="Times New Roman"/>
                <w:sz w:val="24"/>
                <w:szCs w:val="24"/>
              </w:rPr>
            </w:pPr>
          </w:p>
          <w:p w14:paraId="6F2BDA46" w14:textId="77777777" w:rsidR="00D1742B" w:rsidRPr="00FC4EA6" w:rsidRDefault="00D1742B" w:rsidP="005118CE">
            <w:pPr>
              <w:spacing w:after="0" w:line="240" w:lineRule="auto"/>
              <w:jc w:val="center"/>
              <w:rPr>
                <w:rFonts w:ascii="Times New Roman" w:hAnsi="Times New Roman" w:cs="Times New Roman"/>
                <w:sz w:val="24"/>
                <w:szCs w:val="24"/>
              </w:rPr>
            </w:pPr>
          </w:p>
          <w:p w14:paraId="66865E20" w14:textId="6C17FC02"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27</w:t>
            </w:r>
          </w:p>
          <w:p w14:paraId="4BD5E70A" w14:textId="449908FB"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16</w:t>
            </w:r>
          </w:p>
          <w:p w14:paraId="680D364F"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8</w:t>
            </w:r>
          </w:p>
          <w:p w14:paraId="5DE96012"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20</w:t>
            </w:r>
          </w:p>
          <w:p w14:paraId="5D17778A"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18</w:t>
            </w:r>
          </w:p>
          <w:p w14:paraId="6851E3A3" w14:textId="3DFA701B"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w:t>
            </w:r>
          </w:p>
          <w:p w14:paraId="2896E3BF"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w:t>
            </w:r>
          </w:p>
        </w:tc>
        <w:tc>
          <w:tcPr>
            <w:tcW w:w="1583" w:type="dxa"/>
            <w:tcBorders>
              <w:top w:val="nil"/>
              <w:left w:val="nil"/>
              <w:bottom w:val="nil"/>
              <w:right w:val="nil"/>
            </w:tcBorders>
          </w:tcPr>
          <w:p w14:paraId="3EF1E7B8" w14:textId="77777777" w:rsidR="00D1742B"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br/>
            </w:r>
          </w:p>
          <w:p w14:paraId="3FABCFB5" w14:textId="0061B1E2"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44,3</w:t>
            </w:r>
          </w:p>
          <w:p w14:paraId="3D4C2ADF" w14:textId="4BAB9D5D"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26,2</w:t>
            </w:r>
          </w:p>
          <w:p w14:paraId="2E1577DE"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13,1</w:t>
            </w:r>
          </w:p>
          <w:p w14:paraId="08A444BC"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32,8</w:t>
            </w:r>
          </w:p>
          <w:p w14:paraId="20EDA5E8"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29,5</w:t>
            </w:r>
          </w:p>
          <w:p w14:paraId="5802854E" w14:textId="11C0E5A9"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1,6</w:t>
            </w:r>
          </w:p>
          <w:p w14:paraId="73C0DADF"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4,9</w:t>
            </w:r>
          </w:p>
        </w:tc>
      </w:tr>
      <w:tr w:rsidR="005B2DE8" w:rsidRPr="00FC4EA6" w14:paraId="08383714" w14:textId="77777777" w:rsidTr="007520D2">
        <w:trPr>
          <w:trHeight w:val="516"/>
        </w:trPr>
        <w:tc>
          <w:tcPr>
            <w:tcW w:w="3227" w:type="dxa"/>
            <w:tcBorders>
              <w:top w:val="nil"/>
              <w:left w:val="nil"/>
              <w:bottom w:val="single" w:sz="12" w:space="0" w:color="auto"/>
              <w:right w:val="nil"/>
            </w:tcBorders>
          </w:tcPr>
          <w:p w14:paraId="60BE5182" w14:textId="16FE66DB"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 xml:space="preserve">Antécédents de chirurgie </w:t>
            </w:r>
            <w:r w:rsidR="008E7055" w:rsidRPr="00FC4EA6">
              <w:rPr>
                <w:rFonts w:ascii="Times New Roman" w:hAnsi="Times New Roman" w:cs="Times New Roman"/>
                <w:sz w:val="24"/>
                <w:szCs w:val="24"/>
              </w:rPr>
              <w:t>pelvienne :</w:t>
            </w:r>
          </w:p>
          <w:p w14:paraId="0FD4C4D7" w14:textId="77777777" w:rsidR="008E7055" w:rsidRPr="00FC4EA6" w:rsidRDefault="008E7055"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Oui</w:t>
            </w:r>
          </w:p>
          <w:p w14:paraId="30E8E581" w14:textId="38BCA8C4" w:rsidR="008E7055" w:rsidRPr="00FC4EA6" w:rsidRDefault="008E7055"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Non</w:t>
            </w:r>
          </w:p>
        </w:tc>
        <w:tc>
          <w:tcPr>
            <w:tcW w:w="2551" w:type="dxa"/>
            <w:tcBorders>
              <w:top w:val="nil"/>
              <w:left w:val="nil"/>
              <w:bottom w:val="single" w:sz="12" w:space="0" w:color="auto"/>
              <w:right w:val="nil"/>
            </w:tcBorders>
          </w:tcPr>
          <w:p w14:paraId="36E922F7" w14:textId="769AF686" w:rsidR="008E7055" w:rsidRPr="00FC4EA6" w:rsidRDefault="008E7055" w:rsidP="005118CE">
            <w:pPr>
              <w:spacing w:after="0" w:line="240" w:lineRule="auto"/>
              <w:jc w:val="center"/>
              <w:rPr>
                <w:rFonts w:ascii="Times New Roman" w:hAnsi="Times New Roman" w:cs="Times New Roman"/>
                <w:sz w:val="24"/>
                <w:szCs w:val="24"/>
              </w:rPr>
            </w:pPr>
          </w:p>
          <w:p w14:paraId="28EF28CF" w14:textId="6328D905" w:rsidR="005B2DE8" w:rsidRPr="00FC4EA6" w:rsidRDefault="005B2DE8" w:rsidP="005118CE">
            <w:pPr>
              <w:spacing w:after="0" w:line="240" w:lineRule="auto"/>
              <w:jc w:val="center"/>
              <w:rPr>
                <w:rFonts w:ascii="Times New Roman" w:hAnsi="Times New Roman" w:cs="Times New Roman"/>
                <w:sz w:val="24"/>
                <w:szCs w:val="24"/>
              </w:rPr>
            </w:pPr>
          </w:p>
        </w:tc>
        <w:tc>
          <w:tcPr>
            <w:tcW w:w="1701" w:type="dxa"/>
            <w:tcBorders>
              <w:top w:val="nil"/>
              <w:left w:val="nil"/>
              <w:bottom w:val="single" w:sz="12" w:space="0" w:color="auto"/>
              <w:right w:val="nil"/>
            </w:tcBorders>
          </w:tcPr>
          <w:p w14:paraId="6E17905C" w14:textId="77777777" w:rsidR="008E7055" w:rsidRPr="00FC4EA6" w:rsidRDefault="008E7055" w:rsidP="005118CE">
            <w:pPr>
              <w:spacing w:after="0" w:line="240" w:lineRule="auto"/>
              <w:jc w:val="center"/>
              <w:rPr>
                <w:rFonts w:ascii="Times New Roman" w:hAnsi="Times New Roman" w:cs="Times New Roman"/>
                <w:sz w:val="24"/>
                <w:szCs w:val="24"/>
              </w:rPr>
            </w:pPr>
          </w:p>
          <w:p w14:paraId="324C8F0B" w14:textId="77777777" w:rsidR="008E7055" w:rsidRPr="00FC4EA6" w:rsidRDefault="008E7055" w:rsidP="005118CE">
            <w:pPr>
              <w:spacing w:after="0" w:line="240" w:lineRule="auto"/>
              <w:jc w:val="center"/>
              <w:rPr>
                <w:rFonts w:ascii="Times New Roman" w:hAnsi="Times New Roman" w:cs="Times New Roman"/>
                <w:sz w:val="24"/>
                <w:szCs w:val="24"/>
              </w:rPr>
            </w:pPr>
          </w:p>
          <w:p w14:paraId="79FD672F" w14:textId="190A1176"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14</w:t>
            </w:r>
          </w:p>
          <w:p w14:paraId="1C76AF34" w14:textId="6E0C9FE8" w:rsidR="005B2DE8" w:rsidRPr="00FC4EA6" w:rsidRDefault="002366E1"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47</w:t>
            </w:r>
          </w:p>
        </w:tc>
        <w:tc>
          <w:tcPr>
            <w:tcW w:w="1583" w:type="dxa"/>
            <w:tcBorders>
              <w:top w:val="nil"/>
              <w:left w:val="nil"/>
              <w:bottom w:val="single" w:sz="12" w:space="0" w:color="auto"/>
              <w:right w:val="nil"/>
            </w:tcBorders>
          </w:tcPr>
          <w:p w14:paraId="4B536968" w14:textId="77777777" w:rsidR="008E7055" w:rsidRPr="00FC4EA6" w:rsidRDefault="008E7055" w:rsidP="005118CE">
            <w:pPr>
              <w:spacing w:after="0" w:line="240" w:lineRule="auto"/>
              <w:jc w:val="center"/>
              <w:rPr>
                <w:rFonts w:ascii="Times New Roman" w:hAnsi="Times New Roman" w:cs="Times New Roman"/>
                <w:sz w:val="24"/>
                <w:szCs w:val="24"/>
              </w:rPr>
            </w:pPr>
          </w:p>
          <w:p w14:paraId="3AFE6011" w14:textId="77777777" w:rsidR="008E7055" w:rsidRPr="00FC4EA6" w:rsidRDefault="008E7055" w:rsidP="005118CE">
            <w:pPr>
              <w:spacing w:after="0" w:line="240" w:lineRule="auto"/>
              <w:jc w:val="center"/>
              <w:rPr>
                <w:rFonts w:ascii="Times New Roman" w:hAnsi="Times New Roman" w:cs="Times New Roman"/>
                <w:sz w:val="24"/>
                <w:szCs w:val="24"/>
              </w:rPr>
            </w:pPr>
          </w:p>
          <w:p w14:paraId="102C229A" w14:textId="59FF8782"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23</w:t>
            </w:r>
            <w:r w:rsidRPr="00FC4EA6">
              <w:rPr>
                <w:rFonts w:ascii="Times New Roman" w:hAnsi="Times New Roman" w:cs="Times New Roman"/>
                <w:sz w:val="24"/>
                <w:szCs w:val="24"/>
              </w:rPr>
              <w:br/>
              <w:t>77</w:t>
            </w:r>
          </w:p>
        </w:tc>
      </w:tr>
    </w:tbl>
    <w:p w14:paraId="48591A0E" w14:textId="77777777" w:rsidR="00680EB0" w:rsidRPr="00FC4EA6" w:rsidRDefault="00680EB0" w:rsidP="005118CE">
      <w:pPr>
        <w:jc w:val="center"/>
        <w:rPr>
          <w:rFonts w:ascii="Times New Roman" w:hAnsi="Times New Roman" w:cs="Times New Roman"/>
          <w:sz w:val="24"/>
          <w:szCs w:val="24"/>
          <w:lang w:val="fr-FR"/>
        </w:rPr>
      </w:pPr>
    </w:p>
    <w:p w14:paraId="7E26C6B5" w14:textId="0B95337D" w:rsidR="001A44B3" w:rsidRPr="00FC4EA6" w:rsidRDefault="005B2DE8" w:rsidP="007F7897">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Selon l’analyse du tableau, la majeure partie des femmes répond</w:t>
      </w:r>
      <w:r w:rsidR="00BE4054" w:rsidRPr="00FC4EA6">
        <w:rPr>
          <w:rFonts w:ascii="Times New Roman" w:hAnsi="Times New Roman" w:cs="Times New Roman"/>
          <w:sz w:val="24"/>
          <w:szCs w:val="24"/>
          <w:lang w:val="fr-FR"/>
        </w:rPr>
        <w:t>ants avaient</w:t>
      </w:r>
      <w:r w:rsidR="008E7055" w:rsidRPr="00FC4EA6">
        <w:rPr>
          <w:rFonts w:ascii="Times New Roman" w:hAnsi="Times New Roman" w:cs="Times New Roman"/>
          <w:sz w:val="24"/>
          <w:szCs w:val="24"/>
          <w:lang w:val="fr-FR"/>
        </w:rPr>
        <w:t xml:space="preserve"> eu leur </w:t>
      </w:r>
      <w:r w:rsidR="00680EB0" w:rsidRPr="00FC4EA6">
        <w:rPr>
          <w:rFonts w:ascii="Times New Roman" w:hAnsi="Times New Roman" w:cs="Times New Roman"/>
          <w:sz w:val="24"/>
          <w:szCs w:val="24"/>
          <w:lang w:val="fr-FR"/>
        </w:rPr>
        <w:t>ménarche après</w:t>
      </w:r>
      <w:r w:rsidR="008406A7" w:rsidRPr="00FC4EA6">
        <w:rPr>
          <w:rFonts w:ascii="Times New Roman" w:hAnsi="Times New Roman" w:cs="Times New Roman"/>
          <w:sz w:val="24"/>
          <w:szCs w:val="24"/>
          <w:lang w:val="fr-FR"/>
        </w:rPr>
        <w:t xml:space="preserve"> 14 ans soit 37,7% et 60,7</w:t>
      </w:r>
      <w:r w:rsidR="00BE4054" w:rsidRPr="00FC4EA6">
        <w:rPr>
          <w:rFonts w:ascii="Times New Roman" w:hAnsi="Times New Roman" w:cs="Times New Roman"/>
          <w:sz w:val="24"/>
          <w:szCs w:val="24"/>
          <w:lang w:val="fr-FR"/>
        </w:rPr>
        <w:t>% des femmes avaient</w:t>
      </w:r>
      <w:r w:rsidRPr="00FC4EA6">
        <w:rPr>
          <w:rFonts w:ascii="Times New Roman" w:hAnsi="Times New Roman" w:cs="Times New Roman"/>
          <w:sz w:val="24"/>
          <w:szCs w:val="24"/>
          <w:lang w:val="fr-FR"/>
        </w:rPr>
        <w:t xml:space="preserve"> déclaré avoir eu les antécédent d’</w:t>
      </w:r>
      <w:r w:rsidR="002366E1" w:rsidRPr="00FC4EA6">
        <w:rPr>
          <w:rFonts w:ascii="Times New Roman" w:hAnsi="Times New Roman" w:cs="Times New Roman"/>
          <w:sz w:val="24"/>
          <w:szCs w:val="24"/>
          <w:lang w:val="fr-FR"/>
        </w:rPr>
        <w:t xml:space="preserve">IST. </w:t>
      </w:r>
    </w:p>
    <w:p w14:paraId="1DFC871E" w14:textId="77777777" w:rsidR="008E7055" w:rsidRPr="00FC4EA6" w:rsidRDefault="008E7055" w:rsidP="00C73D34">
      <w:pPr>
        <w:jc w:val="both"/>
        <w:rPr>
          <w:rFonts w:ascii="Times New Roman" w:hAnsi="Times New Roman" w:cs="Times New Roman"/>
          <w:sz w:val="24"/>
          <w:szCs w:val="24"/>
          <w:lang w:val="fr-FR"/>
        </w:rPr>
      </w:pPr>
    </w:p>
    <w:p w14:paraId="755BFF15" w14:textId="31595B56" w:rsidR="007F7897" w:rsidRPr="00FC4EA6" w:rsidRDefault="007F7897">
      <w:pPr>
        <w:rPr>
          <w:rFonts w:ascii="Times New Roman" w:hAnsi="Times New Roman" w:cs="Times New Roman"/>
          <w:b/>
          <w:iCs/>
          <w:sz w:val="24"/>
          <w:szCs w:val="24"/>
          <w:lang w:val="fr-FR"/>
        </w:rPr>
      </w:pPr>
      <w:bookmarkStart w:id="418" w:name="_Toc239432508"/>
      <w:r w:rsidRPr="00FC4EA6">
        <w:rPr>
          <w:rFonts w:ascii="Times New Roman" w:hAnsi="Times New Roman" w:cs="Times New Roman"/>
          <w:b/>
          <w:i/>
          <w:sz w:val="24"/>
          <w:szCs w:val="24"/>
          <w:lang w:val="fr-FR"/>
        </w:rPr>
        <w:br w:type="page"/>
      </w:r>
    </w:p>
    <w:p w14:paraId="0350FBFD" w14:textId="6366AF32" w:rsidR="005B2DE8" w:rsidRPr="00FC4EA6" w:rsidRDefault="001A44B3" w:rsidP="00C73D34">
      <w:pPr>
        <w:pStyle w:val="Lgende"/>
        <w:jc w:val="both"/>
        <w:rPr>
          <w:rFonts w:ascii="Times New Roman" w:hAnsi="Times New Roman" w:cs="Times New Roman"/>
          <w:i w:val="0"/>
          <w:color w:val="auto"/>
          <w:sz w:val="24"/>
          <w:szCs w:val="24"/>
          <w:lang w:val="fr-FR"/>
        </w:rPr>
      </w:pPr>
      <w:r w:rsidRPr="00FC4EA6">
        <w:rPr>
          <w:rFonts w:ascii="Times New Roman" w:hAnsi="Times New Roman" w:cs="Times New Roman"/>
          <w:b/>
          <w:i w:val="0"/>
          <w:color w:val="auto"/>
          <w:sz w:val="24"/>
          <w:szCs w:val="24"/>
          <w:lang w:val="fr-FR"/>
        </w:rPr>
        <w:lastRenderedPageBreak/>
        <w:t>Tableau</w:t>
      </w:r>
      <w:r w:rsidR="00680EB0" w:rsidRPr="00FC4EA6">
        <w:rPr>
          <w:rFonts w:ascii="Times New Roman" w:hAnsi="Times New Roman" w:cs="Times New Roman"/>
          <w:b/>
          <w:i w:val="0"/>
          <w:color w:val="auto"/>
          <w:sz w:val="24"/>
          <w:szCs w:val="24"/>
          <w:lang w:val="fr-FR"/>
        </w:rPr>
        <w:t xml:space="preserve"> XV </w:t>
      </w:r>
      <w:r w:rsidR="005B2DE8" w:rsidRPr="00FC4EA6">
        <w:rPr>
          <w:rFonts w:ascii="Times New Roman" w:hAnsi="Times New Roman" w:cs="Times New Roman"/>
          <w:i w:val="0"/>
          <w:color w:val="auto"/>
          <w:sz w:val="24"/>
          <w:szCs w:val="24"/>
          <w:lang w:val="fr-FR"/>
        </w:rPr>
        <w:t>: antécédents médicaux et gynécologique 2</w:t>
      </w:r>
      <w:bookmarkEnd w:id="418"/>
    </w:p>
    <w:tbl>
      <w:tblPr>
        <w:tblStyle w:val="Grilledutableau"/>
        <w:tblW w:w="0" w:type="auto"/>
        <w:tblLook w:val="04A0" w:firstRow="1" w:lastRow="0" w:firstColumn="1" w:lastColumn="0" w:noHBand="0" w:noVBand="1"/>
      </w:tblPr>
      <w:tblGrid>
        <w:gridCol w:w="3510"/>
        <w:gridCol w:w="2127"/>
        <w:gridCol w:w="1842"/>
        <w:gridCol w:w="1583"/>
      </w:tblGrid>
      <w:tr w:rsidR="005B2DE8" w:rsidRPr="00FC4EA6" w14:paraId="09851513" w14:textId="77777777" w:rsidTr="005B2DE8">
        <w:tc>
          <w:tcPr>
            <w:tcW w:w="5637" w:type="dxa"/>
            <w:gridSpan w:val="2"/>
            <w:vMerge w:val="restart"/>
            <w:tcBorders>
              <w:top w:val="single" w:sz="12" w:space="0" w:color="auto"/>
              <w:left w:val="nil"/>
              <w:bottom w:val="single" w:sz="4" w:space="0" w:color="auto"/>
              <w:right w:val="nil"/>
            </w:tcBorders>
          </w:tcPr>
          <w:p w14:paraId="54DFC2A5" w14:textId="77777777" w:rsidR="005B2DE8" w:rsidRPr="00FC4EA6" w:rsidRDefault="005B2DE8" w:rsidP="005118CE">
            <w:pPr>
              <w:spacing w:after="0" w:line="240" w:lineRule="auto"/>
              <w:jc w:val="center"/>
              <w:rPr>
                <w:rFonts w:ascii="Times New Roman" w:hAnsi="Times New Roman" w:cs="Times New Roman"/>
                <w:sz w:val="24"/>
                <w:szCs w:val="24"/>
              </w:rPr>
            </w:pPr>
          </w:p>
          <w:p w14:paraId="273B1474" w14:textId="224E50B4" w:rsidR="005B2DE8" w:rsidRPr="00FC4EA6" w:rsidRDefault="00D5677A"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Variab</w:t>
            </w:r>
            <w:r w:rsidR="00BE4054" w:rsidRPr="00FC4EA6">
              <w:rPr>
                <w:rFonts w:ascii="Times New Roman" w:hAnsi="Times New Roman" w:cs="Times New Roman"/>
                <w:sz w:val="24"/>
                <w:szCs w:val="24"/>
              </w:rPr>
              <w:t>les</w:t>
            </w:r>
          </w:p>
        </w:tc>
        <w:tc>
          <w:tcPr>
            <w:tcW w:w="3425" w:type="dxa"/>
            <w:gridSpan w:val="2"/>
            <w:tcBorders>
              <w:top w:val="single" w:sz="12" w:space="0" w:color="auto"/>
              <w:left w:val="nil"/>
              <w:bottom w:val="single" w:sz="4" w:space="0" w:color="auto"/>
              <w:right w:val="nil"/>
            </w:tcBorders>
          </w:tcPr>
          <w:p w14:paraId="208C6ED3"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Couples enquêtés</w:t>
            </w:r>
          </w:p>
          <w:p w14:paraId="5CE99EFC" w14:textId="0F4368A2" w:rsidR="005B2DE8" w:rsidRPr="00FC4EA6" w:rsidRDefault="002366E1"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N═61</w:t>
            </w:r>
          </w:p>
        </w:tc>
      </w:tr>
      <w:tr w:rsidR="005B2DE8" w:rsidRPr="00FC4EA6" w14:paraId="695E9462" w14:textId="77777777" w:rsidTr="005B2DE8">
        <w:tc>
          <w:tcPr>
            <w:tcW w:w="5637" w:type="dxa"/>
            <w:gridSpan w:val="2"/>
            <w:vMerge/>
            <w:tcBorders>
              <w:top w:val="single" w:sz="4" w:space="0" w:color="auto"/>
              <w:left w:val="nil"/>
              <w:bottom w:val="single" w:sz="12" w:space="0" w:color="auto"/>
              <w:right w:val="nil"/>
            </w:tcBorders>
          </w:tcPr>
          <w:p w14:paraId="5186201D" w14:textId="77777777" w:rsidR="005B2DE8" w:rsidRPr="00FC4EA6" w:rsidRDefault="005B2DE8" w:rsidP="005118CE">
            <w:pPr>
              <w:spacing w:after="0" w:line="240" w:lineRule="auto"/>
              <w:jc w:val="center"/>
              <w:rPr>
                <w:rFonts w:ascii="Times New Roman" w:hAnsi="Times New Roman" w:cs="Times New Roman"/>
                <w:sz w:val="24"/>
                <w:szCs w:val="24"/>
              </w:rPr>
            </w:pPr>
          </w:p>
        </w:tc>
        <w:tc>
          <w:tcPr>
            <w:tcW w:w="3425" w:type="dxa"/>
            <w:gridSpan w:val="2"/>
            <w:tcBorders>
              <w:top w:val="single" w:sz="4" w:space="0" w:color="auto"/>
              <w:left w:val="nil"/>
              <w:bottom w:val="single" w:sz="12" w:space="0" w:color="auto"/>
              <w:right w:val="nil"/>
            </w:tcBorders>
          </w:tcPr>
          <w:p w14:paraId="218AEACE" w14:textId="1700E529" w:rsidR="005B2DE8" w:rsidRPr="00FC4EA6" w:rsidRDefault="00BD6D98" w:rsidP="005118CE">
            <w:pPr>
              <w:spacing w:after="0" w:line="240" w:lineRule="auto"/>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r w:rsidR="005B2DE8" w:rsidRPr="00FC4EA6">
              <w:rPr>
                <w:rFonts w:ascii="Times New Roman" w:hAnsi="Times New Roman" w:cs="Times New Roman"/>
                <w:sz w:val="24"/>
                <w:szCs w:val="24"/>
              </w:rPr>
              <w:t xml:space="preserve">                              %</w:t>
            </w:r>
          </w:p>
        </w:tc>
      </w:tr>
      <w:tr w:rsidR="005B2DE8" w:rsidRPr="00FC4EA6" w14:paraId="521DDCCD" w14:textId="77777777" w:rsidTr="007520D2">
        <w:tc>
          <w:tcPr>
            <w:tcW w:w="3510" w:type="dxa"/>
            <w:tcBorders>
              <w:top w:val="single" w:sz="12" w:space="0" w:color="auto"/>
              <w:left w:val="nil"/>
              <w:bottom w:val="nil"/>
              <w:right w:val="nil"/>
            </w:tcBorders>
          </w:tcPr>
          <w:p w14:paraId="616DAB31" w14:textId="77777777"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Antécédents de contraceptifs :</w:t>
            </w:r>
          </w:p>
          <w:p w14:paraId="1AC1359C" w14:textId="38A32C70"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Oui</w:t>
            </w:r>
          </w:p>
          <w:p w14:paraId="6C6F729A" w14:textId="66EC983B"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Non</w:t>
            </w:r>
          </w:p>
        </w:tc>
        <w:tc>
          <w:tcPr>
            <w:tcW w:w="2127" w:type="dxa"/>
            <w:tcBorders>
              <w:top w:val="single" w:sz="12" w:space="0" w:color="auto"/>
              <w:left w:val="nil"/>
              <w:bottom w:val="nil"/>
              <w:right w:val="nil"/>
            </w:tcBorders>
          </w:tcPr>
          <w:p w14:paraId="4A20F184" w14:textId="366D1E4B" w:rsidR="005B2DE8" w:rsidRPr="00FC4EA6" w:rsidRDefault="005B2DE8" w:rsidP="005118CE">
            <w:pPr>
              <w:tabs>
                <w:tab w:val="center" w:pos="1256"/>
              </w:tabs>
              <w:spacing w:after="0" w:line="240" w:lineRule="auto"/>
              <w:jc w:val="center"/>
              <w:rPr>
                <w:rFonts w:ascii="Times New Roman" w:hAnsi="Times New Roman" w:cs="Times New Roman"/>
                <w:sz w:val="24"/>
                <w:szCs w:val="24"/>
              </w:rPr>
            </w:pPr>
          </w:p>
          <w:p w14:paraId="133004CE" w14:textId="77777777" w:rsidR="00680EB0" w:rsidRPr="00FC4EA6" w:rsidRDefault="00680EB0" w:rsidP="005118CE">
            <w:pPr>
              <w:tabs>
                <w:tab w:val="center" w:pos="1256"/>
              </w:tabs>
              <w:spacing w:after="0" w:line="240" w:lineRule="auto"/>
              <w:jc w:val="center"/>
              <w:rPr>
                <w:rFonts w:ascii="Times New Roman" w:hAnsi="Times New Roman" w:cs="Times New Roman"/>
                <w:sz w:val="24"/>
                <w:szCs w:val="24"/>
              </w:rPr>
            </w:pPr>
          </w:p>
          <w:p w14:paraId="6CDE2B1E" w14:textId="1D98FD95" w:rsidR="005B2DE8" w:rsidRPr="00FC4EA6" w:rsidRDefault="005B2DE8" w:rsidP="005118CE">
            <w:pPr>
              <w:tabs>
                <w:tab w:val="center" w:pos="1256"/>
              </w:tabs>
              <w:spacing w:after="0" w:line="240" w:lineRule="auto"/>
              <w:jc w:val="center"/>
              <w:rPr>
                <w:rFonts w:ascii="Times New Roman" w:hAnsi="Times New Roman" w:cs="Times New Roman"/>
                <w:sz w:val="24"/>
                <w:szCs w:val="24"/>
              </w:rPr>
            </w:pPr>
          </w:p>
        </w:tc>
        <w:tc>
          <w:tcPr>
            <w:tcW w:w="1842" w:type="dxa"/>
            <w:tcBorders>
              <w:top w:val="single" w:sz="12" w:space="0" w:color="auto"/>
              <w:left w:val="nil"/>
              <w:bottom w:val="nil"/>
              <w:right w:val="nil"/>
            </w:tcBorders>
          </w:tcPr>
          <w:p w14:paraId="1594ACA8" w14:textId="77777777" w:rsidR="00680EB0" w:rsidRPr="00FC4EA6" w:rsidRDefault="00680EB0" w:rsidP="005118CE">
            <w:pPr>
              <w:spacing w:after="0" w:line="240" w:lineRule="auto"/>
              <w:jc w:val="center"/>
              <w:rPr>
                <w:rFonts w:ascii="Times New Roman" w:hAnsi="Times New Roman" w:cs="Times New Roman"/>
                <w:sz w:val="24"/>
                <w:szCs w:val="24"/>
              </w:rPr>
            </w:pPr>
          </w:p>
          <w:p w14:paraId="24128846" w14:textId="77777777" w:rsidR="00680EB0" w:rsidRPr="00FC4EA6" w:rsidRDefault="00680EB0" w:rsidP="005118CE">
            <w:pPr>
              <w:spacing w:after="0" w:line="240" w:lineRule="auto"/>
              <w:jc w:val="center"/>
              <w:rPr>
                <w:rFonts w:ascii="Times New Roman" w:hAnsi="Times New Roman" w:cs="Times New Roman"/>
                <w:sz w:val="24"/>
                <w:szCs w:val="24"/>
              </w:rPr>
            </w:pPr>
          </w:p>
          <w:p w14:paraId="222919C2" w14:textId="03B078AF"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31</w:t>
            </w:r>
          </w:p>
          <w:p w14:paraId="1DCDE4B2"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30</w:t>
            </w:r>
          </w:p>
        </w:tc>
        <w:tc>
          <w:tcPr>
            <w:tcW w:w="1583" w:type="dxa"/>
            <w:tcBorders>
              <w:top w:val="single" w:sz="12" w:space="0" w:color="auto"/>
              <w:left w:val="nil"/>
              <w:bottom w:val="nil"/>
              <w:right w:val="nil"/>
            </w:tcBorders>
          </w:tcPr>
          <w:p w14:paraId="60206661" w14:textId="77777777" w:rsidR="00680EB0" w:rsidRPr="00FC4EA6" w:rsidRDefault="00680EB0" w:rsidP="005118CE">
            <w:pPr>
              <w:spacing w:after="0" w:line="240" w:lineRule="auto"/>
              <w:jc w:val="center"/>
              <w:rPr>
                <w:rFonts w:ascii="Times New Roman" w:hAnsi="Times New Roman" w:cs="Times New Roman"/>
                <w:sz w:val="24"/>
                <w:szCs w:val="24"/>
              </w:rPr>
            </w:pPr>
          </w:p>
          <w:p w14:paraId="041F562F" w14:textId="77777777" w:rsidR="00680EB0" w:rsidRPr="00FC4EA6" w:rsidRDefault="00680EB0" w:rsidP="005118CE">
            <w:pPr>
              <w:spacing w:after="0" w:line="240" w:lineRule="auto"/>
              <w:jc w:val="center"/>
              <w:rPr>
                <w:rFonts w:ascii="Times New Roman" w:hAnsi="Times New Roman" w:cs="Times New Roman"/>
                <w:sz w:val="24"/>
                <w:szCs w:val="24"/>
              </w:rPr>
            </w:pPr>
          </w:p>
          <w:p w14:paraId="7ECB437F" w14:textId="56047592"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50,8</w:t>
            </w:r>
          </w:p>
          <w:p w14:paraId="56E9603D"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49,2</w:t>
            </w:r>
          </w:p>
        </w:tc>
      </w:tr>
      <w:tr w:rsidR="005B2DE8" w:rsidRPr="00FC4EA6" w14:paraId="5CD4EF33" w14:textId="77777777" w:rsidTr="007520D2">
        <w:tc>
          <w:tcPr>
            <w:tcW w:w="3510" w:type="dxa"/>
            <w:tcBorders>
              <w:top w:val="nil"/>
              <w:left w:val="nil"/>
              <w:bottom w:val="nil"/>
              <w:right w:val="nil"/>
            </w:tcBorders>
          </w:tcPr>
          <w:p w14:paraId="61B0D5AA"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Si oui lequel ?</w:t>
            </w:r>
          </w:p>
          <w:p w14:paraId="0790DFA8" w14:textId="77777777"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Préservatif</w:t>
            </w:r>
          </w:p>
          <w:p w14:paraId="5BE0DD83" w14:textId="1144F10F"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DIU</w:t>
            </w:r>
          </w:p>
          <w:p w14:paraId="5C9ECE3E" w14:textId="1CE07B35"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Pilule contraceptive</w:t>
            </w:r>
          </w:p>
          <w:p w14:paraId="535B10B1" w14:textId="6AE360EA"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Implant</w:t>
            </w:r>
          </w:p>
          <w:p w14:paraId="679C2CEA" w14:textId="3009E7D8"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Sous cutané</w:t>
            </w:r>
          </w:p>
          <w:p w14:paraId="6D740C4F" w14:textId="0710269C"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Anneau vaginal</w:t>
            </w:r>
          </w:p>
          <w:p w14:paraId="180923D8" w14:textId="11A5D9AF"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Patch contraceptif</w:t>
            </w:r>
          </w:p>
          <w:p w14:paraId="31B0D3BC" w14:textId="229CCC18"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Spermicide</w:t>
            </w:r>
          </w:p>
          <w:p w14:paraId="67B7AAF6" w14:textId="744E6D10"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Diaphragme</w:t>
            </w:r>
          </w:p>
          <w:p w14:paraId="0C268D24" w14:textId="7FBAEF6D"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Injection</w:t>
            </w:r>
          </w:p>
          <w:p w14:paraId="3E015587" w14:textId="6CB591B3"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Autres</w:t>
            </w:r>
          </w:p>
          <w:p w14:paraId="5EAC79BD" w14:textId="77777777" w:rsidR="00265933" w:rsidRPr="00FC4EA6" w:rsidRDefault="00265933" w:rsidP="005118CE">
            <w:pPr>
              <w:spacing w:after="0" w:line="240" w:lineRule="auto"/>
              <w:jc w:val="center"/>
              <w:rPr>
                <w:rFonts w:ascii="Times New Roman" w:hAnsi="Times New Roman" w:cs="Times New Roman"/>
                <w:sz w:val="24"/>
                <w:szCs w:val="24"/>
              </w:rPr>
            </w:pPr>
          </w:p>
        </w:tc>
        <w:tc>
          <w:tcPr>
            <w:tcW w:w="2127" w:type="dxa"/>
            <w:tcBorders>
              <w:top w:val="nil"/>
              <w:left w:val="nil"/>
              <w:bottom w:val="nil"/>
              <w:right w:val="nil"/>
            </w:tcBorders>
          </w:tcPr>
          <w:p w14:paraId="60CE203A" w14:textId="4222E97F" w:rsidR="002366E1" w:rsidRPr="00FC4EA6" w:rsidRDefault="002366E1" w:rsidP="005118CE">
            <w:pPr>
              <w:spacing w:after="0" w:line="240" w:lineRule="auto"/>
              <w:jc w:val="center"/>
              <w:rPr>
                <w:rFonts w:ascii="Times New Roman" w:hAnsi="Times New Roman" w:cs="Times New Roman"/>
                <w:sz w:val="24"/>
                <w:szCs w:val="24"/>
              </w:rPr>
            </w:pPr>
          </w:p>
        </w:tc>
        <w:tc>
          <w:tcPr>
            <w:tcW w:w="1842" w:type="dxa"/>
            <w:tcBorders>
              <w:top w:val="nil"/>
              <w:left w:val="nil"/>
              <w:bottom w:val="nil"/>
              <w:right w:val="nil"/>
            </w:tcBorders>
          </w:tcPr>
          <w:p w14:paraId="71995792" w14:textId="77777777" w:rsidR="00680EB0" w:rsidRPr="00FC4EA6" w:rsidRDefault="00680EB0" w:rsidP="005118CE">
            <w:pPr>
              <w:spacing w:after="0" w:line="240" w:lineRule="auto"/>
              <w:jc w:val="center"/>
              <w:rPr>
                <w:rFonts w:ascii="Times New Roman" w:hAnsi="Times New Roman" w:cs="Times New Roman"/>
                <w:sz w:val="24"/>
                <w:szCs w:val="24"/>
              </w:rPr>
            </w:pPr>
          </w:p>
          <w:p w14:paraId="6F449C42" w14:textId="77777777" w:rsidR="00680EB0" w:rsidRPr="00FC4EA6" w:rsidRDefault="00680EB0" w:rsidP="005118CE">
            <w:pPr>
              <w:spacing w:after="0" w:line="240" w:lineRule="auto"/>
              <w:jc w:val="center"/>
              <w:rPr>
                <w:rFonts w:ascii="Times New Roman" w:hAnsi="Times New Roman" w:cs="Times New Roman"/>
                <w:sz w:val="24"/>
                <w:szCs w:val="24"/>
              </w:rPr>
            </w:pPr>
          </w:p>
          <w:p w14:paraId="38C16718" w14:textId="22C15E1F"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13</w:t>
            </w:r>
          </w:p>
          <w:p w14:paraId="6E9CE220"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7</w:t>
            </w:r>
          </w:p>
          <w:p w14:paraId="139BE0BC"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13</w:t>
            </w:r>
          </w:p>
          <w:p w14:paraId="5E09508E"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5</w:t>
            </w:r>
          </w:p>
          <w:p w14:paraId="266443A2"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0</w:t>
            </w:r>
          </w:p>
          <w:p w14:paraId="6F8374D7"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0</w:t>
            </w:r>
          </w:p>
          <w:p w14:paraId="212657E4"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0</w:t>
            </w:r>
          </w:p>
          <w:p w14:paraId="57067C00"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w:t>
            </w:r>
          </w:p>
          <w:p w14:paraId="2ECFF25A"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0</w:t>
            </w:r>
          </w:p>
          <w:p w14:paraId="7A91452D"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6</w:t>
            </w:r>
          </w:p>
          <w:p w14:paraId="3217D16D"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w:t>
            </w:r>
          </w:p>
        </w:tc>
        <w:tc>
          <w:tcPr>
            <w:tcW w:w="1583" w:type="dxa"/>
            <w:tcBorders>
              <w:top w:val="nil"/>
              <w:left w:val="nil"/>
              <w:bottom w:val="nil"/>
              <w:right w:val="nil"/>
            </w:tcBorders>
          </w:tcPr>
          <w:p w14:paraId="3C8F9131" w14:textId="77777777" w:rsidR="00680EB0" w:rsidRPr="00FC4EA6" w:rsidRDefault="00680EB0" w:rsidP="005118CE">
            <w:pPr>
              <w:spacing w:after="0" w:line="240" w:lineRule="auto"/>
              <w:jc w:val="center"/>
              <w:rPr>
                <w:rFonts w:ascii="Times New Roman" w:hAnsi="Times New Roman" w:cs="Times New Roman"/>
                <w:sz w:val="24"/>
                <w:szCs w:val="24"/>
              </w:rPr>
            </w:pPr>
          </w:p>
          <w:p w14:paraId="27E94962" w14:textId="77777777" w:rsidR="00680EB0" w:rsidRPr="00FC4EA6" w:rsidRDefault="00680EB0" w:rsidP="005118CE">
            <w:pPr>
              <w:spacing w:after="0" w:line="240" w:lineRule="auto"/>
              <w:jc w:val="center"/>
              <w:rPr>
                <w:rFonts w:ascii="Times New Roman" w:hAnsi="Times New Roman" w:cs="Times New Roman"/>
                <w:sz w:val="24"/>
                <w:szCs w:val="24"/>
              </w:rPr>
            </w:pPr>
          </w:p>
          <w:p w14:paraId="1ED4F2DA" w14:textId="6AC1CD2E"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21,3</w:t>
            </w:r>
          </w:p>
          <w:p w14:paraId="6A75466C"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11,5</w:t>
            </w:r>
          </w:p>
          <w:p w14:paraId="301B840A"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21,3</w:t>
            </w:r>
          </w:p>
          <w:p w14:paraId="2AA52F34"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8,2</w:t>
            </w:r>
          </w:p>
          <w:p w14:paraId="1E10A0E1"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0</w:t>
            </w:r>
          </w:p>
          <w:p w14:paraId="7EF89A0C"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0</w:t>
            </w:r>
          </w:p>
          <w:p w14:paraId="223AB50C"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0</w:t>
            </w:r>
          </w:p>
          <w:p w14:paraId="41405C69"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1,6</w:t>
            </w:r>
          </w:p>
          <w:p w14:paraId="5D25F3D2"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0</w:t>
            </w:r>
          </w:p>
          <w:p w14:paraId="1407AAAA"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9,8</w:t>
            </w:r>
          </w:p>
          <w:p w14:paraId="052AFA67"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0</w:t>
            </w:r>
          </w:p>
        </w:tc>
      </w:tr>
      <w:tr w:rsidR="005B2DE8" w:rsidRPr="00FC4EA6" w14:paraId="563917CC" w14:textId="77777777" w:rsidTr="007520D2">
        <w:tc>
          <w:tcPr>
            <w:tcW w:w="3510" w:type="dxa"/>
            <w:tcBorders>
              <w:top w:val="nil"/>
              <w:left w:val="nil"/>
              <w:bottom w:val="nil"/>
              <w:right w:val="nil"/>
            </w:tcBorders>
          </w:tcPr>
          <w:p w14:paraId="3C4902BF" w14:textId="57FB2FDA" w:rsidR="00680EB0"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Durée d’utilisation</w:t>
            </w:r>
            <w:r w:rsidR="00680EB0" w:rsidRPr="00FC4EA6">
              <w:rPr>
                <w:rFonts w:ascii="Times New Roman" w:hAnsi="Times New Roman" w:cs="Times New Roman"/>
                <w:sz w:val="24"/>
                <w:szCs w:val="24"/>
              </w:rPr>
              <w:t> :</w:t>
            </w:r>
          </w:p>
          <w:p w14:paraId="4FFF9B72" w14:textId="0CA37645"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&lt; 3mois</w:t>
            </w:r>
          </w:p>
          <w:p w14:paraId="1BFB36EA" w14:textId="75FCDA74"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 mois -  1 ans</w:t>
            </w:r>
          </w:p>
          <w:p w14:paraId="0F7661F6" w14:textId="0055867C"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&gt;1 ans</w:t>
            </w:r>
          </w:p>
          <w:p w14:paraId="6FE950B0" w14:textId="29EBD083" w:rsidR="005B2DE8" w:rsidRPr="00FC4EA6" w:rsidRDefault="005B2DE8" w:rsidP="005118CE">
            <w:pPr>
              <w:spacing w:after="0" w:line="240" w:lineRule="auto"/>
              <w:jc w:val="center"/>
              <w:rPr>
                <w:rFonts w:ascii="Times New Roman" w:hAnsi="Times New Roman" w:cs="Times New Roman"/>
                <w:sz w:val="24"/>
                <w:szCs w:val="24"/>
              </w:rPr>
            </w:pPr>
          </w:p>
        </w:tc>
        <w:tc>
          <w:tcPr>
            <w:tcW w:w="2127" w:type="dxa"/>
            <w:tcBorders>
              <w:top w:val="nil"/>
              <w:left w:val="nil"/>
              <w:bottom w:val="nil"/>
              <w:right w:val="nil"/>
            </w:tcBorders>
          </w:tcPr>
          <w:p w14:paraId="3AEB6603" w14:textId="77777777" w:rsidR="005B2DE8" w:rsidRPr="00FC4EA6" w:rsidRDefault="005B2DE8" w:rsidP="005118CE">
            <w:pPr>
              <w:spacing w:after="0" w:line="240" w:lineRule="auto"/>
              <w:jc w:val="center"/>
              <w:rPr>
                <w:rFonts w:ascii="Times New Roman" w:hAnsi="Times New Roman" w:cs="Times New Roman"/>
                <w:sz w:val="24"/>
                <w:szCs w:val="24"/>
              </w:rPr>
            </w:pPr>
          </w:p>
        </w:tc>
        <w:tc>
          <w:tcPr>
            <w:tcW w:w="1842" w:type="dxa"/>
            <w:tcBorders>
              <w:top w:val="nil"/>
              <w:left w:val="nil"/>
              <w:bottom w:val="nil"/>
              <w:right w:val="nil"/>
            </w:tcBorders>
          </w:tcPr>
          <w:p w14:paraId="2E2E6FD6" w14:textId="77777777" w:rsidR="00680EB0" w:rsidRPr="00FC4EA6" w:rsidRDefault="00680EB0" w:rsidP="005118CE">
            <w:pPr>
              <w:spacing w:after="0" w:line="240" w:lineRule="auto"/>
              <w:jc w:val="center"/>
              <w:rPr>
                <w:rFonts w:ascii="Times New Roman" w:hAnsi="Times New Roman" w:cs="Times New Roman"/>
                <w:sz w:val="24"/>
                <w:szCs w:val="24"/>
              </w:rPr>
            </w:pPr>
          </w:p>
          <w:p w14:paraId="73B54712" w14:textId="3248CEB3"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12</w:t>
            </w:r>
          </w:p>
          <w:p w14:paraId="0C747068"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9</w:t>
            </w:r>
          </w:p>
          <w:p w14:paraId="6A090ACA"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10</w:t>
            </w:r>
          </w:p>
        </w:tc>
        <w:tc>
          <w:tcPr>
            <w:tcW w:w="1583" w:type="dxa"/>
            <w:tcBorders>
              <w:top w:val="nil"/>
              <w:left w:val="nil"/>
              <w:bottom w:val="nil"/>
              <w:right w:val="nil"/>
            </w:tcBorders>
          </w:tcPr>
          <w:p w14:paraId="7EBC22F2" w14:textId="77777777" w:rsidR="00680EB0" w:rsidRPr="00FC4EA6" w:rsidRDefault="00680EB0" w:rsidP="005118CE">
            <w:pPr>
              <w:spacing w:after="0" w:line="240" w:lineRule="auto"/>
              <w:jc w:val="center"/>
              <w:rPr>
                <w:rFonts w:ascii="Times New Roman" w:hAnsi="Times New Roman" w:cs="Times New Roman"/>
                <w:sz w:val="24"/>
                <w:szCs w:val="24"/>
              </w:rPr>
            </w:pPr>
          </w:p>
          <w:p w14:paraId="77EFCC62" w14:textId="4685312B"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19,7</w:t>
            </w:r>
          </w:p>
          <w:p w14:paraId="4580C61C"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14,8</w:t>
            </w:r>
          </w:p>
          <w:p w14:paraId="783CF969"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16,4</w:t>
            </w:r>
          </w:p>
        </w:tc>
      </w:tr>
      <w:tr w:rsidR="005B2DE8" w:rsidRPr="00FC4EA6" w14:paraId="538A5F8F" w14:textId="77777777" w:rsidTr="007520D2">
        <w:tc>
          <w:tcPr>
            <w:tcW w:w="3510" w:type="dxa"/>
            <w:tcBorders>
              <w:top w:val="nil"/>
              <w:left w:val="nil"/>
              <w:bottom w:val="nil"/>
              <w:right w:val="nil"/>
            </w:tcBorders>
          </w:tcPr>
          <w:p w14:paraId="406CA19F" w14:textId="77777777" w:rsidR="00680EB0"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Alcool</w:t>
            </w:r>
            <w:r w:rsidR="00680EB0" w:rsidRPr="00FC4EA6">
              <w:rPr>
                <w:rFonts w:ascii="Times New Roman" w:hAnsi="Times New Roman" w:cs="Times New Roman"/>
                <w:sz w:val="24"/>
                <w:szCs w:val="24"/>
              </w:rPr>
              <w:t> :</w:t>
            </w:r>
          </w:p>
          <w:p w14:paraId="2A201007" w14:textId="6C14FDB7"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Non</w:t>
            </w:r>
          </w:p>
          <w:p w14:paraId="2B139F02" w14:textId="7C5637EF"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Oui</w:t>
            </w:r>
          </w:p>
          <w:p w14:paraId="6752C140" w14:textId="1C674271" w:rsidR="005B2DE8" w:rsidRPr="00FC4EA6" w:rsidRDefault="005B2DE8" w:rsidP="005118CE">
            <w:pPr>
              <w:spacing w:after="0" w:line="240" w:lineRule="auto"/>
              <w:jc w:val="center"/>
              <w:rPr>
                <w:rFonts w:ascii="Times New Roman" w:hAnsi="Times New Roman" w:cs="Times New Roman"/>
                <w:sz w:val="24"/>
                <w:szCs w:val="24"/>
              </w:rPr>
            </w:pPr>
          </w:p>
        </w:tc>
        <w:tc>
          <w:tcPr>
            <w:tcW w:w="2127" w:type="dxa"/>
            <w:tcBorders>
              <w:top w:val="nil"/>
              <w:left w:val="nil"/>
              <w:bottom w:val="nil"/>
              <w:right w:val="nil"/>
            </w:tcBorders>
          </w:tcPr>
          <w:p w14:paraId="69DA2702" w14:textId="12ACCDFA" w:rsidR="005B2DE8" w:rsidRPr="00FC4EA6" w:rsidRDefault="005B2DE8" w:rsidP="005118CE">
            <w:pPr>
              <w:spacing w:after="0" w:line="240" w:lineRule="auto"/>
              <w:jc w:val="center"/>
              <w:rPr>
                <w:rFonts w:ascii="Times New Roman" w:hAnsi="Times New Roman" w:cs="Times New Roman"/>
                <w:sz w:val="24"/>
                <w:szCs w:val="24"/>
              </w:rPr>
            </w:pPr>
          </w:p>
        </w:tc>
        <w:tc>
          <w:tcPr>
            <w:tcW w:w="1842" w:type="dxa"/>
            <w:tcBorders>
              <w:top w:val="nil"/>
              <w:left w:val="nil"/>
              <w:bottom w:val="nil"/>
              <w:right w:val="nil"/>
            </w:tcBorders>
          </w:tcPr>
          <w:p w14:paraId="4E020B54" w14:textId="77777777" w:rsidR="00680EB0" w:rsidRPr="00FC4EA6" w:rsidRDefault="00680EB0" w:rsidP="005118CE">
            <w:pPr>
              <w:spacing w:after="0" w:line="240" w:lineRule="auto"/>
              <w:jc w:val="center"/>
              <w:rPr>
                <w:rFonts w:ascii="Times New Roman" w:hAnsi="Times New Roman" w:cs="Times New Roman"/>
                <w:sz w:val="24"/>
                <w:szCs w:val="24"/>
              </w:rPr>
            </w:pPr>
          </w:p>
          <w:p w14:paraId="71176FE9" w14:textId="3C92277F"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23</w:t>
            </w:r>
          </w:p>
          <w:p w14:paraId="2B2D24F9"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38</w:t>
            </w:r>
          </w:p>
        </w:tc>
        <w:tc>
          <w:tcPr>
            <w:tcW w:w="1583" w:type="dxa"/>
            <w:tcBorders>
              <w:top w:val="nil"/>
              <w:left w:val="nil"/>
              <w:bottom w:val="nil"/>
              <w:right w:val="nil"/>
            </w:tcBorders>
          </w:tcPr>
          <w:p w14:paraId="2F7E3592" w14:textId="77777777" w:rsidR="00680EB0" w:rsidRPr="00FC4EA6" w:rsidRDefault="00680EB0" w:rsidP="005118CE">
            <w:pPr>
              <w:spacing w:after="0" w:line="240" w:lineRule="auto"/>
              <w:jc w:val="center"/>
              <w:rPr>
                <w:rFonts w:ascii="Times New Roman" w:hAnsi="Times New Roman" w:cs="Times New Roman"/>
                <w:sz w:val="24"/>
                <w:szCs w:val="24"/>
              </w:rPr>
            </w:pPr>
          </w:p>
          <w:p w14:paraId="7DF02A83" w14:textId="3F796756"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37,7</w:t>
            </w:r>
          </w:p>
          <w:p w14:paraId="019BDD6D"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62,3</w:t>
            </w:r>
          </w:p>
        </w:tc>
      </w:tr>
      <w:tr w:rsidR="005B2DE8" w:rsidRPr="00FC4EA6" w14:paraId="44685B6D" w14:textId="77777777" w:rsidTr="007520D2">
        <w:tc>
          <w:tcPr>
            <w:tcW w:w="3510" w:type="dxa"/>
            <w:tcBorders>
              <w:top w:val="nil"/>
              <w:left w:val="nil"/>
              <w:bottom w:val="single" w:sz="12" w:space="0" w:color="auto"/>
              <w:right w:val="nil"/>
            </w:tcBorders>
          </w:tcPr>
          <w:p w14:paraId="60FD8E64" w14:textId="77777777" w:rsidR="00680EB0"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Tabac</w:t>
            </w:r>
            <w:r w:rsidR="00680EB0" w:rsidRPr="00FC4EA6">
              <w:rPr>
                <w:rFonts w:ascii="Times New Roman" w:hAnsi="Times New Roman" w:cs="Times New Roman"/>
                <w:sz w:val="24"/>
                <w:szCs w:val="24"/>
              </w:rPr>
              <w:t> :</w:t>
            </w:r>
          </w:p>
          <w:p w14:paraId="6F6CB3C6" w14:textId="0A66B6EE" w:rsidR="00680EB0"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Non</w:t>
            </w:r>
          </w:p>
          <w:p w14:paraId="7E80DD4B" w14:textId="60EC2A4E" w:rsidR="005B2DE8" w:rsidRPr="00FC4EA6" w:rsidRDefault="00680EB0"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Oui</w:t>
            </w:r>
          </w:p>
        </w:tc>
        <w:tc>
          <w:tcPr>
            <w:tcW w:w="2127" w:type="dxa"/>
            <w:tcBorders>
              <w:top w:val="nil"/>
              <w:left w:val="nil"/>
              <w:bottom w:val="single" w:sz="12" w:space="0" w:color="auto"/>
              <w:right w:val="nil"/>
            </w:tcBorders>
          </w:tcPr>
          <w:p w14:paraId="30B68494" w14:textId="21848A66" w:rsidR="00680EB0" w:rsidRPr="00FC4EA6" w:rsidRDefault="00680EB0" w:rsidP="005118CE">
            <w:pPr>
              <w:spacing w:after="0" w:line="240" w:lineRule="auto"/>
              <w:jc w:val="center"/>
              <w:rPr>
                <w:rFonts w:ascii="Times New Roman" w:hAnsi="Times New Roman" w:cs="Times New Roman"/>
                <w:sz w:val="24"/>
                <w:szCs w:val="24"/>
              </w:rPr>
            </w:pPr>
          </w:p>
          <w:p w14:paraId="6508DED5" w14:textId="5F1FD564" w:rsidR="005B2DE8" w:rsidRPr="00FC4EA6" w:rsidRDefault="005B2DE8" w:rsidP="005118CE">
            <w:pPr>
              <w:spacing w:after="0" w:line="240" w:lineRule="auto"/>
              <w:jc w:val="center"/>
              <w:rPr>
                <w:rFonts w:ascii="Times New Roman" w:hAnsi="Times New Roman" w:cs="Times New Roman"/>
                <w:sz w:val="24"/>
                <w:szCs w:val="24"/>
              </w:rPr>
            </w:pPr>
          </w:p>
        </w:tc>
        <w:tc>
          <w:tcPr>
            <w:tcW w:w="1842" w:type="dxa"/>
            <w:tcBorders>
              <w:top w:val="nil"/>
              <w:left w:val="nil"/>
              <w:bottom w:val="single" w:sz="12" w:space="0" w:color="auto"/>
              <w:right w:val="nil"/>
            </w:tcBorders>
          </w:tcPr>
          <w:p w14:paraId="17D794D3" w14:textId="77777777" w:rsidR="00680EB0" w:rsidRPr="00FC4EA6" w:rsidRDefault="00680EB0" w:rsidP="005118CE">
            <w:pPr>
              <w:spacing w:after="0" w:line="240" w:lineRule="auto"/>
              <w:jc w:val="center"/>
              <w:rPr>
                <w:rFonts w:ascii="Times New Roman" w:hAnsi="Times New Roman" w:cs="Times New Roman"/>
                <w:sz w:val="24"/>
                <w:szCs w:val="24"/>
              </w:rPr>
            </w:pPr>
          </w:p>
          <w:p w14:paraId="20596CA5" w14:textId="0410E96C"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49</w:t>
            </w:r>
          </w:p>
          <w:p w14:paraId="21A9B290"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12</w:t>
            </w:r>
          </w:p>
        </w:tc>
        <w:tc>
          <w:tcPr>
            <w:tcW w:w="1583" w:type="dxa"/>
            <w:tcBorders>
              <w:top w:val="nil"/>
              <w:left w:val="nil"/>
              <w:bottom w:val="single" w:sz="12" w:space="0" w:color="auto"/>
              <w:right w:val="nil"/>
            </w:tcBorders>
          </w:tcPr>
          <w:p w14:paraId="5E2BDBA3" w14:textId="77777777" w:rsidR="00680EB0" w:rsidRPr="00FC4EA6" w:rsidRDefault="00680EB0" w:rsidP="005118CE">
            <w:pPr>
              <w:spacing w:after="0" w:line="240" w:lineRule="auto"/>
              <w:jc w:val="center"/>
              <w:rPr>
                <w:rFonts w:ascii="Times New Roman" w:hAnsi="Times New Roman" w:cs="Times New Roman"/>
                <w:sz w:val="24"/>
                <w:szCs w:val="24"/>
              </w:rPr>
            </w:pPr>
          </w:p>
          <w:p w14:paraId="0633EFC5" w14:textId="44752C28"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80,3</w:t>
            </w:r>
          </w:p>
          <w:p w14:paraId="1182078D" w14:textId="77777777" w:rsidR="005B2DE8" w:rsidRPr="00FC4EA6" w:rsidRDefault="005B2DE8" w:rsidP="005118CE">
            <w:pPr>
              <w:spacing w:after="0" w:line="240" w:lineRule="auto"/>
              <w:jc w:val="center"/>
              <w:rPr>
                <w:rFonts w:ascii="Times New Roman" w:hAnsi="Times New Roman" w:cs="Times New Roman"/>
                <w:sz w:val="24"/>
                <w:szCs w:val="24"/>
              </w:rPr>
            </w:pPr>
            <w:r w:rsidRPr="00FC4EA6">
              <w:rPr>
                <w:rFonts w:ascii="Times New Roman" w:hAnsi="Times New Roman" w:cs="Times New Roman"/>
                <w:sz w:val="24"/>
                <w:szCs w:val="24"/>
              </w:rPr>
              <w:t>19,7</w:t>
            </w:r>
          </w:p>
        </w:tc>
      </w:tr>
    </w:tbl>
    <w:p w14:paraId="553B8273" w14:textId="44715691" w:rsidR="007F7897" w:rsidRPr="00FC4EA6" w:rsidRDefault="00680EB0" w:rsidP="007F7897">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Il ressort de</w:t>
      </w:r>
      <w:r w:rsidR="005B2DE8" w:rsidRPr="00FC4EA6">
        <w:rPr>
          <w:rFonts w:ascii="Times New Roman" w:hAnsi="Times New Roman" w:cs="Times New Roman"/>
          <w:sz w:val="24"/>
          <w:szCs w:val="24"/>
          <w:lang w:val="fr-FR"/>
        </w:rPr>
        <w:t xml:space="preserve"> ce tableau que p</w:t>
      </w:r>
      <w:r w:rsidR="00BE4054" w:rsidRPr="00FC4EA6">
        <w:rPr>
          <w:rFonts w:ascii="Times New Roman" w:hAnsi="Times New Roman" w:cs="Times New Roman"/>
          <w:sz w:val="24"/>
          <w:szCs w:val="24"/>
          <w:lang w:val="fr-FR"/>
        </w:rPr>
        <w:t xml:space="preserve">rès de la moitié des femmes avaient </w:t>
      </w:r>
      <w:r w:rsidR="005B2DE8" w:rsidRPr="00FC4EA6">
        <w:rPr>
          <w:rFonts w:ascii="Times New Roman" w:hAnsi="Times New Roman" w:cs="Times New Roman"/>
          <w:sz w:val="24"/>
          <w:szCs w:val="24"/>
          <w:lang w:val="fr-FR"/>
        </w:rPr>
        <w:t>déjà eu à utiliser les contraceptifs soit 50,8% des répondantes et que</w:t>
      </w:r>
      <w:r w:rsidR="00BE4054" w:rsidRPr="00FC4EA6">
        <w:rPr>
          <w:rFonts w:ascii="Times New Roman" w:hAnsi="Times New Roman" w:cs="Times New Roman"/>
          <w:sz w:val="24"/>
          <w:szCs w:val="24"/>
          <w:lang w:val="fr-FR"/>
        </w:rPr>
        <w:t xml:space="preserve"> la majeure partie (38) consommaient</w:t>
      </w:r>
      <w:r w:rsidR="005B2DE8" w:rsidRPr="00FC4EA6">
        <w:rPr>
          <w:rFonts w:ascii="Times New Roman" w:hAnsi="Times New Roman" w:cs="Times New Roman"/>
          <w:sz w:val="24"/>
          <w:szCs w:val="24"/>
          <w:lang w:val="fr-FR"/>
        </w:rPr>
        <w:t xml:space="preserve"> de l’alc</w:t>
      </w:r>
      <w:r w:rsidR="00056A39" w:rsidRPr="00FC4EA6">
        <w:rPr>
          <w:rFonts w:ascii="Times New Roman" w:hAnsi="Times New Roman" w:cs="Times New Roman"/>
          <w:sz w:val="24"/>
          <w:szCs w:val="24"/>
          <w:lang w:val="fr-FR"/>
        </w:rPr>
        <w:t>ool soit 62,3% des répondantes.</w:t>
      </w:r>
    </w:p>
    <w:p w14:paraId="4B12D01E" w14:textId="77777777" w:rsidR="007F7897" w:rsidRPr="00FC4EA6" w:rsidRDefault="007F7897">
      <w:pPr>
        <w:rPr>
          <w:rFonts w:ascii="Times New Roman" w:hAnsi="Times New Roman" w:cs="Times New Roman"/>
          <w:sz w:val="24"/>
          <w:szCs w:val="24"/>
          <w:lang w:val="fr-FR"/>
        </w:rPr>
      </w:pPr>
      <w:r w:rsidRPr="00FC4EA6">
        <w:rPr>
          <w:rFonts w:ascii="Times New Roman" w:hAnsi="Times New Roman" w:cs="Times New Roman"/>
          <w:sz w:val="24"/>
          <w:szCs w:val="24"/>
          <w:lang w:val="fr-FR"/>
        </w:rPr>
        <w:br w:type="page"/>
      </w:r>
    </w:p>
    <w:p w14:paraId="063A42EF" w14:textId="550198BF" w:rsidR="005B2DE8" w:rsidRPr="00FC4EA6" w:rsidRDefault="001A44B3" w:rsidP="00C73D34">
      <w:pPr>
        <w:pStyle w:val="Lgende"/>
        <w:jc w:val="both"/>
        <w:rPr>
          <w:rFonts w:ascii="Times New Roman" w:hAnsi="Times New Roman" w:cs="Times New Roman"/>
          <w:i w:val="0"/>
          <w:color w:val="auto"/>
          <w:sz w:val="24"/>
          <w:szCs w:val="24"/>
          <w:lang w:val="fr-FR"/>
        </w:rPr>
      </w:pPr>
      <w:bookmarkStart w:id="419" w:name="_Toc239432509"/>
      <w:r w:rsidRPr="00FC4EA6">
        <w:rPr>
          <w:rFonts w:ascii="Times New Roman" w:hAnsi="Times New Roman" w:cs="Times New Roman"/>
          <w:b/>
          <w:i w:val="0"/>
          <w:color w:val="auto"/>
          <w:sz w:val="24"/>
          <w:szCs w:val="24"/>
          <w:lang w:val="fr-FR"/>
        </w:rPr>
        <w:lastRenderedPageBreak/>
        <w:t>Tableau</w:t>
      </w:r>
      <w:r w:rsidR="001F1DF2" w:rsidRPr="00FC4EA6">
        <w:rPr>
          <w:rFonts w:ascii="Times New Roman" w:hAnsi="Times New Roman" w:cs="Times New Roman"/>
          <w:b/>
          <w:i w:val="0"/>
          <w:color w:val="auto"/>
          <w:sz w:val="24"/>
          <w:szCs w:val="24"/>
          <w:lang w:val="fr-FR"/>
        </w:rPr>
        <w:t xml:space="preserve"> XVI </w:t>
      </w:r>
      <w:r w:rsidR="005B2DE8" w:rsidRPr="00FC4EA6">
        <w:rPr>
          <w:rFonts w:ascii="Times New Roman" w:hAnsi="Times New Roman" w:cs="Times New Roman"/>
          <w:b/>
          <w:i w:val="0"/>
          <w:color w:val="auto"/>
          <w:sz w:val="24"/>
          <w:szCs w:val="24"/>
          <w:lang w:val="fr-FR"/>
        </w:rPr>
        <w:t>:</w:t>
      </w:r>
      <w:r w:rsidR="005B2DE8" w:rsidRPr="00FC4EA6">
        <w:rPr>
          <w:rFonts w:ascii="Times New Roman" w:hAnsi="Times New Roman" w:cs="Times New Roman"/>
          <w:i w:val="0"/>
          <w:color w:val="auto"/>
          <w:sz w:val="24"/>
          <w:szCs w:val="24"/>
          <w:lang w:val="fr-FR"/>
        </w:rPr>
        <w:t xml:space="preserve"> antécédents médicaux et gynécologique 3</w:t>
      </w:r>
      <w:bookmarkEnd w:id="419"/>
    </w:p>
    <w:tbl>
      <w:tblPr>
        <w:tblStyle w:val="Grilledutableau"/>
        <w:tblW w:w="0" w:type="auto"/>
        <w:tblLook w:val="04A0" w:firstRow="1" w:lastRow="0" w:firstColumn="1" w:lastColumn="0" w:noHBand="0" w:noVBand="1"/>
      </w:tblPr>
      <w:tblGrid>
        <w:gridCol w:w="1798"/>
        <w:gridCol w:w="1882"/>
        <w:gridCol w:w="1201"/>
        <w:gridCol w:w="1401"/>
        <w:gridCol w:w="1381"/>
        <w:gridCol w:w="1409"/>
      </w:tblGrid>
      <w:tr w:rsidR="005B2DE8" w:rsidRPr="00FC4EA6" w14:paraId="7ECC1E4C" w14:textId="77777777" w:rsidTr="005B2DE8">
        <w:tc>
          <w:tcPr>
            <w:tcW w:w="9062" w:type="dxa"/>
            <w:gridSpan w:val="6"/>
            <w:tcBorders>
              <w:top w:val="single" w:sz="12" w:space="0" w:color="auto"/>
              <w:left w:val="nil"/>
              <w:bottom w:val="nil"/>
              <w:right w:val="nil"/>
            </w:tcBorders>
          </w:tcPr>
          <w:p w14:paraId="04267CF5"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Variables                                                     hommes                              Femmes</w:t>
            </w:r>
          </w:p>
          <w:p w14:paraId="539463F9" w14:textId="74BE3EE6"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 xml:space="preserve">N═61                                 </w:t>
            </w:r>
            <w:proofErr w:type="spellStart"/>
            <w:r w:rsidRPr="00FC4EA6">
              <w:rPr>
                <w:rFonts w:ascii="Times New Roman" w:hAnsi="Times New Roman" w:cs="Times New Roman"/>
                <w:sz w:val="24"/>
                <w:szCs w:val="24"/>
              </w:rPr>
              <w:t>N═61</w:t>
            </w:r>
            <w:proofErr w:type="spellEnd"/>
          </w:p>
        </w:tc>
      </w:tr>
      <w:tr w:rsidR="005B2DE8" w:rsidRPr="00FC4EA6" w14:paraId="31634212" w14:textId="77777777" w:rsidTr="005B2DE8">
        <w:trPr>
          <w:gridBefore w:val="2"/>
          <w:wBefore w:w="3466" w:type="dxa"/>
        </w:trPr>
        <w:tc>
          <w:tcPr>
            <w:tcW w:w="5596" w:type="dxa"/>
            <w:gridSpan w:val="4"/>
            <w:tcBorders>
              <w:left w:val="nil"/>
              <w:bottom w:val="nil"/>
              <w:right w:val="nil"/>
            </w:tcBorders>
          </w:tcPr>
          <w:p w14:paraId="77B33774" w14:textId="417FE136" w:rsidR="005B2DE8" w:rsidRPr="00FC4EA6" w:rsidRDefault="00BD6D98" w:rsidP="005118CE">
            <w:pPr>
              <w:spacing w:after="0"/>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r w:rsidR="005B2DE8" w:rsidRPr="00FC4EA6">
              <w:rPr>
                <w:rFonts w:ascii="Times New Roman" w:hAnsi="Times New Roman" w:cs="Times New Roman"/>
                <w:sz w:val="24"/>
                <w:szCs w:val="24"/>
              </w:rPr>
              <w:t xml:space="preserve">           </w:t>
            </w:r>
            <w:r w:rsidRPr="00FC4EA6">
              <w:rPr>
                <w:rFonts w:ascii="Times New Roman" w:hAnsi="Times New Roman" w:cs="Times New Roman"/>
                <w:sz w:val="24"/>
                <w:szCs w:val="24"/>
              </w:rPr>
              <w:t xml:space="preserve">        %                     n</w:t>
            </w:r>
            <w:r w:rsidR="005B2DE8" w:rsidRPr="00FC4EA6">
              <w:rPr>
                <w:rFonts w:ascii="Times New Roman" w:hAnsi="Times New Roman" w:cs="Times New Roman"/>
                <w:sz w:val="24"/>
                <w:szCs w:val="24"/>
              </w:rPr>
              <w:t xml:space="preserve">                  %</w:t>
            </w:r>
          </w:p>
        </w:tc>
      </w:tr>
      <w:tr w:rsidR="004967C3" w:rsidRPr="00FC4EA6" w14:paraId="58CA8AE1" w14:textId="77777777" w:rsidTr="005B2DE8">
        <w:tc>
          <w:tcPr>
            <w:tcW w:w="1476" w:type="dxa"/>
            <w:tcBorders>
              <w:top w:val="single" w:sz="12" w:space="0" w:color="auto"/>
              <w:left w:val="nil"/>
              <w:bottom w:val="nil"/>
              <w:right w:val="nil"/>
            </w:tcBorders>
          </w:tcPr>
          <w:p w14:paraId="472D7B93"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Taille</w:t>
            </w:r>
            <w:r w:rsidR="004967C3" w:rsidRPr="00FC4EA6">
              <w:rPr>
                <w:rFonts w:ascii="Times New Roman" w:hAnsi="Times New Roman" w:cs="Times New Roman"/>
                <w:sz w:val="24"/>
                <w:szCs w:val="24"/>
              </w:rPr>
              <w:t> :</w:t>
            </w:r>
          </w:p>
          <w:p w14:paraId="1058F54E" w14:textId="77777777" w:rsidR="004967C3" w:rsidRPr="00FC4EA6" w:rsidRDefault="004967C3"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&lt;1,65m</w:t>
            </w:r>
          </w:p>
          <w:p w14:paraId="47EA79CA" w14:textId="3FC77991" w:rsidR="004967C3" w:rsidRPr="00FC4EA6" w:rsidRDefault="004967C3"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&gt;1,65m</w:t>
            </w:r>
          </w:p>
        </w:tc>
        <w:tc>
          <w:tcPr>
            <w:tcW w:w="1990" w:type="dxa"/>
            <w:tcBorders>
              <w:top w:val="single" w:sz="12" w:space="0" w:color="auto"/>
              <w:left w:val="nil"/>
              <w:bottom w:val="nil"/>
              <w:right w:val="nil"/>
            </w:tcBorders>
          </w:tcPr>
          <w:p w14:paraId="3B572E67" w14:textId="3051A5CE" w:rsidR="005B2DE8" w:rsidRPr="00FC4EA6" w:rsidRDefault="005B2DE8" w:rsidP="005118CE">
            <w:pPr>
              <w:spacing w:after="0"/>
              <w:jc w:val="center"/>
              <w:rPr>
                <w:rFonts w:ascii="Times New Roman" w:hAnsi="Times New Roman" w:cs="Times New Roman"/>
                <w:sz w:val="24"/>
                <w:szCs w:val="24"/>
              </w:rPr>
            </w:pPr>
          </w:p>
        </w:tc>
        <w:tc>
          <w:tcPr>
            <w:tcW w:w="1249" w:type="dxa"/>
            <w:tcBorders>
              <w:top w:val="single" w:sz="12" w:space="0" w:color="auto"/>
              <w:left w:val="nil"/>
              <w:bottom w:val="nil"/>
              <w:right w:val="nil"/>
            </w:tcBorders>
          </w:tcPr>
          <w:p w14:paraId="3830D7E7" w14:textId="77777777" w:rsidR="004967C3" w:rsidRPr="00FC4EA6" w:rsidRDefault="004967C3" w:rsidP="005118CE">
            <w:pPr>
              <w:spacing w:after="0"/>
              <w:jc w:val="center"/>
              <w:rPr>
                <w:rFonts w:ascii="Times New Roman" w:hAnsi="Times New Roman" w:cs="Times New Roman"/>
                <w:sz w:val="24"/>
                <w:szCs w:val="24"/>
              </w:rPr>
            </w:pPr>
          </w:p>
          <w:p w14:paraId="1A9C016F" w14:textId="628F8D69"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16</w:t>
            </w:r>
          </w:p>
          <w:p w14:paraId="6DEFB4E5"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45</w:t>
            </w:r>
          </w:p>
        </w:tc>
        <w:tc>
          <w:tcPr>
            <w:tcW w:w="1451" w:type="dxa"/>
            <w:tcBorders>
              <w:top w:val="single" w:sz="12" w:space="0" w:color="auto"/>
              <w:left w:val="nil"/>
              <w:bottom w:val="nil"/>
              <w:right w:val="nil"/>
            </w:tcBorders>
          </w:tcPr>
          <w:p w14:paraId="19B655BA" w14:textId="77777777" w:rsidR="004967C3" w:rsidRPr="00FC4EA6" w:rsidRDefault="004967C3" w:rsidP="005118CE">
            <w:pPr>
              <w:spacing w:after="0"/>
              <w:jc w:val="center"/>
              <w:rPr>
                <w:rFonts w:ascii="Times New Roman" w:hAnsi="Times New Roman" w:cs="Times New Roman"/>
                <w:sz w:val="24"/>
                <w:szCs w:val="24"/>
              </w:rPr>
            </w:pPr>
          </w:p>
          <w:p w14:paraId="1FFBB087" w14:textId="44D77BD4"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26,2</w:t>
            </w:r>
          </w:p>
          <w:p w14:paraId="15AFDDEC"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73,8</w:t>
            </w:r>
          </w:p>
        </w:tc>
        <w:tc>
          <w:tcPr>
            <w:tcW w:w="1441" w:type="dxa"/>
            <w:tcBorders>
              <w:top w:val="single" w:sz="12" w:space="0" w:color="auto"/>
              <w:left w:val="nil"/>
              <w:bottom w:val="nil"/>
              <w:right w:val="nil"/>
            </w:tcBorders>
          </w:tcPr>
          <w:p w14:paraId="35B8CB58" w14:textId="77777777" w:rsidR="004967C3" w:rsidRPr="00FC4EA6" w:rsidRDefault="004967C3" w:rsidP="005118CE">
            <w:pPr>
              <w:spacing w:after="0"/>
              <w:jc w:val="center"/>
              <w:rPr>
                <w:rFonts w:ascii="Times New Roman" w:hAnsi="Times New Roman" w:cs="Times New Roman"/>
                <w:sz w:val="24"/>
                <w:szCs w:val="24"/>
              </w:rPr>
            </w:pPr>
          </w:p>
          <w:p w14:paraId="16E16707" w14:textId="03036EA8"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32</w:t>
            </w:r>
          </w:p>
          <w:p w14:paraId="603A252C"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29</w:t>
            </w:r>
          </w:p>
        </w:tc>
        <w:tc>
          <w:tcPr>
            <w:tcW w:w="1455" w:type="dxa"/>
            <w:tcBorders>
              <w:top w:val="single" w:sz="12" w:space="0" w:color="auto"/>
              <w:left w:val="nil"/>
              <w:bottom w:val="nil"/>
              <w:right w:val="nil"/>
            </w:tcBorders>
          </w:tcPr>
          <w:p w14:paraId="6055683D" w14:textId="77777777" w:rsidR="004967C3" w:rsidRPr="00FC4EA6" w:rsidRDefault="004967C3" w:rsidP="005118CE">
            <w:pPr>
              <w:spacing w:after="0"/>
              <w:jc w:val="center"/>
              <w:rPr>
                <w:rFonts w:ascii="Times New Roman" w:hAnsi="Times New Roman" w:cs="Times New Roman"/>
                <w:sz w:val="24"/>
                <w:szCs w:val="24"/>
              </w:rPr>
            </w:pPr>
          </w:p>
          <w:p w14:paraId="31B0FA94" w14:textId="0D5DBE2C"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52 ,5</w:t>
            </w:r>
          </w:p>
          <w:p w14:paraId="6D89C153"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47,5</w:t>
            </w:r>
          </w:p>
        </w:tc>
      </w:tr>
      <w:tr w:rsidR="004967C3" w:rsidRPr="00FC4EA6" w14:paraId="3B12BF75" w14:textId="77777777" w:rsidTr="005B2DE8">
        <w:tc>
          <w:tcPr>
            <w:tcW w:w="1476" w:type="dxa"/>
            <w:tcBorders>
              <w:top w:val="nil"/>
              <w:left w:val="nil"/>
              <w:bottom w:val="nil"/>
              <w:right w:val="nil"/>
            </w:tcBorders>
          </w:tcPr>
          <w:p w14:paraId="6D3ED225" w14:textId="77777777" w:rsidR="005B2DE8" w:rsidRPr="00FC4EA6" w:rsidRDefault="005B2DE8" w:rsidP="005118CE">
            <w:pPr>
              <w:spacing w:after="0"/>
              <w:jc w:val="center"/>
              <w:rPr>
                <w:rFonts w:ascii="Times New Roman" w:hAnsi="Times New Roman" w:cs="Times New Roman"/>
                <w:sz w:val="24"/>
                <w:szCs w:val="24"/>
              </w:rPr>
            </w:pPr>
          </w:p>
        </w:tc>
        <w:tc>
          <w:tcPr>
            <w:tcW w:w="1990" w:type="dxa"/>
            <w:tcBorders>
              <w:top w:val="nil"/>
              <w:left w:val="nil"/>
              <w:bottom w:val="nil"/>
              <w:right w:val="nil"/>
            </w:tcBorders>
          </w:tcPr>
          <w:p w14:paraId="1E10D1AD" w14:textId="77777777" w:rsidR="005B2DE8" w:rsidRPr="00FC4EA6" w:rsidRDefault="005B2DE8" w:rsidP="005118CE">
            <w:pPr>
              <w:spacing w:after="0"/>
              <w:jc w:val="center"/>
              <w:rPr>
                <w:rFonts w:ascii="Times New Roman" w:hAnsi="Times New Roman" w:cs="Times New Roman"/>
                <w:sz w:val="24"/>
                <w:szCs w:val="24"/>
              </w:rPr>
            </w:pPr>
          </w:p>
        </w:tc>
        <w:tc>
          <w:tcPr>
            <w:tcW w:w="1249" w:type="dxa"/>
            <w:tcBorders>
              <w:top w:val="nil"/>
              <w:left w:val="nil"/>
              <w:bottom w:val="nil"/>
              <w:right w:val="nil"/>
            </w:tcBorders>
          </w:tcPr>
          <w:p w14:paraId="0648939F" w14:textId="77777777" w:rsidR="005B2DE8" w:rsidRPr="00FC4EA6" w:rsidRDefault="005B2DE8" w:rsidP="005118CE">
            <w:pPr>
              <w:spacing w:after="0"/>
              <w:jc w:val="center"/>
              <w:rPr>
                <w:rFonts w:ascii="Times New Roman" w:hAnsi="Times New Roman" w:cs="Times New Roman"/>
                <w:sz w:val="24"/>
                <w:szCs w:val="24"/>
              </w:rPr>
            </w:pPr>
          </w:p>
        </w:tc>
        <w:tc>
          <w:tcPr>
            <w:tcW w:w="1451" w:type="dxa"/>
            <w:tcBorders>
              <w:top w:val="nil"/>
              <w:left w:val="nil"/>
              <w:bottom w:val="nil"/>
              <w:right w:val="nil"/>
            </w:tcBorders>
          </w:tcPr>
          <w:p w14:paraId="2953EFF6" w14:textId="77777777" w:rsidR="005B2DE8" w:rsidRPr="00FC4EA6" w:rsidRDefault="005B2DE8" w:rsidP="005118CE">
            <w:pPr>
              <w:spacing w:after="0"/>
              <w:jc w:val="center"/>
              <w:rPr>
                <w:rFonts w:ascii="Times New Roman" w:hAnsi="Times New Roman" w:cs="Times New Roman"/>
                <w:sz w:val="24"/>
                <w:szCs w:val="24"/>
              </w:rPr>
            </w:pPr>
          </w:p>
        </w:tc>
        <w:tc>
          <w:tcPr>
            <w:tcW w:w="1441" w:type="dxa"/>
            <w:tcBorders>
              <w:top w:val="nil"/>
              <w:left w:val="nil"/>
              <w:bottom w:val="nil"/>
              <w:right w:val="nil"/>
            </w:tcBorders>
          </w:tcPr>
          <w:p w14:paraId="142988DC" w14:textId="77777777" w:rsidR="005B2DE8" w:rsidRPr="00FC4EA6" w:rsidRDefault="005B2DE8" w:rsidP="005118CE">
            <w:pPr>
              <w:spacing w:after="0"/>
              <w:jc w:val="center"/>
              <w:rPr>
                <w:rFonts w:ascii="Times New Roman" w:hAnsi="Times New Roman" w:cs="Times New Roman"/>
                <w:sz w:val="24"/>
                <w:szCs w:val="24"/>
              </w:rPr>
            </w:pPr>
          </w:p>
        </w:tc>
        <w:tc>
          <w:tcPr>
            <w:tcW w:w="1455" w:type="dxa"/>
            <w:tcBorders>
              <w:top w:val="nil"/>
              <w:left w:val="nil"/>
              <w:bottom w:val="nil"/>
              <w:right w:val="nil"/>
            </w:tcBorders>
          </w:tcPr>
          <w:p w14:paraId="18742742" w14:textId="77777777" w:rsidR="005B2DE8" w:rsidRPr="00FC4EA6" w:rsidRDefault="005B2DE8" w:rsidP="005118CE">
            <w:pPr>
              <w:spacing w:after="0"/>
              <w:jc w:val="center"/>
              <w:rPr>
                <w:rFonts w:ascii="Times New Roman" w:hAnsi="Times New Roman" w:cs="Times New Roman"/>
                <w:sz w:val="24"/>
                <w:szCs w:val="24"/>
              </w:rPr>
            </w:pPr>
          </w:p>
        </w:tc>
      </w:tr>
      <w:tr w:rsidR="004967C3" w:rsidRPr="00FC4EA6" w14:paraId="1ADF5B64" w14:textId="77777777" w:rsidTr="005B2DE8">
        <w:tc>
          <w:tcPr>
            <w:tcW w:w="1476" w:type="dxa"/>
            <w:tcBorders>
              <w:top w:val="nil"/>
              <w:left w:val="nil"/>
              <w:bottom w:val="nil"/>
              <w:right w:val="nil"/>
            </w:tcBorders>
          </w:tcPr>
          <w:p w14:paraId="61199BAF"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Poids</w:t>
            </w:r>
            <w:r w:rsidR="004967C3" w:rsidRPr="00FC4EA6">
              <w:rPr>
                <w:rFonts w:ascii="Times New Roman" w:hAnsi="Times New Roman" w:cs="Times New Roman"/>
                <w:sz w:val="24"/>
                <w:szCs w:val="24"/>
              </w:rPr>
              <w:t> :</w:t>
            </w:r>
          </w:p>
          <w:p w14:paraId="670B428D" w14:textId="77777777" w:rsidR="004967C3" w:rsidRPr="00FC4EA6" w:rsidRDefault="004967C3"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&lt;50kg</w:t>
            </w:r>
          </w:p>
          <w:p w14:paraId="360504B9" w14:textId="77777777" w:rsidR="004967C3" w:rsidRPr="00FC4EA6" w:rsidRDefault="004967C3"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50-70kg</w:t>
            </w:r>
          </w:p>
          <w:p w14:paraId="5947B2FC" w14:textId="7992FD74" w:rsidR="004967C3" w:rsidRPr="00FC4EA6" w:rsidRDefault="004967C3"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&gt;70kg</w:t>
            </w:r>
          </w:p>
        </w:tc>
        <w:tc>
          <w:tcPr>
            <w:tcW w:w="1990" w:type="dxa"/>
            <w:tcBorders>
              <w:top w:val="nil"/>
              <w:left w:val="nil"/>
              <w:bottom w:val="nil"/>
              <w:right w:val="nil"/>
            </w:tcBorders>
          </w:tcPr>
          <w:p w14:paraId="464014A4" w14:textId="01CE7AE2" w:rsidR="005B2DE8" w:rsidRPr="00FC4EA6" w:rsidRDefault="005B2DE8" w:rsidP="005118CE">
            <w:pPr>
              <w:spacing w:after="0"/>
              <w:jc w:val="center"/>
              <w:rPr>
                <w:rFonts w:ascii="Times New Roman" w:hAnsi="Times New Roman" w:cs="Times New Roman"/>
                <w:sz w:val="24"/>
                <w:szCs w:val="24"/>
              </w:rPr>
            </w:pPr>
          </w:p>
        </w:tc>
        <w:tc>
          <w:tcPr>
            <w:tcW w:w="1249" w:type="dxa"/>
            <w:tcBorders>
              <w:top w:val="nil"/>
              <w:left w:val="nil"/>
              <w:bottom w:val="nil"/>
              <w:right w:val="nil"/>
            </w:tcBorders>
          </w:tcPr>
          <w:p w14:paraId="3137FF71" w14:textId="77777777" w:rsidR="004967C3" w:rsidRPr="00FC4EA6" w:rsidRDefault="004967C3" w:rsidP="005118CE">
            <w:pPr>
              <w:spacing w:after="0"/>
              <w:jc w:val="center"/>
              <w:rPr>
                <w:rFonts w:ascii="Times New Roman" w:hAnsi="Times New Roman" w:cs="Times New Roman"/>
                <w:sz w:val="24"/>
                <w:szCs w:val="24"/>
              </w:rPr>
            </w:pPr>
          </w:p>
          <w:p w14:paraId="2364B624" w14:textId="17123996"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w:t>
            </w:r>
          </w:p>
          <w:p w14:paraId="69AC3F65"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35</w:t>
            </w:r>
          </w:p>
          <w:p w14:paraId="1008E800"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22</w:t>
            </w:r>
          </w:p>
        </w:tc>
        <w:tc>
          <w:tcPr>
            <w:tcW w:w="1451" w:type="dxa"/>
            <w:tcBorders>
              <w:top w:val="nil"/>
              <w:left w:val="nil"/>
              <w:bottom w:val="nil"/>
              <w:right w:val="nil"/>
            </w:tcBorders>
          </w:tcPr>
          <w:p w14:paraId="1CD4080C" w14:textId="77777777" w:rsidR="004967C3" w:rsidRPr="00FC4EA6" w:rsidRDefault="004967C3" w:rsidP="005118CE">
            <w:pPr>
              <w:spacing w:after="0"/>
              <w:jc w:val="center"/>
              <w:rPr>
                <w:rFonts w:ascii="Times New Roman" w:hAnsi="Times New Roman" w:cs="Times New Roman"/>
                <w:sz w:val="24"/>
                <w:szCs w:val="24"/>
              </w:rPr>
            </w:pPr>
          </w:p>
          <w:p w14:paraId="40B90777" w14:textId="4C4F649F"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6,6</w:t>
            </w:r>
          </w:p>
          <w:p w14:paraId="1560344E"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57,4</w:t>
            </w:r>
          </w:p>
          <w:p w14:paraId="26C3402C"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36,1</w:t>
            </w:r>
          </w:p>
        </w:tc>
        <w:tc>
          <w:tcPr>
            <w:tcW w:w="1441" w:type="dxa"/>
            <w:tcBorders>
              <w:top w:val="nil"/>
              <w:left w:val="nil"/>
              <w:bottom w:val="nil"/>
              <w:right w:val="nil"/>
            </w:tcBorders>
          </w:tcPr>
          <w:p w14:paraId="3D061363" w14:textId="77777777" w:rsidR="004967C3" w:rsidRPr="00FC4EA6" w:rsidRDefault="004967C3" w:rsidP="005118CE">
            <w:pPr>
              <w:spacing w:after="0"/>
              <w:jc w:val="center"/>
              <w:rPr>
                <w:rFonts w:ascii="Times New Roman" w:hAnsi="Times New Roman" w:cs="Times New Roman"/>
                <w:sz w:val="24"/>
                <w:szCs w:val="24"/>
              </w:rPr>
            </w:pPr>
          </w:p>
          <w:p w14:paraId="2B81956D" w14:textId="0D457780"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10</w:t>
            </w:r>
          </w:p>
          <w:p w14:paraId="254E4E57"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38</w:t>
            </w:r>
          </w:p>
          <w:p w14:paraId="48202DFB"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13</w:t>
            </w:r>
          </w:p>
        </w:tc>
        <w:tc>
          <w:tcPr>
            <w:tcW w:w="1455" w:type="dxa"/>
            <w:tcBorders>
              <w:top w:val="nil"/>
              <w:left w:val="nil"/>
              <w:bottom w:val="nil"/>
              <w:right w:val="nil"/>
            </w:tcBorders>
          </w:tcPr>
          <w:p w14:paraId="2056ED29" w14:textId="77777777" w:rsidR="004967C3" w:rsidRPr="00FC4EA6" w:rsidRDefault="004967C3" w:rsidP="005118CE">
            <w:pPr>
              <w:spacing w:after="0"/>
              <w:jc w:val="center"/>
              <w:rPr>
                <w:rFonts w:ascii="Times New Roman" w:hAnsi="Times New Roman" w:cs="Times New Roman"/>
                <w:sz w:val="24"/>
                <w:szCs w:val="24"/>
              </w:rPr>
            </w:pPr>
          </w:p>
          <w:p w14:paraId="1590CFE0" w14:textId="2D22850C"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16,4</w:t>
            </w:r>
          </w:p>
          <w:p w14:paraId="6F83881C"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62,4</w:t>
            </w:r>
          </w:p>
          <w:p w14:paraId="24097BCE"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21,3</w:t>
            </w:r>
          </w:p>
        </w:tc>
      </w:tr>
      <w:tr w:rsidR="004967C3" w:rsidRPr="00FC4EA6" w14:paraId="74B74A35" w14:textId="77777777" w:rsidTr="005B2DE8">
        <w:tc>
          <w:tcPr>
            <w:tcW w:w="1476" w:type="dxa"/>
            <w:tcBorders>
              <w:top w:val="nil"/>
              <w:left w:val="nil"/>
              <w:bottom w:val="nil"/>
              <w:right w:val="nil"/>
            </w:tcBorders>
          </w:tcPr>
          <w:p w14:paraId="05C1BEBC" w14:textId="77777777" w:rsidR="005B2DE8" w:rsidRPr="00FC4EA6" w:rsidRDefault="005B2DE8" w:rsidP="005118CE">
            <w:pPr>
              <w:spacing w:after="0"/>
              <w:jc w:val="center"/>
              <w:rPr>
                <w:rFonts w:ascii="Times New Roman" w:hAnsi="Times New Roman" w:cs="Times New Roman"/>
                <w:sz w:val="24"/>
                <w:szCs w:val="24"/>
              </w:rPr>
            </w:pPr>
          </w:p>
        </w:tc>
        <w:tc>
          <w:tcPr>
            <w:tcW w:w="1990" w:type="dxa"/>
            <w:tcBorders>
              <w:top w:val="nil"/>
              <w:left w:val="nil"/>
              <w:bottom w:val="nil"/>
              <w:right w:val="nil"/>
            </w:tcBorders>
          </w:tcPr>
          <w:p w14:paraId="74BED6A2" w14:textId="77777777" w:rsidR="005B2DE8" w:rsidRPr="00FC4EA6" w:rsidRDefault="005B2DE8" w:rsidP="005118CE">
            <w:pPr>
              <w:spacing w:after="0"/>
              <w:jc w:val="center"/>
              <w:rPr>
                <w:rFonts w:ascii="Times New Roman" w:hAnsi="Times New Roman" w:cs="Times New Roman"/>
                <w:sz w:val="24"/>
                <w:szCs w:val="24"/>
              </w:rPr>
            </w:pPr>
          </w:p>
        </w:tc>
        <w:tc>
          <w:tcPr>
            <w:tcW w:w="1249" w:type="dxa"/>
            <w:tcBorders>
              <w:top w:val="nil"/>
              <w:left w:val="nil"/>
              <w:bottom w:val="nil"/>
              <w:right w:val="nil"/>
            </w:tcBorders>
          </w:tcPr>
          <w:p w14:paraId="583D08B9" w14:textId="77777777" w:rsidR="005B2DE8" w:rsidRPr="00FC4EA6" w:rsidRDefault="005B2DE8" w:rsidP="005118CE">
            <w:pPr>
              <w:spacing w:after="0"/>
              <w:jc w:val="center"/>
              <w:rPr>
                <w:rFonts w:ascii="Times New Roman" w:hAnsi="Times New Roman" w:cs="Times New Roman"/>
                <w:sz w:val="24"/>
                <w:szCs w:val="24"/>
              </w:rPr>
            </w:pPr>
          </w:p>
        </w:tc>
        <w:tc>
          <w:tcPr>
            <w:tcW w:w="1451" w:type="dxa"/>
            <w:tcBorders>
              <w:top w:val="nil"/>
              <w:left w:val="nil"/>
              <w:bottom w:val="nil"/>
              <w:right w:val="nil"/>
            </w:tcBorders>
          </w:tcPr>
          <w:p w14:paraId="3884956C" w14:textId="77777777" w:rsidR="005B2DE8" w:rsidRPr="00FC4EA6" w:rsidRDefault="005B2DE8" w:rsidP="005118CE">
            <w:pPr>
              <w:spacing w:after="0"/>
              <w:jc w:val="center"/>
              <w:rPr>
                <w:rFonts w:ascii="Times New Roman" w:hAnsi="Times New Roman" w:cs="Times New Roman"/>
                <w:sz w:val="24"/>
                <w:szCs w:val="24"/>
              </w:rPr>
            </w:pPr>
          </w:p>
        </w:tc>
        <w:tc>
          <w:tcPr>
            <w:tcW w:w="1441" w:type="dxa"/>
            <w:tcBorders>
              <w:top w:val="nil"/>
              <w:left w:val="nil"/>
              <w:bottom w:val="nil"/>
              <w:right w:val="nil"/>
            </w:tcBorders>
          </w:tcPr>
          <w:p w14:paraId="51651F82" w14:textId="77777777" w:rsidR="005B2DE8" w:rsidRPr="00FC4EA6" w:rsidRDefault="005B2DE8" w:rsidP="005118CE">
            <w:pPr>
              <w:spacing w:after="0"/>
              <w:jc w:val="center"/>
              <w:rPr>
                <w:rFonts w:ascii="Times New Roman" w:hAnsi="Times New Roman" w:cs="Times New Roman"/>
                <w:sz w:val="24"/>
                <w:szCs w:val="24"/>
              </w:rPr>
            </w:pPr>
          </w:p>
        </w:tc>
        <w:tc>
          <w:tcPr>
            <w:tcW w:w="1455" w:type="dxa"/>
            <w:tcBorders>
              <w:top w:val="nil"/>
              <w:left w:val="nil"/>
              <w:bottom w:val="nil"/>
              <w:right w:val="nil"/>
            </w:tcBorders>
          </w:tcPr>
          <w:p w14:paraId="2F769ECF" w14:textId="77777777" w:rsidR="005B2DE8" w:rsidRPr="00FC4EA6" w:rsidRDefault="005B2DE8" w:rsidP="005118CE">
            <w:pPr>
              <w:spacing w:after="0"/>
              <w:jc w:val="center"/>
              <w:rPr>
                <w:rFonts w:ascii="Times New Roman" w:hAnsi="Times New Roman" w:cs="Times New Roman"/>
                <w:sz w:val="24"/>
                <w:szCs w:val="24"/>
              </w:rPr>
            </w:pPr>
          </w:p>
        </w:tc>
      </w:tr>
      <w:tr w:rsidR="004967C3" w:rsidRPr="00FC4EA6" w14:paraId="30603FCC" w14:textId="77777777" w:rsidTr="005B2DE8">
        <w:tc>
          <w:tcPr>
            <w:tcW w:w="1476" w:type="dxa"/>
            <w:tcBorders>
              <w:top w:val="nil"/>
              <w:left w:val="nil"/>
              <w:bottom w:val="single" w:sz="12" w:space="0" w:color="auto"/>
              <w:right w:val="nil"/>
            </w:tcBorders>
          </w:tcPr>
          <w:p w14:paraId="635B80EF"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IMC</w:t>
            </w:r>
            <w:r w:rsidR="004967C3" w:rsidRPr="00FC4EA6">
              <w:rPr>
                <w:rFonts w:ascii="Times New Roman" w:hAnsi="Times New Roman" w:cs="Times New Roman"/>
                <w:sz w:val="24"/>
                <w:szCs w:val="24"/>
              </w:rPr>
              <w:t> :</w:t>
            </w:r>
          </w:p>
          <w:p w14:paraId="56039EA2" w14:textId="77777777" w:rsidR="004967C3" w:rsidRPr="00FC4EA6" w:rsidRDefault="004967C3"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&lt;18,5(maigreur)</w:t>
            </w:r>
          </w:p>
          <w:p w14:paraId="63E987D0" w14:textId="76176BFC" w:rsidR="004967C3" w:rsidRPr="00FC4EA6" w:rsidRDefault="004967C3"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18,5-24,9</w:t>
            </w:r>
          </w:p>
          <w:p w14:paraId="110C2409" w14:textId="0B0F3974" w:rsidR="004967C3" w:rsidRPr="00FC4EA6" w:rsidRDefault="004967C3"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25 -29,9</w:t>
            </w:r>
          </w:p>
          <w:p w14:paraId="36A6B962" w14:textId="19CF2F36" w:rsidR="004967C3" w:rsidRPr="00FC4EA6" w:rsidRDefault="004967C3"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&gt; 30(obésité)</w:t>
            </w:r>
          </w:p>
        </w:tc>
        <w:tc>
          <w:tcPr>
            <w:tcW w:w="1990" w:type="dxa"/>
            <w:tcBorders>
              <w:top w:val="nil"/>
              <w:left w:val="nil"/>
              <w:bottom w:val="single" w:sz="12" w:space="0" w:color="auto"/>
              <w:right w:val="nil"/>
            </w:tcBorders>
          </w:tcPr>
          <w:p w14:paraId="7F629002" w14:textId="21CD0788" w:rsidR="005B2DE8" w:rsidRPr="00FC4EA6" w:rsidRDefault="005B2DE8" w:rsidP="005118CE">
            <w:pPr>
              <w:spacing w:after="0"/>
              <w:jc w:val="center"/>
              <w:rPr>
                <w:rFonts w:ascii="Times New Roman" w:hAnsi="Times New Roman" w:cs="Times New Roman"/>
                <w:sz w:val="24"/>
                <w:szCs w:val="24"/>
              </w:rPr>
            </w:pPr>
          </w:p>
        </w:tc>
        <w:tc>
          <w:tcPr>
            <w:tcW w:w="1249" w:type="dxa"/>
            <w:tcBorders>
              <w:top w:val="nil"/>
              <w:left w:val="nil"/>
              <w:bottom w:val="single" w:sz="12" w:space="0" w:color="auto"/>
              <w:right w:val="nil"/>
            </w:tcBorders>
          </w:tcPr>
          <w:p w14:paraId="60EDCD69" w14:textId="77777777" w:rsidR="004967C3" w:rsidRPr="00FC4EA6" w:rsidRDefault="004967C3" w:rsidP="005118CE">
            <w:pPr>
              <w:spacing w:after="0"/>
              <w:jc w:val="center"/>
              <w:rPr>
                <w:rFonts w:ascii="Times New Roman" w:hAnsi="Times New Roman" w:cs="Times New Roman"/>
                <w:sz w:val="24"/>
                <w:szCs w:val="24"/>
              </w:rPr>
            </w:pPr>
          </w:p>
          <w:p w14:paraId="033B8841" w14:textId="621BD601"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w:t>
            </w:r>
          </w:p>
          <w:p w14:paraId="1DE6CBE7"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50</w:t>
            </w:r>
          </w:p>
          <w:p w14:paraId="3A292FCB"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8</w:t>
            </w:r>
          </w:p>
          <w:p w14:paraId="591B452D"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w:t>
            </w:r>
          </w:p>
        </w:tc>
        <w:tc>
          <w:tcPr>
            <w:tcW w:w="1451" w:type="dxa"/>
            <w:tcBorders>
              <w:top w:val="nil"/>
              <w:left w:val="nil"/>
              <w:bottom w:val="single" w:sz="12" w:space="0" w:color="auto"/>
              <w:right w:val="nil"/>
            </w:tcBorders>
          </w:tcPr>
          <w:p w14:paraId="548D3F81" w14:textId="77777777" w:rsidR="004967C3" w:rsidRPr="00FC4EA6" w:rsidRDefault="004967C3" w:rsidP="005118CE">
            <w:pPr>
              <w:spacing w:after="0"/>
              <w:jc w:val="center"/>
              <w:rPr>
                <w:rFonts w:ascii="Times New Roman" w:hAnsi="Times New Roman" w:cs="Times New Roman"/>
                <w:sz w:val="24"/>
                <w:szCs w:val="24"/>
              </w:rPr>
            </w:pPr>
          </w:p>
          <w:p w14:paraId="0639C5AA" w14:textId="15924928"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3,3</w:t>
            </w:r>
          </w:p>
          <w:p w14:paraId="7160B6F6"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82</w:t>
            </w:r>
          </w:p>
          <w:p w14:paraId="26580204"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13,1</w:t>
            </w:r>
          </w:p>
          <w:p w14:paraId="195216AB"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1,6</w:t>
            </w:r>
          </w:p>
        </w:tc>
        <w:tc>
          <w:tcPr>
            <w:tcW w:w="1441" w:type="dxa"/>
            <w:tcBorders>
              <w:top w:val="nil"/>
              <w:left w:val="nil"/>
              <w:bottom w:val="single" w:sz="12" w:space="0" w:color="auto"/>
              <w:right w:val="nil"/>
            </w:tcBorders>
          </w:tcPr>
          <w:p w14:paraId="1E93D2EF" w14:textId="77777777" w:rsidR="004967C3" w:rsidRPr="00FC4EA6" w:rsidRDefault="004967C3" w:rsidP="005118CE">
            <w:pPr>
              <w:spacing w:after="0"/>
              <w:jc w:val="center"/>
              <w:rPr>
                <w:rFonts w:ascii="Times New Roman" w:hAnsi="Times New Roman" w:cs="Times New Roman"/>
                <w:sz w:val="24"/>
                <w:szCs w:val="24"/>
              </w:rPr>
            </w:pPr>
          </w:p>
          <w:p w14:paraId="7D3C4EF9" w14:textId="280D3AC1"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7</w:t>
            </w:r>
          </w:p>
          <w:p w14:paraId="0DAE90C9"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40</w:t>
            </w:r>
          </w:p>
          <w:p w14:paraId="7CF518E7"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13</w:t>
            </w:r>
          </w:p>
          <w:p w14:paraId="61C9445C"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w:t>
            </w:r>
          </w:p>
        </w:tc>
        <w:tc>
          <w:tcPr>
            <w:tcW w:w="1455" w:type="dxa"/>
            <w:tcBorders>
              <w:top w:val="nil"/>
              <w:left w:val="nil"/>
              <w:bottom w:val="single" w:sz="12" w:space="0" w:color="auto"/>
              <w:right w:val="nil"/>
            </w:tcBorders>
          </w:tcPr>
          <w:p w14:paraId="04F688C8" w14:textId="77777777" w:rsidR="004967C3" w:rsidRPr="00FC4EA6" w:rsidRDefault="004967C3" w:rsidP="005118CE">
            <w:pPr>
              <w:spacing w:after="0"/>
              <w:jc w:val="center"/>
              <w:rPr>
                <w:rFonts w:ascii="Times New Roman" w:hAnsi="Times New Roman" w:cs="Times New Roman"/>
                <w:sz w:val="24"/>
                <w:szCs w:val="24"/>
              </w:rPr>
            </w:pPr>
          </w:p>
          <w:p w14:paraId="015073BD" w14:textId="280FE5FB"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11,5</w:t>
            </w:r>
          </w:p>
          <w:p w14:paraId="0674C5DF"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65,6</w:t>
            </w:r>
          </w:p>
          <w:p w14:paraId="48D7B5EF"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21,3</w:t>
            </w:r>
          </w:p>
          <w:p w14:paraId="166B6076" w14:textId="77777777" w:rsidR="005B2DE8" w:rsidRPr="00FC4EA6" w:rsidRDefault="005B2DE8" w:rsidP="005118CE">
            <w:pPr>
              <w:spacing w:after="0"/>
              <w:jc w:val="center"/>
              <w:rPr>
                <w:rFonts w:ascii="Times New Roman" w:hAnsi="Times New Roman" w:cs="Times New Roman"/>
                <w:sz w:val="24"/>
                <w:szCs w:val="24"/>
              </w:rPr>
            </w:pPr>
            <w:r w:rsidRPr="00FC4EA6">
              <w:rPr>
                <w:rFonts w:ascii="Times New Roman" w:hAnsi="Times New Roman" w:cs="Times New Roman"/>
                <w:sz w:val="24"/>
                <w:szCs w:val="24"/>
              </w:rPr>
              <w:t>1,6</w:t>
            </w:r>
          </w:p>
        </w:tc>
      </w:tr>
    </w:tbl>
    <w:p w14:paraId="121E4C8C" w14:textId="77777777" w:rsidR="007F7897" w:rsidRPr="00FC4EA6" w:rsidRDefault="007F7897" w:rsidP="00C73D34">
      <w:pPr>
        <w:jc w:val="both"/>
        <w:rPr>
          <w:rFonts w:ascii="Times New Roman" w:hAnsi="Times New Roman" w:cs="Times New Roman"/>
          <w:sz w:val="24"/>
          <w:szCs w:val="24"/>
          <w:lang w:val="fr-FR"/>
        </w:rPr>
      </w:pPr>
    </w:p>
    <w:p w14:paraId="74B18BAF" w14:textId="6DC0A246" w:rsidR="005B2DE8" w:rsidRPr="00FC4EA6" w:rsidRDefault="005B2DE8" w:rsidP="00C73D34">
      <w:p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L’analy</w:t>
      </w:r>
      <w:r w:rsidR="00FA77D7" w:rsidRPr="00FC4EA6">
        <w:rPr>
          <w:rFonts w:ascii="Times New Roman" w:hAnsi="Times New Roman" w:cs="Times New Roman"/>
          <w:sz w:val="24"/>
          <w:szCs w:val="24"/>
          <w:lang w:val="fr-FR"/>
        </w:rPr>
        <w:t>se de ce tableau montre que 26 ,2</w:t>
      </w:r>
      <w:r w:rsidRPr="00FC4EA6">
        <w:rPr>
          <w:rFonts w:ascii="Times New Roman" w:hAnsi="Times New Roman" w:cs="Times New Roman"/>
          <w:sz w:val="24"/>
          <w:szCs w:val="24"/>
          <w:lang w:val="fr-FR"/>
        </w:rPr>
        <w:t>% des ho</w:t>
      </w:r>
      <w:r w:rsidR="00BE4054" w:rsidRPr="00FC4EA6">
        <w:rPr>
          <w:rFonts w:ascii="Times New Roman" w:hAnsi="Times New Roman" w:cs="Times New Roman"/>
          <w:sz w:val="24"/>
          <w:szCs w:val="24"/>
          <w:lang w:val="fr-FR"/>
        </w:rPr>
        <w:t>mmes contre 52,5% des femmes avaient</w:t>
      </w:r>
      <w:r w:rsidRPr="00FC4EA6">
        <w:rPr>
          <w:rFonts w:ascii="Times New Roman" w:hAnsi="Times New Roman" w:cs="Times New Roman"/>
          <w:sz w:val="24"/>
          <w:szCs w:val="24"/>
          <w:lang w:val="fr-FR"/>
        </w:rPr>
        <w:t xml:space="preserve"> une taille inférieure à 1,65m. Aussi, le poids moyen de</w:t>
      </w:r>
      <w:r w:rsidR="00BE4054" w:rsidRPr="00FC4EA6">
        <w:rPr>
          <w:rFonts w:ascii="Times New Roman" w:hAnsi="Times New Roman" w:cs="Times New Roman"/>
          <w:sz w:val="24"/>
          <w:szCs w:val="24"/>
          <w:lang w:val="fr-FR"/>
        </w:rPr>
        <w:t>s participants était de 50 à 70KG</w:t>
      </w:r>
      <w:r w:rsidRPr="00FC4EA6">
        <w:rPr>
          <w:rFonts w:ascii="Times New Roman" w:hAnsi="Times New Roman" w:cs="Times New Roman"/>
          <w:sz w:val="24"/>
          <w:szCs w:val="24"/>
          <w:lang w:val="fr-FR"/>
        </w:rPr>
        <w:t xml:space="preserve"> avec 35 hommes et 38 femmes pour respectivement 57,4 et 62,4%.</w:t>
      </w:r>
    </w:p>
    <w:p w14:paraId="17B6676B" w14:textId="2F6B46BD" w:rsidR="007F7897" w:rsidRPr="00FC4EA6" w:rsidRDefault="007F7897">
      <w:pPr>
        <w:rPr>
          <w:rFonts w:ascii="Times New Roman" w:hAnsi="Times New Roman" w:cs="Times New Roman"/>
          <w:b/>
          <w:sz w:val="24"/>
          <w:szCs w:val="24"/>
          <w:lang w:val="fr-FR"/>
        </w:rPr>
      </w:pPr>
      <w:r w:rsidRPr="00FC4EA6">
        <w:rPr>
          <w:rFonts w:ascii="Times New Roman" w:hAnsi="Times New Roman" w:cs="Times New Roman"/>
          <w:b/>
          <w:sz w:val="24"/>
          <w:szCs w:val="24"/>
          <w:lang w:val="fr-FR"/>
        </w:rPr>
        <w:br w:type="page"/>
      </w:r>
    </w:p>
    <w:p w14:paraId="4240D627" w14:textId="6A4841C2" w:rsidR="005B2DE8" w:rsidRPr="00FC4EA6" w:rsidRDefault="005B2DE8" w:rsidP="00C73D34">
      <w:pPr>
        <w:jc w:val="both"/>
        <w:rPr>
          <w:rFonts w:ascii="Times New Roman" w:hAnsi="Times New Roman" w:cs="Times New Roman"/>
          <w:b/>
          <w:sz w:val="24"/>
          <w:szCs w:val="24"/>
          <w:lang w:val="fr-FR"/>
        </w:rPr>
      </w:pPr>
      <w:r w:rsidRPr="00FC4EA6">
        <w:rPr>
          <w:rFonts w:ascii="Times New Roman" w:hAnsi="Times New Roman" w:cs="Times New Roman"/>
          <w:b/>
          <w:sz w:val="24"/>
          <w:szCs w:val="24"/>
          <w:lang w:val="fr-FR"/>
        </w:rPr>
        <w:lastRenderedPageBreak/>
        <w:t>IV.4. ANTECEDENTS MEDICAUX ET UROLOGIQUES HOMMES</w:t>
      </w:r>
    </w:p>
    <w:p w14:paraId="4C646717" w14:textId="54029F6A" w:rsidR="005B2DE8" w:rsidRPr="00FC4EA6" w:rsidRDefault="001A44B3" w:rsidP="00C73D34">
      <w:pPr>
        <w:pStyle w:val="Lgende"/>
        <w:jc w:val="both"/>
        <w:rPr>
          <w:rFonts w:ascii="Times New Roman" w:hAnsi="Times New Roman" w:cs="Times New Roman"/>
          <w:i w:val="0"/>
          <w:color w:val="auto"/>
          <w:sz w:val="24"/>
          <w:szCs w:val="24"/>
          <w:lang w:val="fr-FR"/>
        </w:rPr>
      </w:pPr>
      <w:bookmarkStart w:id="420" w:name="_Toc239432510"/>
      <w:r w:rsidRPr="00FC4EA6">
        <w:rPr>
          <w:rFonts w:ascii="Times New Roman" w:hAnsi="Times New Roman" w:cs="Times New Roman"/>
          <w:b/>
          <w:i w:val="0"/>
          <w:color w:val="auto"/>
          <w:sz w:val="24"/>
          <w:szCs w:val="24"/>
          <w:lang w:val="fr-FR"/>
        </w:rPr>
        <w:t>Tableau</w:t>
      </w:r>
      <w:r w:rsidR="001F1DF2" w:rsidRPr="00FC4EA6">
        <w:rPr>
          <w:rFonts w:ascii="Times New Roman" w:hAnsi="Times New Roman" w:cs="Times New Roman"/>
          <w:b/>
          <w:i w:val="0"/>
          <w:color w:val="auto"/>
          <w:sz w:val="24"/>
          <w:szCs w:val="24"/>
          <w:lang w:val="fr-FR"/>
        </w:rPr>
        <w:t xml:space="preserve"> XVII </w:t>
      </w:r>
      <w:r w:rsidR="005B2DE8" w:rsidRPr="00FC4EA6">
        <w:rPr>
          <w:rFonts w:ascii="Times New Roman" w:hAnsi="Times New Roman" w:cs="Times New Roman"/>
          <w:b/>
          <w:i w:val="0"/>
          <w:color w:val="auto"/>
          <w:sz w:val="24"/>
          <w:szCs w:val="24"/>
          <w:lang w:val="fr-FR"/>
        </w:rPr>
        <w:t>:</w:t>
      </w:r>
      <w:r w:rsidR="005B2DE8" w:rsidRPr="00FC4EA6">
        <w:rPr>
          <w:rFonts w:ascii="Times New Roman" w:hAnsi="Times New Roman" w:cs="Times New Roman"/>
          <w:i w:val="0"/>
          <w:color w:val="auto"/>
          <w:sz w:val="24"/>
          <w:szCs w:val="24"/>
          <w:lang w:val="fr-FR"/>
        </w:rPr>
        <w:t xml:space="preserve"> antécédents médicaux et urologiques de l’homme</w:t>
      </w:r>
      <w:bookmarkEnd w:id="420"/>
    </w:p>
    <w:tbl>
      <w:tblPr>
        <w:tblStyle w:val="Grilledutableau"/>
        <w:tblW w:w="0" w:type="auto"/>
        <w:tblInd w:w="5" w:type="dxa"/>
        <w:tblLook w:val="04A0" w:firstRow="1" w:lastRow="0" w:firstColumn="1" w:lastColumn="0" w:noHBand="0" w:noVBand="1"/>
      </w:tblPr>
      <w:tblGrid>
        <w:gridCol w:w="3505"/>
        <w:gridCol w:w="1227"/>
        <w:gridCol w:w="2075"/>
        <w:gridCol w:w="2255"/>
      </w:tblGrid>
      <w:tr w:rsidR="005B2DE8" w:rsidRPr="00FC4EA6" w14:paraId="2CD1B383" w14:textId="77777777" w:rsidTr="005B2DE8">
        <w:tc>
          <w:tcPr>
            <w:tcW w:w="9062" w:type="dxa"/>
            <w:gridSpan w:val="4"/>
            <w:tcBorders>
              <w:top w:val="single" w:sz="12" w:space="0" w:color="auto"/>
              <w:left w:val="nil"/>
              <w:bottom w:val="nil"/>
              <w:right w:val="nil"/>
            </w:tcBorders>
          </w:tcPr>
          <w:p w14:paraId="42D3BDCA" w14:textId="1D9EDF49" w:rsidR="005B2DE8" w:rsidRPr="00FC4EA6" w:rsidRDefault="005B2DE8"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Variables                                                                          Homme</w:t>
            </w:r>
          </w:p>
          <w:p w14:paraId="5024BF74" w14:textId="631ECD83" w:rsidR="005B2DE8" w:rsidRPr="00FC4EA6" w:rsidRDefault="005B2DE8"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N═61</w:t>
            </w:r>
          </w:p>
        </w:tc>
      </w:tr>
      <w:tr w:rsidR="005B2DE8" w:rsidRPr="00FC4EA6" w14:paraId="546C04FD" w14:textId="77777777" w:rsidTr="005B2DE8">
        <w:trPr>
          <w:gridBefore w:val="2"/>
          <w:wBefore w:w="4732" w:type="dxa"/>
        </w:trPr>
        <w:tc>
          <w:tcPr>
            <w:tcW w:w="4330" w:type="dxa"/>
            <w:gridSpan w:val="2"/>
            <w:tcBorders>
              <w:left w:val="nil"/>
              <w:bottom w:val="nil"/>
              <w:right w:val="nil"/>
            </w:tcBorders>
          </w:tcPr>
          <w:p w14:paraId="03E0716D" w14:textId="4826E12B" w:rsidR="005B2DE8" w:rsidRPr="00FC4EA6" w:rsidRDefault="00BD6D98" w:rsidP="0019796D">
            <w:pPr>
              <w:spacing w:after="0"/>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r w:rsidR="005B2DE8" w:rsidRPr="00FC4EA6">
              <w:rPr>
                <w:rFonts w:ascii="Times New Roman" w:hAnsi="Times New Roman" w:cs="Times New Roman"/>
                <w:sz w:val="24"/>
                <w:szCs w:val="24"/>
              </w:rPr>
              <w:t xml:space="preserve">                                 %</w:t>
            </w:r>
          </w:p>
        </w:tc>
      </w:tr>
      <w:tr w:rsidR="005B2DE8" w:rsidRPr="00FC4EA6" w14:paraId="604F478F" w14:textId="77777777" w:rsidTr="00CE6F55">
        <w:tc>
          <w:tcPr>
            <w:tcW w:w="3505" w:type="dxa"/>
            <w:tcBorders>
              <w:top w:val="single" w:sz="12" w:space="0" w:color="auto"/>
              <w:left w:val="nil"/>
              <w:bottom w:val="nil"/>
              <w:right w:val="nil"/>
            </w:tcBorders>
          </w:tcPr>
          <w:p w14:paraId="02D14483" w14:textId="77777777" w:rsidR="004967C3" w:rsidRPr="00FC4EA6" w:rsidRDefault="005B2DE8"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ATCD d’IST</w:t>
            </w:r>
            <w:r w:rsidR="004967C3" w:rsidRPr="00FC4EA6">
              <w:rPr>
                <w:rFonts w:ascii="Times New Roman" w:hAnsi="Times New Roman" w:cs="Times New Roman"/>
                <w:sz w:val="24"/>
                <w:szCs w:val="24"/>
              </w:rPr>
              <w:t> :</w:t>
            </w:r>
          </w:p>
          <w:p w14:paraId="04D076DA" w14:textId="2FBF0ECE"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Oui</w:t>
            </w:r>
          </w:p>
          <w:p w14:paraId="07474ACD" w14:textId="4C6C2E6F" w:rsidR="005B2DE8"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Non</w:t>
            </w:r>
          </w:p>
          <w:p w14:paraId="028D77EC" w14:textId="77777777" w:rsidR="00CE6F55" w:rsidRPr="00FC4EA6" w:rsidRDefault="00CE6F55" w:rsidP="0019796D">
            <w:pPr>
              <w:spacing w:after="0"/>
              <w:jc w:val="center"/>
              <w:rPr>
                <w:rFonts w:ascii="Times New Roman" w:hAnsi="Times New Roman" w:cs="Times New Roman"/>
                <w:sz w:val="24"/>
                <w:szCs w:val="24"/>
              </w:rPr>
            </w:pPr>
          </w:p>
          <w:p w14:paraId="4F08460F" w14:textId="6024E5B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Si oui préciser :</w:t>
            </w:r>
          </w:p>
        </w:tc>
        <w:tc>
          <w:tcPr>
            <w:tcW w:w="1227" w:type="dxa"/>
            <w:tcBorders>
              <w:top w:val="single" w:sz="12" w:space="0" w:color="auto"/>
              <w:left w:val="nil"/>
              <w:bottom w:val="nil"/>
              <w:right w:val="nil"/>
            </w:tcBorders>
          </w:tcPr>
          <w:p w14:paraId="133A13BE" w14:textId="6A39C68D" w:rsidR="005B2DE8" w:rsidRPr="00FC4EA6" w:rsidRDefault="005B2DE8" w:rsidP="0019796D">
            <w:pPr>
              <w:spacing w:after="0"/>
              <w:jc w:val="center"/>
              <w:rPr>
                <w:rFonts w:ascii="Times New Roman" w:hAnsi="Times New Roman" w:cs="Times New Roman"/>
                <w:sz w:val="24"/>
                <w:szCs w:val="24"/>
              </w:rPr>
            </w:pPr>
          </w:p>
        </w:tc>
        <w:tc>
          <w:tcPr>
            <w:tcW w:w="2075" w:type="dxa"/>
            <w:tcBorders>
              <w:top w:val="single" w:sz="12" w:space="0" w:color="auto"/>
              <w:left w:val="nil"/>
              <w:bottom w:val="nil"/>
              <w:right w:val="nil"/>
            </w:tcBorders>
          </w:tcPr>
          <w:p w14:paraId="356731E9" w14:textId="77777777" w:rsidR="004967C3" w:rsidRPr="00FC4EA6" w:rsidRDefault="004967C3" w:rsidP="0019796D">
            <w:pPr>
              <w:spacing w:after="0"/>
              <w:jc w:val="center"/>
              <w:rPr>
                <w:rFonts w:ascii="Times New Roman" w:hAnsi="Times New Roman" w:cs="Times New Roman"/>
                <w:sz w:val="24"/>
                <w:szCs w:val="24"/>
              </w:rPr>
            </w:pPr>
          </w:p>
          <w:p w14:paraId="36142914" w14:textId="313E12E2" w:rsidR="005B2DE8" w:rsidRPr="00FC4EA6" w:rsidRDefault="005B2DE8"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40</w:t>
            </w:r>
          </w:p>
          <w:p w14:paraId="3E78C1ED" w14:textId="77777777" w:rsidR="005B2DE8" w:rsidRPr="00FC4EA6" w:rsidRDefault="005B2DE8"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21</w:t>
            </w:r>
          </w:p>
          <w:p w14:paraId="39B47CE3" w14:textId="77777777" w:rsidR="005B2DE8" w:rsidRPr="00FC4EA6" w:rsidRDefault="005B2DE8" w:rsidP="0019796D">
            <w:pPr>
              <w:spacing w:after="0"/>
              <w:jc w:val="center"/>
              <w:rPr>
                <w:rFonts w:ascii="Times New Roman" w:hAnsi="Times New Roman" w:cs="Times New Roman"/>
                <w:sz w:val="24"/>
                <w:szCs w:val="24"/>
              </w:rPr>
            </w:pPr>
          </w:p>
        </w:tc>
        <w:tc>
          <w:tcPr>
            <w:tcW w:w="2255" w:type="dxa"/>
            <w:tcBorders>
              <w:top w:val="single" w:sz="12" w:space="0" w:color="auto"/>
              <w:left w:val="nil"/>
              <w:bottom w:val="nil"/>
              <w:right w:val="nil"/>
            </w:tcBorders>
          </w:tcPr>
          <w:p w14:paraId="3BFB33CB" w14:textId="77777777" w:rsidR="004967C3" w:rsidRPr="00FC4EA6" w:rsidRDefault="004967C3" w:rsidP="0019796D">
            <w:pPr>
              <w:spacing w:after="0"/>
              <w:jc w:val="center"/>
              <w:rPr>
                <w:rFonts w:ascii="Times New Roman" w:hAnsi="Times New Roman" w:cs="Times New Roman"/>
                <w:sz w:val="24"/>
                <w:szCs w:val="24"/>
              </w:rPr>
            </w:pPr>
          </w:p>
          <w:p w14:paraId="5C27D77F" w14:textId="52F27EE7" w:rsidR="005B2DE8" w:rsidRPr="00FC4EA6" w:rsidRDefault="005B2DE8"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65,6</w:t>
            </w:r>
          </w:p>
          <w:p w14:paraId="7F830477" w14:textId="77777777" w:rsidR="005B2DE8" w:rsidRPr="00FC4EA6" w:rsidRDefault="005B2DE8"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34,4</w:t>
            </w:r>
          </w:p>
        </w:tc>
      </w:tr>
      <w:tr w:rsidR="004967C3" w:rsidRPr="00FC4EA6" w14:paraId="6CF724A6" w14:textId="77777777" w:rsidTr="00CE6F55">
        <w:tc>
          <w:tcPr>
            <w:tcW w:w="3505" w:type="dxa"/>
            <w:tcBorders>
              <w:top w:val="nil"/>
              <w:left w:val="nil"/>
              <w:bottom w:val="nil"/>
              <w:right w:val="nil"/>
            </w:tcBorders>
          </w:tcPr>
          <w:p w14:paraId="4D071C97"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Chlamydia trachomatis</w:t>
            </w:r>
          </w:p>
          <w:p w14:paraId="24E09AA2"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Gonocoque</w:t>
            </w:r>
          </w:p>
          <w:p w14:paraId="57990128"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Syphilis</w:t>
            </w:r>
          </w:p>
          <w:p w14:paraId="23CE403D"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Mycoplasma</w:t>
            </w:r>
          </w:p>
          <w:p w14:paraId="3A831C6F" w14:textId="77777777" w:rsidR="004967C3" w:rsidRPr="00FC4EA6" w:rsidRDefault="004967C3" w:rsidP="0019796D">
            <w:pPr>
              <w:spacing w:after="0"/>
              <w:jc w:val="center"/>
              <w:rPr>
                <w:rFonts w:ascii="Times New Roman" w:hAnsi="Times New Roman" w:cs="Times New Roman"/>
                <w:sz w:val="24"/>
                <w:szCs w:val="24"/>
              </w:rPr>
            </w:pPr>
            <w:proofErr w:type="spellStart"/>
            <w:r w:rsidRPr="00FC4EA6">
              <w:rPr>
                <w:rFonts w:ascii="Times New Roman" w:hAnsi="Times New Roman" w:cs="Times New Roman"/>
                <w:sz w:val="24"/>
                <w:szCs w:val="24"/>
              </w:rPr>
              <w:t>Ureaplama</w:t>
            </w:r>
            <w:proofErr w:type="spellEnd"/>
            <w:r w:rsidRPr="00FC4EA6">
              <w:rPr>
                <w:rFonts w:ascii="Times New Roman" w:hAnsi="Times New Roman" w:cs="Times New Roman"/>
                <w:sz w:val="24"/>
                <w:szCs w:val="24"/>
              </w:rPr>
              <w:t xml:space="preserve"> </w:t>
            </w:r>
            <w:proofErr w:type="spellStart"/>
            <w:r w:rsidRPr="00FC4EA6">
              <w:rPr>
                <w:rFonts w:ascii="Times New Roman" w:hAnsi="Times New Roman" w:cs="Times New Roman"/>
                <w:sz w:val="24"/>
                <w:szCs w:val="24"/>
              </w:rPr>
              <w:t>urealyticun</w:t>
            </w:r>
            <w:proofErr w:type="spellEnd"/>
          </w:p>
          <w:p w14:paraId="52E6919C"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VIH</w:t>
            </w:r>
          </w:p>
          <w:p w14:paraId="5C791C61" w14:textId="4FA7C41C"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Autres</w:t>
            </w:r>
          </w:p>
        </w:tc>
        <w:tc>
          <w:tcPr>
            <w:tcW w:w="1227" w:type="dxa"/>
            <w:tcBorders>
              <w:top w:val="nil"/>
              <w:left w:val="nil"/>
              <w:bottom w:val="nil"/>
              <w:right w:val="nil"/>
            </w:tcBorders>
          </w:tcPr>
          <w:p w14:paraId="0678AE2A" w14:textId="618415D8" w:rsidR="004967C3" w:rsidRPr="00FC4EA6" w:rsidRDefault="004967C3" w:rsidP="0019796D">
            <w:pPr>
              <w:spacing w:after="0"/>
              <w:jc w:val="center"/>
              <w:rPr>
                <w:rFonts w:ascii="Times New Roman" w:hAnsi="Times New Roman" w:cs="Times New Roman"/>
                <w:sz w:val="24"/>
                <w:szCs w:val="24"/>
              </w:rPr>
            </w:pPr>
          </w:p>
        </w:tc>
        <w:tc>
          <w:tcPr>
            <w:tcW w:w="2075" w:type="dxa"/>
            <w:tcBorders>
              <w:top w:val="nil"/>
              <w:left w:val="nil"/>
              <w:bottom w:val="nil"/>
              <w:right w:val="nil"/>
            </w:tcBorders>
          </w:tcPr>
          <w:p w14:paraId="436F9128"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16</w:t>
            </w:r>
          </w:p>
          <w:p w14:paraId="2A208645" w14:textId="25CA7B9A"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9</w:t>
            </w:r>
          </w:p>
          <w:p w14:paraId="3CCBDDA2"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19</w:t>
            </w:r>
          </w:p>
          <w:p w14:paraId="74025E26" w14:textId="335382B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12</w:t>
            </w:r>
          </w:p>
          <w:p w14:paraId="19E2D0E4" w14:textId="669DEDC0" w:rsidR="004967C3" w:rsidRPr="00FC4EA6" w:rsidRDefault="00CE6F55"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1</w:t>
            </w:r>
            <w:r w:rsidR="004967C3" w:rsidRPr="00FC4EA6">
              <w:rPr>
                <w:rFonts w:ascii="Times New Roman" w:hAnsi="Times New Roman" w:cs="Times New Roman"/>
                <w:sz w:val="24"/>
                <w:szCs w:val="24"/>
              </w:rPr>
              <w:t>1</w:t>
            </w:r>
          </w:p>
          <w:p w14:paraId="2D7482B0" w14:textId="3D8CDB15"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1</w:t>
            </w:r>
          </w:p>
          <w:p w14:paraId="69C654D4" w14:textId="48A281D0"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3</w:t>
            </w:r>
          </w:p>
        </w:tc>
        <w:tc>
          <w:tcPr>
            <w:tcW w:w="2255" w:type="dxa"/>
            <w:tcBorders>
              <w:top w:val="nil"/>
              <w:left w:val="nil"/>
              <w:bottom w:val="nil"/>
              <w:right w:val="nil"/>
            </w:tcBorders>
          </w:tcPr>
          <w:p w14:paraId="42FF8A47"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26,2</w:t>
            </w:r>
          </w:p>
          <w:p w14:paraId="606892BE"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14,8</w:t>
            </w:r>
          </w:p>
          <w:p w14:paraId="26D271C5"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31,1</w:t>
            </w:r>
          </w:p>
          <w:p w14:paraId="726357DF"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19,7</w:t>
            </w:r>
          </w:p>
          <w:p w14:paraId="682F06E3" w14:textId="53B6D5E3"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18</w:t>
            </w:r>
          </w:p>
          <w:p w14:paraId="6F281C7C" w14:textId="5FBD9236"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1,6</w:t>
            </w:r>
          </w:p>
          <w:p w14:paraId="70D9C212"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4,9</w:t>
            </w:r>
          </w:p>
        </w:tc>
      </w:tr>
      <w:tr w:rsidR="004967C3" w:rsidRPr="00FC4EA6" w14:paraId="4821731E" w14:textId="77777777" w:rsidTr="00CE6F55">
        <w:tc>
          <w:tcPr>
            <w:tcW w:w="3505" w:type="dxa"/>
            <w:tcBorders>
              <w:top w:val="nil"/>
              <w:left w:val="nil"/>
              <w:bottom w:val="nil"/>
              <w:right w:val="nil"/>
            </w:tcBorders>
          </w:tcPr>
          <w:p w14:paraId="5A601562" w14:textId="77777777" w:rsidR="00CE6F55" w:rsidRPr="00FC4EA6" w:rsidRDefault="00CE6F55" w:rsidP="0019796D">
            <w:pPr>
              <w:spacing w:after="0"/>
              <w:jc w:val="center"/>
              <w:rPr>
                <w:rFonts w:ascii="Times New Roman" w:hAnsi="Times New Roman" w:cs="Times New Roman"/>
                <w:sz w:val="24"/>
                <w:szCs w:val="24"/>
              </w:rPr>
            </w:pPr>
          </w:p>
          <w:p w14:paraId="0348D24F" w14:textId="721B46C0"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 xml:space="preserve">ATCD de chirurgie </w:t>
            </w:r>
            <w:proofErr w:type="spellStart"/>
            <w:r w:rsidRPr="00FC4EA6">
              <w:rPr>
                <w:rFonts w:ascii="Times New Roman" w:hAnsi="Times New Roman" w:cs="Times New Roman"/>
                <w:sz w:val="24"/>
                <w:szCs w:val="24"/>
              </w:rPr>
              <w:t>srotale</w:t>
            </w:r>
            <w:proofErr w:type="spellEnd"/>
            <w:r w:rsidRPr="00FC4EA6">
              <w:rPr>
                <w:rFonts w:ascii="Times New Roman" w:hAnsi="Times New Roman" w:cs="Times New Roman"/>
                <w:sz w:val="24"/>
                <w:szCs w:val="24"/>
              </w:rPr>
              <w:t>/testiculaire</w:t>
            </w:r>
          </w:p>
          <w:p w14:paraId="3ECA154C" w14:textId="77777777" w:rsidR="004967C3" w:rsidRPr="00FC4EA6" w:rsidRDefault="00167BC6"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Oui</w:t>
            </w:r>
          </w:p>
          <w:p w14:paraId="71FF27CE" w14:textId="5F4C4744" w:rsidR="00167BC6" w:rsidRPr="00FC4EA6" w:rsidRDefault="00167BC6"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Non</w:t>
            </w:r>
          </w:p>
        </w:tc>
        <w:tc>
          <w:tcPr>
            <w:tcW w:w="1227" w:type="dxa"/>
            <w:tcBorders>
              <w:top w:val="nil"/>
              <w:left w:val="nil"/>
              <w:bottom w:val="nil"/>
              <w:right w:val="nil"/>
            </w:tcBorders>
          </w:tcPr>
          <w:p w14:paraId="75982634" w14:textId="668307A5" w:rsidR="004967C3" w:rsidRPr="00FC4EA6" w:rsidRDefault="004967C3" w:rsidP="0019796D">
            <w:pPr>
              <w:spacing w:after="0"/>
              <w:jc w:val="center"/>
              <w:rPr>
                <w:rFonts w:ascii="Times New Roman" w:hAnsi="Times New Roman" w:cs="Times New Roman"/>
                <w:sz w:val="24"/>
                <w:szCs w:val="24"/>
              </w:rPr>
            </w:pPr>
          </w:p>
        </w:tc>
        <w:tc>
          <w:tcPr>
            <w:tcW w:w="2075" w:type="dxa"/>
            <w:tcBorders>
              <w:top w:val="nil"/>
              <w:left w:val="nil"/>
              <w:bottom w:val="nil"/>
              <w:right w:val="nil"/>
            </w:tcBorders>
          </w:tcPr>
          <w:p w14:paraId="7EFC2153" w14:textId="77777777" w:rsidR="00167BC6" w:rsidRPr="00FC4EA6" w:rsidRDefault="00167BC6" w:rsidP="0019796D">
            <w:pPr>
              <w:spacing w:after="0"/>
              <w:jc w:val="center"/>
              <w:rPr>
                <w:rFonts w:ascii="Times New Roman" w:hAnsi="Times New Roman" w:cs="Times New Roman"/>
                <w:sz w:val="24"/>
                <w:szCs w:val="24"/>
              </w:rPr>
            </w:pPr>
          </w:p>
          <w:p w14:paraId="2E936D1B" w14:textId="77777777" w:rsidR="00167BC6" w:rsidRPr="00FC4EA6" w:rsidRDefault="00167BC6" w:rsidP="0019796D">
            <w:pPr>
              <w:spacing w:after="0"/>
              <w:jc w:val="center"/>
              <w:rPr>
                <w:rFonts w:ascii="Times New Roman" w:hAnsi="Times New Roman" w:cs="Times New Roman"/>
                <w:sz w:val="24"/>
                <w:szCs w:val="24"/>
              </w:rPr>
            </w:pPr>
          </w:p>
          <w:p w14:paraId="68FE9652" w14:textId="29975B39"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7</w:t>
            </w:r>
          </w:p>
          <w:p w14:paraId="09D9A454"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54</w:t>
            </w:r>
          </w:p>
        </w:tc>
        <w:tc>
          <w:tcPr>
            <w:tcW w:w="2255" w:type="dxa"/>
            <w:tcBorders>
              <w:top w:val="nil"/>
              <w:left w:val="nil"/>
              <w:bottom w:val="nil"/>
              <w:right w:val="nil"/>
            </w:tcBorders>
          </w:tcPr>
          <w:p w14:paraId="29B50F33" w14:textId="77777777" w:rsidR="00167BC6" w:rsidRPr="00FC4EA6" w:rsidRDefault="00167BC6" w:rsidP="0019796D">
            <w:pPr>
              <w:spacing w:after="0"/>
              <w:jc w:val="center"/>
              <w:rPr>
                <w:rFonts w:ascii="Times New Roman" w:hAnsi="Times New Roman" w:cs="Times New Roman"/>
                <w:sz w:val="24"/>
                <w:szCs w:val="24"/>
              </w:rPr>
            </w:pPr>
          </w:p>
          <w:p w14:paraId="17AA9E44" w14:textId="77777777" w:rsidR="00167BC6" w:rsidRPr="00FC4EA6" w:rsidRDefault="00167BC6" w:rsidP="0019796D">
            <w:pPr>
              <w:spacing w:after="0"/>
              <w:jc w:val="center"/>
              <w:rPr>
                <w:rFonts w:ascii="Times New Roman" w:hAnsi="Times New Roman" w:cs="Times New Roman"/>
                <w:sz w:val="24"/>
                <w:szCs w:val="24"/>
              </w:rPr>
            </w:pPr>
          </w:p>
          <w:p w14:paraId="7D81EA80" w14:textId="2214EBE6"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11,5</w:t>
            </w:r>
          </w:p>
          <w:p w14:paraId="7C0E3558"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88,5</w:t>
            </w:r>
          </w:p>
        </w:tc>
      </w:tr>
      <w:tr w:rsidR="004967C3" w:rsidRPr="00FC4EA6" w14:paraId="7D662D76" w14:textId="77777777" w:rsidTr="00CE6F55">
        <w:tc>
          <w:tcPr>
            <w:tcW w:w="3505" w:type="dxa"/>
            <w:tcBorders>
              <w:top w:val="nil"/>
              <w:left w:val="nil"/>
              <w:bottom w:val="nil"/>
              <w:right w:val="nil"/>
            </w:tcBorders>
          </w:tcPr>
          <w:p w14:paraId="44DE83A2" w14:textId="77777777" w:rsidR="00167BC6"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Alcool</w:t>
            </w:r>
          </w:p>
          <w:p w14:paraId="0C87E2B0" w14:textId="77777777" w:rsidR="00167BC6" w:rsidRPr="00FC4EA6" w:rsidRDefault="00167BC6"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Non</w:t>
            </w:r>
          </w:p>
          <w:p w14:paraId="464A335E" w14:textId="1B763920" w:rsidR="004967C3" w:rsidRPr="00FC4EA6" w:rsidRDefault="00167BC6"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Oui</w:t>
            </w:r>
          </w:p>
        </w:tc>
        <w:tc>
          <w:tcPr>
            <w:tcW w:w="1227" w:type="dxa"/>
            <w:tcBorders>
              <w:top w:val="nil"/>
              <w:left w:val="nil"/>
              <w:bottom w:val="nil"/>
              <w:right w:val="nil"/>
            </w:tcBorders>
          </w:tcPr>
          <w:p w14:paraId="7A89609E" w14:textId="23772A46" w:rsidR="004967C3" w:rsidRPr="00FC4EA6" w:rsidRDefault="004967C3" w:rsidP="0019796D">
            <w:pPr>
              <w:spacing w:after="0"/>
              <w:jc w:val="center"/>
              <w:rPr>
                <w:rFonts w:ascii="Times New Roman" w:hAnsi="Times New Roman" w:cs="Times New Roman"/>
                <w:sz w:val="24"/>
                <w:szCs w:val="24"/>
              </w:rPr>
            </w:pPr>
          </w:p>
        </w:tc>
        <w:tc>
          <w:tcPr>
            <w:tcW w:w="2075" w:type="dxa"/>
            <w:tcBorders>
              <w:top w:val="nil"/>
              <w:left w:val="nil"/>
              <w:bottom w:val="nil"/>
              <w:right w:val="nil"/>
            </w:tcBorders>
          </w:tcPr>
          <w:p w14:paraId="0DA41C11" w14:textId="77777777" w:rsidR="00167BC6" w:rsidRPr="00FC4EA6" w:rsidRDefault="00167BC6" w:rsidP="0019796D">
            <w:pPr>
              <w:spacing w:after="0"/>
              <w:jc w:val="center"/>
              <w:rPr>
                <w:rFonts w:ascii="Times New Roman" w:hAnsi="Times New Roman" w:cs="Times New Roman"/>
                <w:sz w:val="24"/>
                <w:szCs w:val="24"/>
              </w:rPr>
            </w:pPr>
          </w:p>
          <w:p w14:paraId="034C976C" w14:textId="2D9D7BD3"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24</w:t>
            </w:r>
          </w:p>
          <w:p w14:paraId="2C59ADD4"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37</w:t>
            </w:r>
          </w:p>
        </w:tc>
        <w:tc>
          <w:tcPr>
            <w:tcW w:w="2255" w:type="dxa"/>
            <w:tcBorders>
              <w:top w:val="nil"/>
              <w:left w:val="nil"/>
              <w:bottom w:val="nil"/>
              <w:right w:val="nil"/>
            </w:tcBorders>
          </w:tcPr>
          <w:p w14:paraId="78EF8079" w14:textId="77777777" w:rsidR="00167BC6" w:rsidRPr="00FC4EA6" w:rsidRDefault="00167BC6" w:rsidP="0019796D">
            <w:pPr>
              <w:spacing w:after="0"/>
              <w:jc w:val="center"/>
              <w:rPr>
                <w:rFonts w:ascii="Times New Roman" w:hAnsi="Times New Roman" w:cs="Times New Roman"/>
                <w:sz w:val="24"/>
                <w:szCs w:val="24"/>
              </w:rPr>
            </w:pPr>
          </w:p>
          <w:p w14:paraId="076E5C36" w14:textId="6BD5822A"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39,3</w:t>
            </w:r>
          </w:p>
          <w:p w14:paraId="2FD444F5"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60,7</w:t>
            </w:r>
          </w:p>
        </w:tc>
      </w:tr>
      <w:tr w:rsidR="004967C3" w:rsidRPr="00FC4EA6" w14:paraId="7EC04E42" w14:textId="77777777" w:rsidTr="00CE6F55">
        <w:tc>
          <w:tcPr>
            <w:tcW w:w="3505" w:type="dxa"/>
            <w:tcBorders>
              <w:top w:val="nil"/>
              <w:left w:val="nil"/>
              <w:bottom w:val="single" w:sz="12" w:space="0" w:color="auto"/>
              <w:right w:val="nil"/>
            </w:tcBorders>
          </w:tcPr>
          <w:p w14:paraId="29498174" w14:textId="77777777" w:rsidR="004967C3" w:rsidRPr="00FC4EA6" w:rsidRDefault="00167BC6"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Tabac :</w:t>
            </w:r>
          </w:p>
          <w:p w14:paraId="306E7DA2" w14:textId="77777777" w:rsidR="00167BC6" w:rsidRPr="00FC4EA6" w:rsidRDefault="00167BC6"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Oui</w:t>
            </w:r>
          </w:p>
          <w:p w14:paraId="53EB0C7D" w14:textId="19D678FC" w:rsidR="00167BC6" w:rsidRPr="00FC4EA6" w:rsidRDefault="00167BC6"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Non</w:t>
            </w:r>
          </w:p>
        </w:tc>
        <w:tc>
          <w:tcPr>
            <w:tcW w:w="1227" w:type="dxa"/>
            <w:tcBorders>
              <w:top w:val="nil"/>
              <w:left w:val="nil"/>
              <w:bottom w:val="single" w:sz="12" w:space="0" w:color="auto"/>
              <w:right w:val="nil"/>
            </w:tcBorders>
          </w:tcPr>
          <w:p w14:paraId="0801544D" w14:textId="09848A17" w:rsidR="004967C3" w:rsidRPr="00FC4EA6" w:rsidRDefault="004967C3" w:rsidP="0019796D">
            <w:pPr>
              <w:spacing w:after="0"/>
              <w:jc w:val="center"/>
              <w:rPr>
                <w:rFonts w:ascii="Times New Roman" w:hAnsi="Times New Roman" w:cs="Times New Roman"/>
                <w:sz w:val="24"/>
                <w:szCs w:val="24"/>
              </w:rPr>
            </w:pPr>
          </w:p>
        </w:tc>
        <w:tc>
          <w:tcPr>
            <w:tcW w:w="2075" w:type="dxa"/>
            <w:tcBorders>
              <w:top w:val="nil"/>
              <w:left w:val="nil"/>
              <w:bottom w:val="single" w:sz="12" w:space="0" w:color="auto"/>
              <w:right w:val="nil"/>
            </w:tcBorders>
          </w:tcPr>
          <w:p w14:paraId="1D2A372F" w14:textId="77777777" w:rsidR="00167BC6" w:rsidRPr="00FC4EA6" w:rsidRDefault="00167BC6" w:rsidP="0019796D">
            <w:pPr>
              <w:spacing w:after="0"/>
              <w:jc w:val="center"/>
              <w:rPr>
                <w:rFonts w:ascii="Times New Roman" w:hAnsi="Times New Roman" w:cs="Times New Roman"/>
                <w:sz w:val="24"/>
                <w:szCs w:val="24"/>
              </w:rPr>
            </w:pPr>
          </w:p>
          <w:p w14:paraId="360BC3D9" w14:textId="3CB23F11"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32</w:t>
            </w:r>
          </w:p>
          <w:p w14:paraId="7C65264F"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29</w:t>
            </w:r>
          </w:p>
        </w:tc>
        <w:tc>
          <w:tcPr>
            <w:tcW w:w="2255" w:type="dxa"/>
            <w:tcBorders>
              <w:top w:val="nil"/>
              <w:left w:val="nil"/>
              <w:bottom w:val="single" w:sz="12" w:space="0" w:color="auto"/>
              <w:right w:val="nil"/>
            </w:tcBorders>
          </w:tcPr>
          <w:p w14:paraId="7C756309" w14:textId="77777777" w:rsidR="00167BC6" w:rsidRPr="00FC4EA6" w:rsidRDefault="00167BC6" w:rsidP="0019796D">
            <w:pPr>
              <w:spacing w:after="0"/>
              <w:jc w:val="center"/>
              <w:rPr>
                <w:rFonts w:ascii="Times New Roman" w:hAnsi="Times New Roman" w:cs="Times New Roman"/>
                <w:sz w:val="24"/>
                <w:szCs w:val="24"/>
              </w:rPr>
            </w:pPr>
          </w:p>
          <w:p w14:paraId="4F7B93AB" w14:textId="7793CEE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52,5</w:t>
            </w:r>
          </w:p>
          <w:p w14:paraId="52DCE169" w14:textId="77777777" w:rsidR="004967C3" w:rsidRPr="00FC4EA6" w:rsidRDefault="004967C3" w:rsidP="0019796D">
            <w:pPr>
              <w:spacing w:after="0"/>
              <w:jc w:val="center"/>
              <w:rPr>
                <w:rFonts w:ascii="Times New Roman" w:hAnsi="Times New Roman" w:cs="Times New Roman"/>
                <w:sz w:val="24"/>
                <w:szCs w:val="24"/>
              </w:rPr>
            </w:pPr>
            <w:r w:rsidRPr="00FC4EA6">
              <w:rPr>
                <w:rFonts w:ascii="Times New Roman" w:hAnsi="Times New Roman" w:cs="Times New Roman"/>
                <w:sz w:val="24"/>
                <w:szCs w:val="24"/>
              </w:rPr>
              <w:t>47,5</w:t>
            </w:r>
          </w:p>
        </w:tc>
      </w:tr>
    </w:tbl>
    <w:p w14:paraId="044EDA9A" w14:textId="77777777" w:rsidR="00CE6F55" w:rsidRPr="00FC4EA6" w:rsidRDefault="00CE6F55" w:rsidP="0019796D">
      <w:pPr>
        <w:jc w:val="center"/>
        <w:rPr>
          <w:rFonts w:ascii="Times New Roman" w:hAnsi="Times New Roman" w:cs="Times New Roman"/>
          <w:sz w:val="24"/>
          <w:szCs w:val="24"/>
          <w:lang w:val="fr-FR"/>
        </w:rPr>
      </w:pPr>
    </w:p>
    <w:p w14:paraId="07C3B17A" w14:textId="596EDBBB" w:rsidR="005B2DE8" w:rsidRPr="00FC4EA6" w:rsidRDefault="005B2DE8" w:rsidP="007F7897">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lastRenderedPageBreak/>
        <w:t xml:space="preserve">L’analyse de ce tableau montre </w:t>
      </w:r>
      <w:r w:rsidR="00CE6F55" w:rsidRPr="00FC4EA6">
        <w:rPr>
          <w:rFonts w:ascii="Times New Roman" w:hAnsi="Times New Roman" w:cs="Times New Roman"/>
          <w:sz w:val="24"/>
          <w:szCs w:val="24"/>
          <w:lang w:val="fr-FR"/>
        </w:rPr>
        <w:t>que plus</w:t>
      </w:r>
      <w:r w:rsidRPr="00FC4EA6">
        <w:rPr>
          <w:rFonts w:ascii="Times New Roman" w:hAnsi="Times New Roman" w:cs="Times New Roman"/>
          <w:sz w:val="24"/>
          <w:szCs w:val="24"/>
          <w:lang w:val="fr-FR"/>
        </w:rPr>
        <w:t xml:space="preserve"> de </w:t>
      </w:r>
      <w:r w:rsidR="005D4695" w:rsidRPr="00FC4EA6">
        <w:rPr>
          <w:rFonts w:ascii="Times New Roman" w:hAnsi="Times New Roman" w:cs="Times New Roman"/>
          <w:sz w:val="24"/>
          <w:szCs w:val="24"/>
          <w:lang w:val="fr-FR"/>
        </w:rPr>
        <w:t>la moitié des hommes enquêtés</w:t>
      </w:r>
      <w:r w:rsidR="00BE4054" w:rsidRPr="00FC4EA6">
        <w:rPr>
          <w:rFonts w:ascii="Times New Roman" w:hAnsi="Times New Roman" w:cs="Times New Roman"/>
          <w:sz w:val="24"/>
          <w:szCs w:val="24"/>
          <w:lang w:val="fr-FR"/>
        </w:rPr>
        <w:t xml:space="preserve"> avaient</w:t>
      </w:r>
      <w:r w:rsidRPr="00FC4EA6">
        <w:rPr>
          <w:rFonts w:ascii="Times New Roman" w:hAnsi="Times New Roman" w:cs="Times New Roman"/>
          <w:sz w:val="24"/>
          <w:szCs w:val="24"/>
          <w:lang w:val="fr-FR"/>
        </w:rPr>
        <w:t xml:space="preserve"> les antécédents d’IST soit 65,6% des participants et qu</w:t>
      </w:r>
      <w:r w:rsidR="00BE4054" w:rsidRPr="00FC4EA6">
        <w:rPr>
          <w:rFonts w:ascii="Times New Roman" w:hAnsi="Times New Roman" w:cs="Times New Roman"/>
          <w:sz w:val="24"/>
          <w:szCs w:val="24"/>
          <w:lang w:val="fr-FR"/>
        </w:rPr>
        <w:t>e 37 hommes soit 60,7</w:t>
      </w:r>
      <w:r w:rsidR="005D4695" w:rsidRPr="00FC4EA6">
        <w:rPr>
          <w:rFonts w:ascii="Times New Roman" w:hAnsi="Times New Roman" w:cs="Times New Roman"/>
          <w:sz w:val="24"/>
          <w:szCs w:val="24"/>
          <w:lang w:val="fr-FR"/>
        </w:rPr>
        <w:t>%</w:t>
      </w:r>
      <w:r w:rsidR="00BE4054" w:rsidRPr="00FC4EA6">
        <w:rPr>
          <w:rFonts w:ascii="Times New Roman" w:hAnsi="Times New Roman" w:cs="Times New Roman"/>
          <w:sz w:val="24"/>
          <w:szCs w:val="24"/>
          <w:lang w:val="fr-FR"/>
        </w:rPr>
        <w:t xml:space="preserve"> consommaient</w:t>
      </w:r>
      <w:r w:rsidRPr="00FC4EA6">
        <w:rPr>
          <w:rFonts w:ascii="Times New Roman" w:hAnsi="Times New Roman" w:cs="Times New Roman"/>
          <w:sz w:val="24"/>
          <w:szCs w:val="24"/>
          <w:lang w:val="fr-FR"/>
        </w:rPr>
        <w:t xml:space="preserve"> de l’alcool.</w:t>
      </w:r>
    </w:p>
    <w:p w14:paraId="797C505C" w14:textId="638E1762" w:rsidR="005B2DE8" w:rsidRPr="00FC4EA6" w:rsidRDefault="005B2DE8" w:rsidP="007F7897">
      <w:pPr>
        <w:jc w:val="both"/>
        <w:outlineLvl w:val="2"/>
        <w:rPr>
          <w:rFonts w:ascii="Times New Roman" w:hAnsi="Times New Roman" w:cs="Times New Roman"/>
          <w:b/>
          <w:sz w:val="24"/>
          <w:szCs w:val="24"/>
          <w:lang w:val="fr-FR"/>
        </w:rPr>
      </w:pPr>
      <w:bookmarkStart w:id="421" w:name="_Toc239694760"/>
      <w:r w:rsidRPr="00FC4EA6">
        <w:rPr>
          <w:rFonts w:ascii="Times New Roman" w:hAnsi="Times New Roman" w:cs="Times New Roman"/>
          <w:b/>
          <w:sz w:val="24"/>
          <w:szCs w:val="24"/>
          <w:lang w:val="fr-FR"/>
        </w:rPr>
        <w:t>IV.5. CARACTERISTIQUES DE L’INFERTILITE</w:t>
      </w:r>
      <w:bookmarkEnd w:id="421"/>
    </w:p>
    <w:p w14:paraId="3123DEB8" w14:textId="3417B59D" w:rsidR="005B2DE8" w:rsidRPr="00FC4EA6" w:rsidRDefault="001A44B3" w:rsidP="00C73D34">
      <w:pPr>
        <w:pStyle w:val="Lgende"/>
        <w:jc w:val="both"/>
        <w:rPr>
          <w:rFonts w:ascii="Times New Roman" w:hAnsi="Times New Roman" w:cs="Times New Roman"/>
          <w:i w:val="0"/>
          <w:color w:val="auto"/>
          <w:sz w:val="24"/>
          <w:szCs w:val="24"/>
          <w:lang w:val="fr-FR"/>
        </w:rPr>
      </w:pPr>
      <w:bookmarkStart w:id="422" w:name="_Toc239432511"/>
      <w:r w:rsidRPr="00FC4EA6">
        <w:rPr>
          <w:rFonts w:ascii="Times New Roman" w:hAnsi="Times New Roman" w:cs="Times New Roman"/>
          <w:b/>
          <w:i w:val="0"/>
          <w:color w:val="auto"/>
          <w:sz w:val="24"/>
          <w:szCs w:val="24"/>
          <w:lang w:val="fr-FR"/>
        </w:rPr>
        <w:t>Tableau</w:t>
      </w:r>
      <w:r w:rsidR="00CE6F55" w:rsidRPr="00FC4EA6">
        <w:rPr>
          <w:rFonts w:ascii="Times New Roman" w:hAnsi="Times New Roman" w:cs="Times New Roman"/>
          <w:b/>
          <w:i w:val="0"/>
          <w:color w:val="auto"/>
          <w:sz w:val="24"/>
          <w:szCs w:val="24"/>
          <w:lang w:val="fr-FR"/>
        </w:rPr>
        <w:t xml:space="preserve"> XVIII </w:t>
      </w:r>
      <w:r w:rsidR="005B2DE8" w:rsidRPr="00FC4EA6">
        <w:rPr>
          <w:rFonts w:ascii="Times New Roman" w:hAnsi="Times New Roman" w:cs="Times New Roman"/>
          <w:b/>
          <w:i w:val="0"/>
          <w:color w:val="auto"/>
          <w:sz w:val="24"/>
          <w:szCs w:val="24"/>
          <w:lang w:val="fr-FR"/>
        </w:rPr>
        <w:t>:</w:t>
      </w:r>
      <w:r w:rsidR="005B2DE8" w:rsidRPr="00FC4EA6">
        <w:rPr>
          <w:rFonts w:ascii="Times New Roman" w:hAnsi="Times New Roman" w:cs="Times New Roman"/>
          <w:i w:val="0"/>
          <w:color w:val="auto"/>
          <w:sz w:val="24"/>
          <w:szCs w:val="24"/>
          <w:lang w:val="fr-FR"/>
        </w:rPr>
        <w:t xml:space="preserve"> caractéristiques de l’infertilité</w:t>
      </w:r>
      <w:bookmarkEnd w:id="422"/>
    </w:p>
    <w:tbl>
      <w:tblPr>
        <w:tblStyle w:val="Grilledutableau"/>
        <w:tblW w:w="0" w:type="auto"/>
        <w:tblInd w:w="5" w:type="dxa"/>
        <w:tblLook w:val="04A0" w:firstRow="1" w:lastRow="0" w:firstColumn="1" w:lastColumn="0" w:noHBand="0" w:noVBand="1"/>
      </w:tblPr>
      <w:tblGrid>
        <w:gridCol w:w="3364"/>
        <w:gridCol w:w="1185"/>
        <w:gridCol w:w="2257"/>
        <w:gridCol w:w="2261"/>
      </w:tblGrid>
      <w:tr w:rsidR="005B2DE8" w:rsidRPr="00FC4EA6" w14:paraId="7B513367" w14:textId="77777777" w:rsidTr="005B2DE8">
        <w:tc>
          <w:tcPr>
            <w:tcW w:w="9067" w:type="dxa"/>
            <w:gridSpan w:val="4"/>
            <w:tcBorders>
              <w:top w:val="single" w:sz="12" w:space="0" w:color="auto"/>
              <w:left w:val="nil"/>
              <w:bottom w:val="nil"/>
              <w:right w:val="nil"/>
            </w:tcBorders>
          </w:tcPr>
          <w:p w14:paraId="48241814" w14:textId="77777777"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Variables                                                                     couples enquêtés</w:t>
            </w:r>
          </w:p>
          <w:p w14:paraId="2BBC8BF0" w14:textId="6A32A7CE"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N═61</w:t>
            </w:r>
          </w:p>
        </w:tc>
      </w:tr>
      <w:tr w:rsidR="005B2DE8" w:rsidRPr="00FC4EA6" w14:paraId="7BE88B22" w14:textId="77777777" w:rsidTr="005B2DE8">
        <w:trPr>
          <w:gridBefore w:val="2"/>
          <w:wBefore w:w="4549" w:type="dxa"/>
        </w:trPr>
        <w:tc>
          <w:tcPr>
            <w:tcW w:w="4518" w:type="dxa"/>
            <w:gridSpan w:val="2"/>
            <w:tcBorders>
              <w:left w:val="nil"/>
              <w:bottom w:val="nil"/>
              <w:right w:val="nil"/>
            </w:tcBorders>
          </w:tcPr>
          <w:p w14:paraId="752DDF9D" w14:textId="4BB7FCD1" w:rsidR="005B2DE8" w:rsidRPr="00FC4EA6" w:rsidRDefault="00BD6D98" w:rsidP="001525A8">
            <w:pPr>
              <w:spacing w:after="0"/>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r w:rsidR="005B2DE8" w:rsidRPr="00FC4EA6">
              <w:rPr>
                <w:rFonts w:ascii="Times New Roman" w:hAnsi="Times New Roman" w:cs="Times New Roman"/>
                <w:sz w:val="24"/>
                <w:szCs w:val="24"/>
              </w:rPr>
              <w:t xml:space="preserve">                                  %</w:t>
            </w:r>
          </w:p>
        </w:tc>
      </w:tr>
      <w:tr w:rsidR="005B2DE8" w:rsidRPr="00FC4EA6" w14:paraId="21DAC438" w14:textId="77777777" w:rsidTr="00CE6F55">
        <w:tc>
          <w:tcPr>
            <w:tcW w:w="3364" w:type="dxa"/>
            <w:tcBorders>
              <w:top w:val="single" w:sz="12" w:space="0" w:color="auto"/>
              <w:left w:val="nil"/>
              <w:bottom w:val="nil"/>
              <w:right w:val="nil"/>
            </w:tcBorders>
          </w:tcPr>
          <w:p w14:paraId="5BCE0A6D" w14:textId="77777777" w:rsidR="00167BC6"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Durée d’infertilité</w:t>
            </w:r>
          </w:p>
          <w:p w14:paraId="7F6B7E34" w14:textId="2A4608D8" w:rsidR="00167BC6" w:rsidRPr="00FC4EA6" w:rsidRDefault="00167BC6"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&lt;3ans</w:t>
            </w:r>
          </w:p>
          <w:p w14:paraId="59D583F1" w14:textId="77777777" w:rsidR="00167BC6" w:rsidRPr="00FC4EA6" w:rsidRDefault="00167BC6"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3-6 ans</w:t>
            </w:r>
          </w:p>
          <w:p w14:paraId="1FAFA5E2" w14:textId="6F339E1F" w:rsidR="00167BC6" w:rsidRPr="00FC4EA6" w:rsidRDefault="00167BC6"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&gt;6ans :</w:t>
            </w:r>
          </w:p>
          <w:p w14:paraId="232E965B" w14:textId="345C6ADE" w:rsidR="005B2DE8" w:rsidRPr="00FC4EA6" w:rsidRDefault="005B2DE8" w:rsidP="001525A8">
            <w:pPr>
              <w:spacing w:after="0"/>
              <w:jc w:val="center"/>
              <w:rPr>
                <w:rFonts w:ascii="Times New Roman" w:hAnsi="Times New Roman" w:cs="Times New Roman"/>
                <w:sz w:val="24"/>
                <w:szCs w:val="24"/>
              </w:rPr>
            </w:pPr>
          </w:p>
        </w:tc>
        <w:tc>
          <w:tcPr>
            <w:tcW w:w="1185" w:type="dxa"/>
            <w:tcBorders>
              <w:top w:val="single" w:sz="12" w:space="0" w:color="auto"/>
              <w:left w:val="nil"/>
              <w:bottom w:val="nil"/>
              <w:right w:val="nil"/>
            </w:tcBorders>
          </w:tcPr>
          <w:p w14:paraId="38088805" w14:textId="324ACA9C" w:rsidR="005B2DE8" w:rsidRPr="00FC4EA6" w:rsidRDefault="005B2DE8" w:rsidP="001525A8">
            <w:pPr>
              <w:spacing w:after="0"/>
              <w:jc w:val="center"/>
              <w:rPr>
                <w:rFonts w:ascii="Times New Roman" w:hAnsi="Times New Roman" w:cs="Times New Roman"/>
                <w:sz w:val="24"/>
                <w:szCs w:val="24"/>
              </w:rPr>
            </w:pPr>
          </w:p>
        </w:tc>
        <w:tc>
          <w:tcPr>
            <w:tcW w:w="2257" w:type="dxa"/>
            <w:tcBorders>
              <w:top w:val="single" w:sz="12" w:space="0" w:color="auto"/>
              <w:left w:val="nil"/>
              <w:bottom w:val="nil"/>
              <w:right w:val="nil"/>
            </w:tcBorders>
          </w:tcPr>
          <w:p w14:paraId="762675D3" w14:textId="77777777" w:rsidR="00167BC6" w:rsidRPr="00FC4EA6" w:rsidRDefault="00167BC6" w:rsidP="001525A8">
            <w:pPr>
              <w:spacing w:after="0"/>
              <w:jc w:val="center"/>
              <w:rPr>
                <w:rFonts w:ascii="Times New Roman" w:hAnsi="Times New Roman" w:cs="Times New Roman"/>
                <w:sz w:val="24"/>
                <w:szCs w:val="24"/>
              </w:rPr>
            </w:pPr>
          </w:p>
          <w:p w14:paraId="3A5705ED" w14:textId="0A72EE23"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18</w:t>
            </w:r>
          </w:p>
          <w:p w14:paraId="378B3455" w14:textId="77777777"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21</w:t>
            </w:r>
          </w:p>
          <w:p w14:paraId="7263758C" w14:textId="77777777"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22</w:t>
            </w:r>
          </w:p>
        </w:tc>
        <w:tc>
          <w:tcPr>
            <w:tcW w:w="2261" w:type="dxa"/>
            <w:tcBorders>
              <w:top w:val="single" w:sz="12" w:space="0" w:color="auto"/>
              <w:left w:val="nil"/>
              <w:bottom w:val="nil"/>
              <w:right w:val="nil"/>
            </w:tcBorders>
          </w:tcPr>
          <w:p w14:paraId="0C86D073" w14:textId="77777777" w:rsidR="00167BC6" w:rsidRPr="00FC4EA6" w:rsidRDefault="00167BC6" w:rsidP="001525A8">
            <w:pPr>
              <w:spacing w:after="0"/>
              <w:jc w:val="center"/>
              <w:rPr>
                <w:rFonts w:ascii="Times New Roman" w:hAnsi="Times New Roman" w:cs="Times New Roman"/>
                <w:sz w:val="24"/>
                <w:szCs w:val="24"/>
              </w:rPr>
            </w:pPr>
          </w:p>
          <w:p w14:paraId="6CA15F70" w14:textId="3C8319F0"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29,5</w:t>
            </w:r>
          </w:p>
          <w:p w14:paraId="05D734F7" w14:textId="77777777"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34,4</w:t>
            </w:r>
          </w:p>
          <w:p w14:paraId="2C17A326" w14:textId="77777777"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36,1</w:t>
            </w:r>
          </w:p>
        </w:tc>
      </w:tr>
      <w:tr w:rsidR="005B2DE8" w:rsidRPr="00FC4EA6" w14:paraId="24ECF38B" w14:textId="77777777" w:rsidTr="00CE6F55">
        <w:tc>
          <w:tcPr>
            <w:tcW w:w="3364" w:type="dxa"/>
            <w:tcBorders>
              <w:top w:val="nil"/>
              <w:left w:val="nil"/>
              <w:bottom w:val="nil"/>
              <w:right w:val="nil"/>
            </w:tcBorders>
          </w:tcPr>
          <w:p w14:paraId="751FF494" w14:textId="6CA4E067" w:rsidR="00167BC6"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 xml:space="preserve">Délai </w:t>
            </w:r>
            <w:r w:rsidR="00167BC6" w:rsidRPr="00FC4EA6">
              <w:rPr>
                <w:rFonts w:ascii="Times New Roman" w:hAnsi="Times New Roman" w:cs="Times New Roman"/>
                <w:sz w:val="24"/>
                <w:szCs w:val="24"/>
              </w:rPr>
              <w:t>avant consultation :</w:t>
            </w:r>
          </w:p>
          <w:p w14:paraId="3354DBCF" w14:textId="587CA91A" w:rsidR="00167BC6" w:rsidRPr="00FC4EA6" w:rsidRDefault="00167BC6"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&lt;2ans</w:t>
            </w:r>
          </w:p>
          <w:p w14:paraId="6CC2DDAD" w14:textId="5981608D" w:rsidR="005B2DE8" w:rsidRPr="00FC4EA6" w:rsidRDefault="00167BC6"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&gt;2ans</w:t>
            </w:r>
          </w:p>
        </w:tc>
        <w:tc>
          <w:tcPr>
            <w:tcW w:w="1185" w:type="dxa"/>
            <w:tcBorders>
              <w:top w:val="nil"/>
              <w:left w:val="nil"/>
              <w:bottom w:val="nil"/>
              <w:right w:val="nil"/>
            </w:tcBorders>
          </w:tcPr>
          <w:p w14:paraId="611F89C8" w14:textId="7E5DA387" w:rsidR="005B2DE8" w:rsidRPr="00FC4EA6" w:rsidRDefault="005B2DE8" w:rsidP="001525A8">
            <w:pPr>
              <w:spacing w:after="0"/>
              <w:jc w:val="center"/>
              <w:rPr>
                <w:rFonts w:ascii="Times New Roman" w:hAnsi="Times New Roman" w:cs="Times New Roman"/>
                <w:sz w:val="24"/>
                <w:szCs w:val="24"/>
              </w:rPr>
            </w:pPr>
          </w:p>
        </w:tc>
        <w:tc>
          <w:tcPr>
            <w:tcW w:w="2257" w:type="dxa"/>
            <w:tcBorders>
              <w:top w:val="nil"/>
              <w:left w:val="nil"/>
              <w:bottom w:val="nil"/>
              <w:right w:val="nil"/>
            </w:tcBorders>
          </w:tcPr>
          <w:p w14:paraId="5A59718C" w14:textId="77777777" w:rsidR="00167BC6" w:rsidRPr="00FC4EA6" w:rsidRDefault="00167BC6" w:rsidP="001525A8">
            <w:pPr>
              <w:spacing w:after="0"/>
              <w:jc w:val="center"/>
              <w:rPr>
                <w:rFonts w:ascii="Times New Roman" w:hAnsi="Times New Roman" w:cs="Times New Roman"/>
                <w:sz w:val="24"/>
                <w:szCs w:val="24"/>
              </w:rPr>
            </w:pPr>
          </w:p>
          <w:p w14:paraId="11F5B731" w14:textId="3DC0EB45"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25</w:t>
            </w:r>
          </w:p>
          <w:p w14:paraId="1A819E1B" w14:textId="77777777"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36</w:t>
            </w:r>
          </w:p>
        </w:tc>
        <w:tc>
          <w:tcPr>
            <w:tcW w:w="2261" w:type="dxa"/>
            <w:tcBorders>
              <w:top w:val="nil"/>
              <w:left w:val="nil"/>
              <w:bottom w:val="nil"/>
              <w:right w:val="nil"/>
            </w:tcBorders>
          </w:tcPr>
          <w:p w14:paraId="361AE9CF" w14:textId="77777777" w:rsidR="00167BC6" w:rsidRPr="00FC4EA6" w:rsidRDefault="00167BC6" w:rsidP="001525A8">
            <w:pPr>
              <w:spacing w:after="0"/>
              <w:jc w:val="center"/>
              <w:rPr>
                <w:rFonts w:ascii="Times New Roman" w:hAnsi="Times New Roman" w:cs="Times New Roman"/>
                <w:sz w:val="24"/>
                <w:szCs w:val="24"/>
              </w:rPr>
            </w:pPr>
          </w:p>
          <w:p w14:paraId="799B3A56" w14:textId="56118F30"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41</w:t>
            </w:r>
          </w:p>
          <w:p w14:paraId="5319EEDA" w14:textId="77777777"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59</w:t>
            </w:r>
          </w:p>
        </w:tc>
      </w:tr>
      <w:tr w:rsidR="005B2DE8" w:rsidRPr="00FC4EA6" w14:paraId="3646D5B2" w14:textId="77777777" w:rsidTr="00CE6F55">
        <w:tc>
          <w:tcPr>
            <w:tcW w:w="3364" w:type="dxa"/>
            <w:tcBorders>
              <w:top w:val="nil"/>
              <w:left w:val="nil"/>
              <w:bottom w:val="nil"/>
              <w:right w:val="nil"/>
            </w:tcBorders>
          </w:tcPr>
          <w:p w14:paraId="3147E6E0" w14:textId="77777777" w:rsidR="005B2DE8" w:rsidRPr="00FC4EA6" w:rsidRDefault="005B2DE8" w:rsidP="001525A8">
            <w:pPr>
              <w:spacing w:after="0"/>
              <w:jc w:val="center"/>
              <w:rPr>
                <w:rFonts w:ascii="Times New Roman" w:hAnsi="Times New Roman" w:cs="Times New Roman"/>
                <w:sz w:val="24"/>
                <w:szCs w:val="24"/>
              </w:rPr>
            </w:pPr>
          </w:p>
        </w:tc>
        <w:tc>
          <w:tcPr>
            <w:tcW w:w="1185" w:type="dxa"/>
            <w:tcBorders>
              <w:top w:val="nil"/>
              <w:left w:val="nil"/>
              <w:bottom w:val="nil"/>
              <w:right w:val="nil"/>
            </w:tcBorders>
          </w:tcPr>
          <w:p w14:paraId="2E70EEE0" w14:textId="77777777" w:rsidR="005B2DE8" w:rsidRPr="00FC4EA6" w:rsidRDefault="005B2DE8" w:rsidP="001525A8">
            <w:pPr>
              <w:spacing w:after="0"/>
              <w:jc w:val="center"/>
              <w:rPr>
                <w:rFonts w:ascii="Times New Roman" w:hAnsi="Times New Roman" w:cs="Times New Roman"/>
                <w:sz w:val="24"/>
                <w:szCs w:val="24"/>
              </w:rPr>
            </w:pPr>
          </w:p>
        </w:tc>
        <w:tc>
          <w:tcPr>
            <w:tcW w:w="2257" w:type="dxa"/>
            <w:tcBorders>
              <w:top w:val="nil"/>
              <w:left w:val="nil"/>
              <w:bottom w:val="nil"/>
              <w:right w:val="nil"/>
            </w:tcBorders>
          </w:tcPr>
          <w:p w14:paraId="3D88D680" w14:textId="77777777" w:rsidR="005B2DE8" w:rsidRPr="00FC4EA6" w:rsidRDefault="005B2DE8" w:rsidP="001525A8">
            <w:pPr>
              <w:spacing w:after="0"/>
              <w:jc w:val="center"/>
              <w:rPr>
                <w:rFonts w:ascii="Times New Roman" w:hAnsi="Times New Roman" w:cs="Times New Roman"/>
                <w:sz w:val="24"/>
                <w:szCs w:val="24"/>
              </w:rPr>
            </w:pPr>
          </w:p>
        </w:tc>
        <w:tc>
          <w:tcPr>
            <w:tcW w:w="2261" w:type="dxa"/>
            <w:tcBorders>
              <w:top w:val="nil"/>
              <w:left w:val="nil"/>
              <w:bottom w:val="nil"/>
              <w:right w:val="nil"/>
            </w:tcBorders>
          </w:tcPr>
          <w:p w14:paraId="4599BF25" w14:textId="77777777" w:rsidR="005B2DE8" w:rsidRPr="00FC4EA6" w:rsidRDefault="005B2DE8" w:rsidP="001525A8">
            <w:pPr>
              <w:spacing w:after="0"/>
              <w:jc w:val="center"/>
              <w:rPr>
                <w:rFonts w:ascii="Times New Roman" w:hAnsi="Times New Roman" w:cs="Times New Roman"/>
                <w:sz w:val="24"/>
                <w:szCs w:val="24"/>
              </w:rPr>
            </w:pPr>
          </w:p>
        </w:tc>
      </w:tr>
      <w:tr w:rsidR="005B2DE8" w:rsidRPr="00FC4EA6" w14:paraId="206731F7" w14:textId="77777777" w:rsidTr="00CE6F55">
        <w:tc>
          <w:tcPr>
            <w:tcW w:w="3364" w:type="dxa"/>
            <w:tcBorders>
              <w:top w:val="nil"/>
              <w:left w:val="nil"/>
              <w:bottom w:val="single" w:sz="12" w:space="0" w:color="auto"/>
              <w:right w:val="nil"/>
            </w:tcBorders>
          </w:tcPr>
          <w:p w14:paraId="49720356" w14:textId="77777777"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Traitement traditionnel</w:t>
            </w:r>
            <w:r w:rsidR="00167BC6" w:rsidRPr="00FC4EA6">
              <w:rPr>
                <w:rFonts w:ascii="Times New Roman" w:hAnsi="Times New Roman" w:cs="Times New Roman"/>
                <w:sz w:val="24"/>
                <w:szCs w:val="24"/>
              </w:rPr>
              <w:t> :</w:t>
            </w:r>
          </w:p>
          <w:p w14:paraId="2BF289DD" w14:textId="77777777" w:rsidR="00167BC6" w:rsidRPr="00FC4EA6" w:rsidRDefault="00167BC6"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Non</w:t>
            </w:r>
          </w:p>
          <w:p w14:paraId="5680CCAD" w14:textId="1F9A76C0" w:rsidR="00167BC6" w:rsidRPr="00FC4EA6" w:rsidRDefault="00167BC6"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Oui</w:t>
            </w:r>
          </w:p>
        </w:tc>
        <w:tc>
          <w:tcPr>
            <w:tcW w:w="1185" w:type="dxa"/>
            <w:tcBorders>
              <w:top w:val="nil"/>
              <w:left w:val="nil"/>
              <w:bottom w:val="single" w:sz="12" w:space="0" w:color="auto"/>
              <w:right w:val="nil"/>
            </w:tcBorders>
          </w:tcPr>
          <w:p w14:paraId="73BB794C" w14:textId="423B41C5" w:rsidR="005B2DE8" w:rsidRPr="00FC4EA6" w:rsidRDefault="005B2DE8" w:rsidP="001525A8">
            <w:pPr>
              <w:spacing w:after="0"/>
              <w:jc w:val="center"/>
              <w:rPr>
                <w:rFonts w:ascii="Times New Roman" w:hAnsi="Times New Roman" w:cs="Times New Roman"/>
                <w:sz w:val="24"/>
                <w:szCs w:val="24"/>
              </w:rPr>
            </w:pPr>
          </w:p>
        </w:tc>
        <w:tc>
          <w:tcPr>
            <w:tcW w:w="2257" w:type="dxa"/>
            <w:tcBorders>
              <w:top w:val="nil"/>
              <w:left w:val="nil"/>
              <w:bottom w:val="single" w:sz="12" w:space="0" w:color="auto"/>
              <w:right w:val="nil"/>
            </w:tcBorders>
          </w:tcPr>
          <w:p w14:paraId="007D2636" w14:textId="77777777" w:rsidR="00167BC6" w:rsidRPr="00FC4EA6" w:rsidRDefault="00167BC6" w:rsidP="001525A8">
            <w:pPr>
              <w:spacing w:after="0"/>
              <w:jc w:val="center"/>
              <w:rPr>
                <w:rFonts w:ascii="Times New Roman" w:hAnsi="Times New Roman" w:cs="Times New Roman"/>
                <w:sz w:val="24"/>
                <w:szCs w:val="24"/>
              </w:rPr>
            </w:pPr>
          </w:p>
          <w:p w14:paraId="47083845" w14:textId="77777777" w:rsidR="00167BC6" w:rsidRPr="00FC4EA6" w:rsidRDefault="00167BC6" w:rsidP="001525A8">
            <w:pPr>
              <w:spacing w:after="0"/>
              <w:jc w:val="center"/>
              <w:rPr>
                <w:rFonts w:ascii="Times New Roman" w:hAnsi="Times New Roman" w:cs="Times New Roman"/>
                <w:sz w:val="24"/>
                <w:szCs w:val="24"/>
              </w:rPr>
            </w:pPr>
          </w:p>
          <w:p w14:paraId="7A296087" w14:textId="6B12B074"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6</w:t>
            </w:r>
          </w:p>
          <w:p w14:paraId="20690811" w14:textId="77777777"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55</w:t>
            </w:r>
          </w:p>
        </w:tc>
        <w:tc>
          <w:tcPr>
            <w:tcW w:w="2261" w:type="dxa"/>
            <w:tcBorders>
              <w:top w:val="nil"/>
              <w:left w:val="nil"/>
              <w:bottom w:val="single" w:sz="12" w:space="0" w:color="auto"/>
              <w:right w:val="nil"/>
            </w:tcBorders>
          </w:tcPr>
          <w:p w14:paraId="2692DC1B" w14:textId="77777777" w:rsidR="00167BC6" w:rsidRPr="00FC4EA6" w:rsidRDefault="00167BC6" w:rsidP="001525A8">
            <w:pPr>
              <w:spacing w:after="0"/>
              <w:jc w:val="center"/>
              <w:rPr>
                <w:rFonts w:ascii="Times New Roman" w:hAnsi="Times New Roman" w:cs="Times New Roman"/>
                <w:sz w:val="24"/>
                <w:szCs w:val="24"/>
              </w:rPr>
            </w:pPr>
          </w:p>
          <w:p w14:paraId="001B19E4" w14:textId="77777777" w:rsidR="00167BC6" w:rsidRPr="00FC4EA6" w:rsidRDefault="00167BC6" w:rsidP="001525A8">
            <w:pPr>
              <w:spacing w:after="0"/>
              <w:jc w:val="center"/>
              <w:rPr>
                <w:rFonts w:ascii="Times New Roman" w:hAnsi="Times New Roman" w:cs="Times New Roman"/>
                <w:sz w:val="24"/>
                <w:szCs w:val="24"/>
              </w:rPr>
            </w:pPr>
          </w:p>
          <w:p w14:paraId="786732BD" w14:textId="216378B9"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9,8</w:t>
            </w:r>
          </w:p>
          <w:p w14:paraId="2A127034" w14:textId="77777777" w:rsidR="005B2DE8" w:rsidRPr="00FC4EA6" w:rsidRDefault="005B2DE8" w:rsidP="001525A8">
            <w:pPr>
              <w:spacing w:after="0"/>
              <w:jc w:val="center"/>
              <w:rPr>
                <w:rFonts w:ascii="Times New Roman" w:hAnsi="Times New Roman" w:cs="Times New Roman"/>
                <w:sz w:val="24"/>
                <w:szCs w:val="24"/>
              </w:rPr>
            </w:pPr>
            <w:r w:rsidRPr="00FC4EA6">
              <w:rPr>
                <w:rFonts w:ascii="Times New Roman" w:hAnsi="Times New Roman" w:cs="Times New Roman"/>
                <w:sz w:val="24"/>
                <w:szCs w:val="24"/>
              </w:rPr>
              <w:t>90,2</w:t>
            </w:r>
          </w:p>
        </w:tc>
      </w:tr>
    </w:tbl>
    <w:p w14:paraId="1CE42E55" w14:textId="77777777" w:rsidR="007F7897" w:rsidRPr="00FC4EA6" w:rsidRDefault="007F7897" w:rsidP="00C73D34">
      <w:pPr>
        <w:jc w:val="both"/>
        <w:rPr>
          <w:rFonts w:ascii="Times New Roman" w:hAnsi="Times New Roman" w:cs="Times New Roman"/>
          <w:sz w:val="18"/>
          <w:szCs w:val="24"/>
          <w:lang w:val="fr-FR"/>
        </w:rPr>
      </w:pPr>
    </w:p>
    <w:p w14:paraId="0F630347" w14:textId="54C1764C" w:rsidR="001A44B3" w:rsidRPr="00FC4EA6" w:rsidRDefault="005B2DE8" w:rsidP="007F7897">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Le tableau montre que </w:t>
      </w:r>
      <w:r w:rsidR="00CE6F55" w:rsidRPr="00FC4EA6">
        <w:rPr>
          <w:rFonts w:ascii="Times New Roman" w:hAnsi="Times New Roman" w:cs="Times New Roman"/>
          <w:sz w:val="24"/>
          <w:szCs w:val="24"/>
          <w:lang w:val="fr-FR"/>
        </w:rPr>
        <w:t>les couples enquêtés</w:t>
      </w:r>
      <w:r w:rsidRPr="00FC4EA6">
        <w:rPr>
          <w:rFonts w:ascii="Times New Roman" w:hAnsi="Times New Roman" w:cs="Times New Roman"/>
          <w:sz w:val="24"/>
          <w:szCs w:val="24"/>
          <w:lang w:val="fr-FR"/>
        </w:rPr>
        <w:t xml:space="preserve"> </w:t>
      </w:r>
      <w:r w:rsidR="00BE4054" w:rsidRPr="00FC4EA6">
        <w:rPr>
          <w:rFonts w:ascii="Times New Roman" w:hAnsi="Times New Roman" w:cs="Times New Roman"/>
          <w:sz w:val="24"/>
          <w:szCs w:val="24"/>
          <w:lang w:val="fr-FR"/>
        </w:rPr>
        <w:t xml:space="preserve">avaient </w:t>
      </w:r>
      <w:r w:rsidR="00CE6F55" w:rsidRPr="00FC4EA6">
        <w:rPr>
          <w:rFonts w:ascii="Times New Roman" w:hAnsi="Times New Roman" w:cs="Times New Roman"/>
          <w:sz w:val="24"/>
          <w:szCs w:val="24"/>
          <w:lang w:val="fr-FR"/>
        </w:rPr>
        <w:t>majoritairement</w:t>
      </w:r>
      <w:r w:rsidRPr="00FC4EA6">
        <w:rPr>
          <w:rFonts w:ascii="Times New Roman" w:hAnsi="Times New Roman" w:cs="Times New Roman"/>
          <w:sz w:val="24"/>
          <w:szCs w:val="24"/>
          <w:lang w:val="fr-FR"/>
        </w:rPr>
        <w:t xml:space="preserve"> une durée d’infertilité   supérieure à 6 ans soit 36,1. </w:t>
      </w:r>
      <w:r w:rsidR="00BE4054" w:rsidRPr="00FC4EA6">
        <w:rPr>
          <w:rFonts w:ascii="Times New Roman" w:hAnsi="Times New Roman" w:cs="Times New Roman"/>
          <w:sz w:val="24"/>
          <w:szCs w:val="24"/>
          <w:lang w:val="fr-FR"/>
        </w:rPr>
        <w:t>Seulement 6 couples sur 61 n’avaient</w:t>
      </w:r>
      <w:r w:rsidRPr="00FC4EA6">
        <w:rPr>
          <w:rFonts w:ascii="Times New Roman" w:hAnsi="Times New Roman" w:cs="Times New Roman"/>
          <w:sz w:val="24"/>
          <w:szCs w:val="24"/>
          <w:lang w:val="fr-FR"/>
        </w:rPr>
        <w:t xml:space="preserve"> pas fait recours au traitement tradi</w:t>
      </w:r>
      <w:r w:rsidR="00BE4054" w:rsidRPr="00FC4EA6">
        <w:rPr>
          <w:rFonts w:ascii="Times New Roman" w:hAnsi="Times New Roman" w:cs="Times New Roman"/>
          <w:sz w:val="24"/>
          <w:szCs w:val="24"/>
          <w:lang w:val="fr-FR"/>
        </w:rPr>
        <w:t>tionnel et plus de la moitié avaient</w:t>
      </w:r>
      <w:r w:rsidRPr="00FC4EA6">
        <w:rPr>
          <w:rFonts w:ascii="Times New Roman" w:hAnsi="Times New Roman" w:cs="Times New Roman"/>
          <w:sz w:val="24"/>
          <w:szCs w:val="24"/>
          <w:lang w:val="fr-FR"/>
        </w:rPr>
        <w:t xml:space="preserve"> un délai avant </w:t>
      </w:r>
      <w:r w:rsidR="00CE6F55" w:rsidRPr="00FC4EA6">
        <w:rPr>
          <w:rFonts w:ascii="Times New Roman" w:hAnsi="Times New Roman" w:cs="Times New Roman"/>
          <w:sz w:val="24"/>
          <w:szCs w:val="24"/>
          <w:lang w:val="fr-FR"/>
        </w:rPr>
        <w:t>consultation supérieure</w:t>
      </w:r>
      <w:r w:rsidR="00056A39" w:rsidRPr="00FC4EA6">
        <w:rPr>
          <w:rFonts w:ascii="Times New Roman" w:hAnsi="Times New Roman" w:cs="Times New Roman"/>
          <w:sz w:val="24"/>
          <w:szCs w:val="24"/>
          <w:lang w:val="fr-FR"/>
        </w:rPr>
        <w:t xml:space="preserve"> à 2 ans</w:t>
      </w:r>
      <w:r w:rsidR="00AF5827" w:rsidRPr="00FC4EA6">
        <w:rPr>
          <w:rFonts w:ascii="Times New Roman" w:hAnsi="Times New Roman" w:cs="Times New Roman"/>
          <w:sz w:val="24"/>
          <w:szCs w:val="24"/>
          <w:lang w:val="fr-FR"/>
        </w:rPr>
        <w:t>.</w:t>
      </w:r>
    </w:p>
    <w:p w14:paraId="648164FA" w14:textId="5EFB9004" w:rsidR="007F7897" w:rsidRPr="00FC4EA6" w:rsidRDefault="007F7897">
      <w:pPr>
        <w:rPr>
          <w:rFonts w:ascii="Times New Roman" w:hAnsi="Times New Roman" w:cs="Times New Roman"/>
          <w:sz w:val="24"/>
          <w:szCs w:val="24"/>
          <w:lang w:val="fr-FR"/>
        </w:rPr>
      </w:pPr>
      <w:r w:rsidRPr="00FC4EA6">
        <w:rPr>
          <w:rFonts w:ascii="Times New Roman" w:hAnsi="Times New Roman" w:cs="Times New Roman"/>
          <w:sz w:val="24"/>
          <w:szCs w:val="24"/>
          <w:lang w:val="fr-FR"/>
        </w:rPr>
        <w:br w:type="page"/>
      </w:r>
    </w:p>
    <w:p w14:paraId="7B603E02" w14:textId="3B694126" w:rsidR="00056A39" w:rsidRPr="00FC4EA6" w:rsidRDefault="005B2DE8" w:rsidP="007F7897">
      <w:pPr>
        <w:jc w:val="both"/>
        <w:outlineLvl w:val="2"/>
        <w:rPr>
          <w:rFonts w:ascii="Times New Roman" w:hAnsi="Times New Roman" w:cs="Times New Roman"/>
          <w:b/>
          <w:sz w:val="24"/>
          <w:szCs w:val="24"/>
          <w:lang w:val="fr-FR"/>
        </w:rPr>
      </w:pPr>
      <w:bookmarkStart w:id="423" w:name="_Toc239694761"/>
      <w:r w:rsidRPr="00FC4EA6">
        <w:rPr>
          <w:rFonts w:ascii="Times New Roman" w:hAnsi="Times New Roman" w:cs="Times New Roman"/>
          <w:b/>
          <w:sz w:val="24"/>
          <w:szCs w:val="24"/>
          <w:lang w:val="fr-FR"/>
        </w:rPr>
        <w:lastRenderedPageBreak/>
        <w:t>IV.6.</w:t>
      </w:r>
      <w:r w:rsidR="00CE6F55" w:rsidRPr="00FC4EA6">
        <w:rPr>
          <w:rFonts w:ascii="Times New Roman" w:hAnsi="Times New Roman" w:cs="Times New Roman"/>
          <w:b/>
          <w:sz w:val="24"/>
          <w:szCs w:val="24"/>
          <w:lang w:val="fr-FR"/>
        </w:rPr>
        <w:t xml:space="preserve"> </w:t>
      </w:r>
      <w:r w:rsidRPr="00FC4EA6">
        <w:rPr>
          <w:rFonts w:ascii="Times New Roman" w:hAnsi="Times New Roman" w:cs="Times New Roman"/>
          <w:b/>
          <w:sz w:val="24"/>
          <w:szCs w:val="24"/>
          <w:lang w:val="fr-FR"/>
        </w:rPr>
        <w:t>EXAMENS COMPLEMENTAIRES DE LA FEMM</w:t>
      </w:r>
      <w:r w:rsidR="00AF5827" w:rsidRPr="00FC4EA6">
        <w:rPr>
          <w:rFonts w:ascii="Times New Roman" w:hAnsi="Times New Roman" w:cs="Times New Roman"/>
          <w:b/>
          <w:sz w:val="24"/>
          <w:szCs w:val="24"/>
          <w:lang w:val="fr-FR"/>
        </w:rPr>
        <w:t>E</w:t>
      </w:r>
      <w:bookmarkEnd w:id="423"/>
    </w:p>
    <w:p w14:paraId="3E4CF6D7" w14:textId="38B99AD5" w:rsidR="005B2DE8" w:rsidRPr="00FC4EA6" w:rsidRDefault="001A44B3" w:rsidP="00C73D34">
      <w:pPr>
        <w:pStyle w:val="Lgende"/>
        <w:jc w:val="both"/>
        <w:rPr>
          <w:rFonts w:ascii="Times New Roman" w:hAnsi="Times New Roman" w:cs="Times New Roman"/>
          <w:i w:val="0"/>
          <w:color w:val="auto"/>
          <w:sz w:val="24"/>
          <w:szCs w:val="24"/>
          <w:lang w:val="fr-FR"/>
        </w:rPr>
      </w:pPr>
      <w:bookmarkStart w:id="424" w:name="_Toc239432512"/>
      <w:r w:rsidRPr="00FC4EA6">
        <w:rPr>
          <w:rFonts w:ascii="Times New Roman" w:hAnsi="Times New Roman" w:cs="Times New Roman"/>
          <w:b/>
          <w:i w:val="0"/>
          <w:color w:val="auto"/>
          <w:sz w:val="24"/>
          <w:szCs w:val="24"/>
          <w:lang w:val="fr-FR"/>
        </w:rPr>
        <w:t>Tableau</w:t>
      </w:r>
      <w:r w:rsidR="00CE6F55" w:rsidRPr="00FC4EA6">
        <w:rPr>
          <w:rFonts w:ascii="Times New Roman" w:hAnsi="Times New Roman" w:cs="Times New Roman"/>
          <w:b/>
          <w:i w:val="0"/>
          <w:color w:val="auto"/>
          <w:sz w:val="24"/>
          <w:szCs w:val="24"/>
          <w:lang w:val="fr-FR"/>
        </w:rPr>
        <w:t xml:space="preserve"> XIX </w:t>
      </w:r>
      <w:r w:rsidR="005B2DE8" w:rsidRPr="00FC4EA6">
        <w:rPr>
          <w:rFonts w:ascii="Times New Roman" w:hAnsi="Times New Roman" w:cs="Times New Roman"/>
          <w:b/>
          <w:i w:val="0"/>
          <w:color w:val="auto"/>
          <w:sz w:val="24"/>
          <w:szCs w:val="24"/>
          <w:lang w:val="fr-FR"/>
        </w:rPr>
        <w:t>:</w:t>
      </w:r>
      <w:r w:rsidR="005B2DE8" w:rsidRPr="00FC4EA6">
        <w:rPr>
          <w:rFonts w:ascii="Times New Roman" w:hAnsi="Times New Roman" w:cs="Times New Roman"/>
          <w:i w:val="0"/>
          <w:color w:val="auto"/>
          <w:sz w:val="24"/>
          <w:szCs w:val="24"/>
          <w:lang w:val="fr-FR"/>
        </w:rPr>
        <w:t xml:space="preserve"> examens complémentaires de la femme</w:t>
      </w:r>
      <w:bookmarkEnd w:id="424"/>
    </w:p>
    <w:tbl>
      <w:tblPr>
        <w:tblStyle w:val="Grilledutableau"/>
        <w:tblW w:w="0" w:type="auto"/>
        <w:tblLook w:val="04A0" w:firstRow="1" w:lastRow="0" w:firstColumn="1" w:lastColumn="0" w:noHBand="0" w:noVBand="1"/>
      </w:tblPr>
      <w:tblGrid>
        <w:gridCol w:w="3227"/>
        <w:gridCol w:w="1908"/>
        <w:gridCol w:w="1661"/>
        <w:gridCol w:w="2266"/>
      </w:tblGrid>
      <w:tr w:rsidR="005B2DE8" w:rsidRPr="00FC4EA6" w14:paraId="2B4DE9EC" w14:textId="77777777" w:rsidTr="005B2DE8">
        <w:tc>
          <w:tcPr>
            <w:tcW w:w="5135" w:type="dxa"/>
            <w:gridSpan w:val="2"/>
            <w:vMerge w:val="restart"/>
            <w:tcBorders>
              <w:top w:val="single" w:sz="12" w:space="0" w:color="auto"/>
              <w:left w:val="nil"/>
              <w:right w:val="nil"/>
            </w:tcBorders>
          </w:tcPr>
          <w:p w14:paraId="29A6696D" w14:textId="41703E36" w:rsidR="005B2DE8" w:rsidRPr="00FC4EA6" w:rsidRDefault="005B2DE8" w:rsidP="001525A8">
            <w:pPr>
              <w:jc w:val="center"/>
              <w:rPr>
                <w:rFonts w:ascii="Times New Roman" w:hAnsi="Times New Roman" w:cs="Times New Roman"/>
                <w:sz w:val="24"/>
                <w:szCs w:val="24"/>
              </w:rPr>
            </w:pPr>
          </w:p>
          <w:p w14:paraId="2FC81F65" w14:textId="0A0F6973" w:rsidR="005B2DE8" w:rsidRPr="00FC4EA6" w:rsidRDefault="005B2DE8" w:rsidP="001525A8">
            <w:pPr>
              <w:jc w:val="center"/>
              <w:rPr>
                <w:rFonts w:ascii="Times New Roman" w:hAnsi="Times New Roman" w:cs="Times New Roman"/>
                <w:sz w:val="24"/>
                <w:szCs w:val="24"/>
              </w:rPr>
            </w:pPr>
            <w:r w:rsidRPr="00FC4EA6">
              <w:rPr>
                <w:rFonts w:ascii="Times New Roman" w:hAnsi="Times New Roman" w:cs="Times New Roman"/>
                <w:sz w:val="24"/>
                <w:szCs w:val="24"/>
              </w:rPr>
              <w:t>Variables</w:t>
            </w:r>
          </w:p>
        </w:tc>
        <w:tc>
          <w:tcPr>
            <w:tcW w:w="3927" w:type="dxa"/>
            <w:gridSpan w:val="2"/>
            <w:tcBorders>
              <w:top w:val="single" w:sz="12" w:space="0" w:color="auto"/>
              <w:left w:val="nil"/>
              <w:right w:val="nil"/>
            </w:tcBorders>
          </w:tcPr>
          <w:p w14:paraId="2B6939D6" w14:textId="0C4D0D5D" w:rsidR="005B2DE8" w:rsidRPr="00FC4EA6" w:rsidRDefault="005B2DE8" w:rsidP="001525A8">
            <w:pPr>
              <w:jc w:val="center"/>
              <w:rPr>
                <w:rFonts w:ascii="Times New Roman" w:hAnsi="Times New Roman" w:cs="Times New Roman"/>
                <w:sz w:val="24"/>
                <w:szCs w:val="24"/>
              </w:rPr>
            </w:pPr>
            <w:r w:rsidRPr="00FC4EA6">
              <w:rPr>
                <w:rFonts w:ascii="Times New Roman" w:hAnsi="Times New Roman" w:cs="Times New Roman"/>
                <w:sz w:val="24"/>
                <w:szCs w:val="24"/>
              </w:rPr>
              <w:t>Femmes</w:t>
            </w:r>
          </w:p>
          <w:p w14:paraId="70EF66F6" w14:textId="03065F30" w:rsidR="005B2DE8" w:rsidRPr="00FC4EA6" w:rsidRDefault="00AF5827" w:rsidP="001525A8">
            <w:pPr>
              <w:jc w:val="center"/>
              <w:rPr>
                <w:rFonts w:ascii="Times New Roman" w:hAnsi="Times New Roman" w:cs="Times New Roman"/>
                <w:sz w:val="24"/>
                <w:szCs w:val="24"/>
              </w:rPr>
            </w:pPr>
            <w:r w:rsidRPr="00FC4EA6">
              <w:rPr>
                <w:rFonts w:ascii="Times New Roman" w:hAnsi="Times New Roman" w:cs="Times New Roman"/>
                <w:sz w:val="24"/>
                <w:szCs w:val="24"/>
              </w:rPr>
              <w:t>N═61</w:t>
            </w:r>
          </w:p>
        </w:tc>
      </w:tr>
      <w:tr w:rsidR="005B2DE8" w:rsidRPr="00FC4EA6" w14:paraId="35CA6AE2" w14:textId="77777777" w:rsidTr="005B2DE8">
        <w:tc>
          <w:tcPr>
            <w:tcW w:w="5135" w:type="dxa"/>
            <w:gridSpan w:val="2"/>
            <w:vMerge/>
            <w:tcBorders>
              <w:left w:val="nil"/>
              <w:bottom w:val="single" w:sz="12" w:space="0" w:color="auto"/>
              <w:right w:val="nil"/>
            </w:tcBorders>
          </w:tcPr>
          <w:p w14:paraId="6713D4A1" w14:textId="77777777" w:rsidR="005B2DE8" w:rsidRPr="00FC4EA6" w:rsidRDefault="005B2DE8" w:rsidP="001525A8">
            <w:pPr>
              <w:jc w:val="center"/>
              <w:rPr>
                <w:rFonts w:ascii="Times New Roman" w:hAnsi="Times New Roman" w:cs="Times New Roman"/>
                <w:sz w:val="24"/>
                <w:szCs w:val="24"/>
              </w:rPr>
            </w:pPr>
          </w:p>
        </w:tc>
        <w:tc>
          <w:tcPr>
            <w:tcW w:w="3927" w:type="dxa"/>
            <w:gridSpan w:val="2"/>
            <w:tcBorders>
              <w:left w:val="nil"/>
              <w:bottom w:val="single" w:sz="12" w:space="0" w:color="auto"/>
              <w:right w:val="nil"/>
            </w:tcBorders>
          </w:tcPr>
          <w:p w14:paraId="7ED112C7" w14:textId="5696FAAC" w:rsidR="005B2DE8" w:rsidRPr="00FC4EA6" w:rsidRDefault="00BD6D98" w:rsidP="001525A8">
            <w:pPr>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r w:rsidR="005B2DE8" w:rsidRPr="00FC4EA6">
              <w:rPr>
                <w:rFonts w:ascii="Times New Roman" w:hAnsi="Times New Roman" w:cs="Times New Roman"/>
                <w:sz w:val="24"/>
                <w:szCs w:val="24"/>
              </w:rPr>
              <w:t xml:space="preserve">                            %</w:t>
            </w:r>
          </w:p>
        </w:tc>
      </w:tr>
      <w:tr w:rsidR="00CE6F55" w:rsidRPr="00FC4EA6" w14:paraId="503CEE9D" w14:textId="77777777" w:rsidTr="00CE6F55">
        <w:tc>
          <w:tcPr>
            <w:tcW w:w="3227" w:type="dxa"/>
            <w:tcBorders>
              <w:top w:val="single" w:sz="12" w:space="0" w:color="auto"/>
              <w:left w:val="nil"/>
              <w:bottom w:val="single" w:sz="12" w:space="0" w:color="auto"/>
              <w:right w:val="nil"/>
            </w:tcBorders>
          </w:tcPr>
          <w:p w14:paraId="5514D240" w14:textId="51FFA2D9"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Examens :</w:t>
            </w:r>
          </w:p>
          <w:p w14:paraId="5893E46E" w14:textId="1B9F9B48"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Echographie pelvienne</w:t>
            </w:r>
          </w:p>
          <w:p w14:paraId="3CAF4320" w14:textId="77777777"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HSG</w:t>
            </w:r>
          </w:p>
          <w:p w14:paraId="2AAF036F" w14:textId="77777777"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Bilan hormonal</w:t>
            </w:r>
          </w:p>
          <w:p w14:paraId="172386E1" w14:textId="77777777"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Bilan infectieux</w:t>
            </w:r>
          </w:p>
          <w:p w14:paraId="48FA1924" w14:textId="77777777"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Test post coïtal</w:t>
            </w:r>
          </w:p>
          <w:p w14:paraId="3645DFFC" w14:textId="267E62F8"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Autres</w:t>
            </w:r>
          </w:p>
        </w:tc>
        <w:tc>
          <w:tcPr>
            <w:tcW w:w="1908" w:type="dxa"/>
            <w:tcBorders>
              <w:top w:val="single" w:sz="12" w:space="0" w:color="auto"/>
              <w:left w:val="nil"/>
              <w:bottom w:val="single" w:sz="12" w:space="0" w:color="auto"/>
              <w:right w:val="nil"/>
            </w:tcBorders>
          </w:tcPr>
          <w:p w14:paraId="5C7E04A0" w14:textId="5705FBF4" w:rsidR="00CE6F55" w:rsidRPr="00FC4EA6" w:rsidRDefault="00CE6F55" w:rsidP="001525A8">
            <w:pPr>
              <w:jc w:val="center"/>
              <w:rPr>
                <w:rFonts w:ascii="Times New Roman" w:hAnsi="Times New Roman" w:cs="Times New Roman"/>
                <w:sz w:val="24"/>
                <w:szCs w:val="24"/>
              </w:rPr>
            </w:pPr>
          </w:p>
        </w:tc>
        <w:tc>
          <w:tcPr>
            <w:tcW w:w="1661" w:type="dxa"/>
            <w:tcBorders>
              <w:top w:val="single" w:sz="12" w:space="0" w:color="auto"/>
              <w:left w:val="nil"/>
              <w:bottom w:val="single" w:sz="12" w:space="0" w:color="auto"/>
              <w:right w:val="nil"/>
            </w:tcBorders>
          </w:tcPr>
          <w:p w14:paraId="3491E5DE" w14:textId="77777777" w:rsidR="00CE6F55" w:rsidRPr="00FC4EA6" w:rsidRDefault="00CE6F55" w:rsidP="001525A8">
            <w:pPr>
              <w:jc w:val="center"/>
              <w:rPr>
                <w:rFonts w:ascii="Times New Roman" w:hAnsi="Times New Roman" w:cs="Times New Roman"/>
                <w:sz w:val="24"/>
                <w:szCs w:val="24"/>
              </w:rPr>
            </w:pPr>
          </w:p>
          <w:p w14:paraId="6984639C" w14:textId="5717512C"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54</w:t>
            </w:r>
          </w:p>
          <w:p w14:paraId="16EE50AF" w14:textId="77777777"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42</w:t>
            </w:r>
          </w:p>
          <w:p w14:paraId="4F9A0A76" w14:textId="77777777"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17</w:t>
            </w:r>
          </w:p>
          <w:p w14:paraId="6390363E" w14:textId="77777777"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51</w:t>
            </w:r>
          </w:p>
          <w:p w14:paraId="2E7DDF83" w14:textId="77777777"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32</w:t>
            </w:r>
          </w:p>
          <w:p w14:paraId="1472B85D" w14:textId="5DDFDF00"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1</w:t>
            </w:r>
          </w:p>
        </w:tc>
        <w:tc>
          <w:tcPr>
            <w:tcW w:w="2266" w:type="dxa"/>
            <w:tcBorders>
              <w:top w:val="single" w:sz="12" w:space="0" w:color="auto"/>
              <w:left w:val="nil"/>
              <w:bottom w:val="single" w:sz="12" w:space="0" w:color="auto"/>
              <w:right w:val="nil"/>
            </w:tcBorders>
          </w:tcPr>
          <w:p w14:paraId="2A262944" w14:textId="77777777" w:rsidR="00CE6F55" w:rsidRPr="00FC4EA6" w:rsidRDefault="00CE6F55" w:rsidP="001525A8">
            <w:pPr>
              <w:jc w:val="center"/>
              <w:rPr>
                <w:rFonts w:ascii="Times New Roman" w:hAnsi="Times New Roman" w:cs="Times New Roman"/>
                <w:sz w:val="24"/>
                <w:szCs w:val="24"/>
              </w:rPr>
            </w:pPr>
          </w:p>
          <w:p w14:paraId="10178E4C" w14:textId="5C2C4A2B"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88,5</w:t>
            </w:r>
          </w:p>
          <w:p w14:paraId="72BAAA29" w14:textId="77777777"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68,9</w:t>
            </w:r>
          </w:p>
          <w:p w14:paraId="7E1EDBB4" w14:textId="77777777"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27,9</w:t>
            </w:r>
          </w:p>
          <w:p w14:paraId="00DF8F7E" w14:textId="77777777"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83,6</w:t>
            </w:r>
          </w:p>
          <w:p w14:paraId="1B907512" w14:textId="77777777"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52,5</w:t>
            </w:r>
          </w:p>
          <w:p w14:paraId="0FE7F209" w14:textId="77777777" w:rsidR="00CE6F55" w:rsidRPr="00FC4EA6" w:rsidRDefault="00CE6F55" w:rsidP="001525A8">
            <w:pPr>
              <w:jc w:val="center"/>
              <w:rPr>
                <w:rFonts w:ascii="Times New Roman" w:hAnsi="Times New Roman" w:cs="Times New Roman"/>
                <w:sz w:val="24"/>
                <w:szCs w:val="24"/>
              </w:rPr>
            </w:pPr>
            <w:r w:rsidRPr="00FC4EA6">
              <w:rPr>
                <w:rFonts w:ascii="Times New Roman" w:hAnsi="Times New Roman" w:cs="Times New Roman"/>
                <w:sz w:val="24"/>
                <w:szCs w:val="24"/>
              </w:rPr>
              <w:t>1,6</w:t>
            </w:r>
          </w:p>
        </w:tc>
      </w:tr>
    </w:tbl>
    <w:p w14:paraId="4847D743" w14:textId="77777777" w:rsidR="001F1DF2" w:rsidRPr="00FC4EA6" w:rsidRDefault="001F1DF2" w:rsidP="00C73D34">
      <w:pPr>
        <w:tabs>
          <w:tab w:val="left" w:pos="6780"/>
        </w:tabs>
        <w:jc w:val="both"/>
        <w:rPr>
          <w:rFonts w:ascii="Times New Roman" w:hAnsi="Times New Roman" w:cs="Times New Roman"/>
          <w:sz w:val="24"/>
          <w:szCs w:val="24"/>
          <w:lang w:val="fr-FR"/>
        </w:rPr>
      </w:pPr>
    </w:p>
    <w:p w14:paraId="4C9AED17" w14:textId="2313C3B6" w:rsidR="005B2DE8" w:rsidRPr="00FC4EA6" w:rsidRDefault="005B2DE8" w:rsidP="00C73D34">
      <w:pPr>
        <w:tabs>
          <w:tab w:val="left" w:pos="6780"/>
        </w:tabs>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 tableau montre une forte prédominance de l’échographie pelvienne (88,5%°) et du bilan infectieux (83,6%).</w:t>
      </w:r>
    </w:p>
    <w:p w14:paraId="707AFAA8" w14:textId="77777777" w:rsidR="00AF5827" w:rsidRPr="00FC4EA6" w:rsidRDefault="00AF5827" w:rsidP="00C73D34">
      <w:pPr>
        <w:tabs>
          <w:tab w:val="left" w:pos="6780"/>
        </w:tabs>
        <w:jc w:val="both"/>
        <w:rPr>
          <w:rFonts w:ascii="Times New Roman" w:hAnsi="Times New Roman" w:cs="Times New Roman"/>
          <w:b/>
          <w:sz w:val="24"/>
          <w:szCs w:val="24"/>
          <w:lang w:val="fr-FR"/>
        </w:rPr>
      </w:pPr>
    </w:p>
    <w:p w14:paraId="44384D2B" w14:textId="77777777" w:rsidR="00AF5827" w:rsidRPr="00FC4EA6" w:rsidRDefault="00AF5827" w:rsidP="00C73D34">
      <w:pPr>
        <w:tabs>
          <w:tab w:val="left" w:pos="6780"/>
        </w:tabs>
        <w:jc w:val="both"/>
        <w:rPr>
          <w:rFonts w:ascii="Times New Roman" w:hAnsi="Times New Roman" w:cs="Times New Roman"/>
          <w:b/>
          <w:sz w:val="24"/>
          <w:szCs w:val="24"/>
          <w:lang w:val="fr-FR"/>
        </w:rPr>
      </w:pPr>
    </w:p>
    <w:p w14:paraId="3EF53480" w14:textId="77777777" w:rsidR="00AF5827" w:rsidRPr="00FC4EA6" w:rsidRDefault="00AF5827" w:rsidP="00C73D34">
      <w:pPr>
        <w:tabs>
          <w:tab w:val="left" w:pos="6780"/>
        </w:tabs>
        <w:jc w:val="both"/>
        <w:rPr>
          <w:rFonts w:ascii="Times New Roman" w:hAnsi="Times New Roman" w:cs="Times New Roman"/>
          <w:b/>
          <w:sz w:val="24"/>
          <w:szCs w:val="24"/>
          <w:lang w:val="fr-FR"/>
        </w:rPr>
      </w:pPr>
    </w:p>
    <w:p w14:paraId="5FEBF015" w14:textId="77777777" w:rsidR="00AF5827" w:rsidRPr="00FC4EA6" w:rsidRDefault="00AF5827" w:rsidP="00C73D34">
      <w:pPr>
        <w:tabs>
          <w:tab w:val="left" w:pos="6780"/>
        </w:tabs>
        <w:jc w:val="both"/>
        <w:rPr>
          <w:rFonts w:ascii="Times New Roman" w:hAnsi="Times New Roman" w:cs="Times New Roman"/>
          <w:b/>
          <w:sz w:val="24"/>
          <w:szCs w:val="24"/>
          <w:lang w:val="fr-FR"/>
        </w:rPr>
      </w:pPr>
    </w:p>
    <w:p w14:paraId="0B097B84" w14:textId="77777777" w:rsidR="00AF5827" w:rsidRPr="00FC4EA6" w:rsidRDefault="00AF5827" w:rsidP="00C73D34">
      <w:pPr>
        <w:tabs>
          <w:tab w:val="left" w:pos="6780"/>
        </w:tabs>
        <w:jc w:val="both"/>
        <w:rPr>
          <w:rFonts w:ascii="Times New Roman" w:hAnsi="Times New Roman" w:cs="Times New Roman"/>
          <w:b/>
          <w:sz w:val="24"/>
          <w:szCs w:val="24"/>
          <w:lang w:val="fr-FR"/>
        </w:rPr>
      </w:pPr>
    </w:p>
    <w:p w14:paraId="530BAEC6" w14:textId="77777777" w:rsidR="001A44B3" w:rsidRPr="00FC4EA6" w:rsidRDefault="001A44B3" w:rsidP="00C73D34">
      <w:pPr>
        <w:tabs>
          <w:tab w:val="left" w:pos="6780"/>
        </w:tabs>
        <w:jc w:val="both"/>
        <w:rPr>
          <w:rFonts w:ascii="Times New Roman" w:hAnsi="Times New Roman" w:cs="Times New Roman"/>
          <w:b/>
          <w:sz w:val="24"/>
          <w:szCs w:val="24"/>
          <w:lang w:val="fr-FR"/>
        </w:rPr>
      </w:pPr>
    </w:p>
    <w:p w14:paraId="023CC79D" w14:textId="77777777" w:rsidR="001A44B3" w:rsidRPr="00FC4EA6" w:rsidRDefault="001A44B3" w:rsidP="00C73D34">
      <w:pPr>
        <w:tabs>
          <w:tab w:val="left" w:pos="6780"/>
        </w:tabs>
        <w:jc w:val="both"/>
        <w:rPr>
          <w:rFonts w:ascii="Times New Roman" w:hAnsi="Times New Roman" w:cs="Times New Roman"/>
          <w:b/>
          <w:sz w:val="24"/>
          <w:szCs w:val="24"/>
          <w:lang w:val="fr-FR"/>
        </w:rPr>
      </w:pPr>
    </w:p>
    <w:p w14:paraId="70C271CD" w14:textId="77777777" w:rsidR="001A44B3" w:rsidRPr="00FC4EA6" w:rsidRDefault="001A44B3" w:rsidP="00C73D34">
      <w:pPr>
        <w:tabs>
          <w:tab w:val="left" w:pos="6780"/>
        </w:tabs>
        <w:jc w:val="both"/>
        <w:rPr>
          <w:rFonts w:ascii="Times New Roman" w:hAnsi="Times New Roman" w:cs="Times New Roman"/>
          <w:b/>
          <w:sz w:val="24"/>
          <w:szCs w:val="24"/>
          <w:lang w:val="fr-FR"/>
        </w:rPr>
      </w:pPr>
    </w:p>
    <w:p w14:paraId="05D4330D" w14:textId="77777777" w:rsidR="00AF5827" w:rsidRPr="00FC4EA6" w:rsidRDefault="00AF5827" w:rsidP="00C73D34">
      <w:pPr>
        <w:tabs>
          <w:tab w:val="left" w:pos="6780"/>
        </w:tabs>
        <w:jc w:val="both"/>
        <w:rPr>
          <w:rFonts w:ascii="Times New Roman" w:hAnsi="Times New Roman" w:cs="Times New Roman"/>
          <w:b/>
          <w:sz w:val="24"/>
          <w:szCs w:val="24"/>
          <w:lang w:val="fr-FR"/>
        </w:rPr>
      </w:pPr>
    </w:p>
    <w:p w14:paraId="6E866AA9" w14:textId="77777777" w:rsidR="005B2DE8" w:rsidRPr="00FC4EA6" w:rsidRDefault="005B2DE8" w:rsidP="007F7897">
      <w:pPr>
        <w:tabs>
          <w:tab w:val="left" w:pos="6780"/>
        </w:tabs>
        <w:jc w:val="both"/>
        <w:outlineLvl w:val="2"/>
        <w:rPr>
          <w:rFonts w:ascii="Times New Roman" w:hAnsi="Times New Roman" w:cs="Times New Roman"/>
          <w:b/>
          <w:sz w:val="24"/>
          <w:szCs w:val="24"/>
          <w:lang w:val="fr-FR"/>
        </w:rPr>
      </w:pPr>
      <w:bookmarkStart w:id="425" w:name="_Toc239694762"/>
      <w:r w:rsidRPr="00FC4EA6">
        <w:rPr>
          <w:rFonts w:ascii="Times New Roman" w:hAnsi="Times New Roman" w:cs="Times New Roman"/>
          <w:b/>
          <w:sz w:val="24"/>
          <w:szCs w:val="24"/>
          <w:lang w:val="fr-FR"/>
        </w:rPr>
        <w:lastRenderedPageBreak/>
        <w:t>IV.7. EXAMENS COMPLEMENTAIRES HOMMES</w:t>
      </w:r>
      <w:bookmarkEnd w:id="425"/>
      <w:r w:rsidRPr="00FC4EA6">
        <w:rPr>
          <w:rFonts w:ascii="Times New Roman" w:hAnsi="Times New Roman" w:cs="Times New Roman"/>
          <w:b/>
          <w:sz w:val="24"/>
          <w:szCs w:val="24"/>
          <w:lang w:val="fr-FR"/>
        </w:rPr>
        <w:tab/>
      </w:r>
    </w:p>
    <w:p w14:paraId="35B6D765" w14:textId="1A543E98" w:rsidR="005B2DE8" w:rsidRPr="00FC4EA6" w:rsidRDefault="001A44B3" w:rsidP="00C73D34">
      <w:pPr>
        <w:pStyle w:val="Lgende"/>
        <w:jc w:val="both"/>
        <w:rPr>
          <w:rFonts w:ascii="Times New Roman" w:hAnsi="Times New Roman" w:cs="Times New Roman"/>
          <w:i w:val="0"/>
          <w:color w:val="auto"/>
          <w:sz w:val="24"/>
          <w:szCs w:val="24"/>
          <w:lang w:val="fr-FR"/>
        </w:rPr>
      </w:pPr>
      <w:bookmarkStart w:id="426" w:name="_Toc239432513"/>
      <w:r w:rsidRPr="00FC4EA6">
        <w:rPr>
          <w:rFonts w:ascii="Times New Roman" w:hAnsi="Times New Roman" w:cs="Times New Roman"/>
          <w:b/>
          <w:i w:val="0"/>
          <w:color w:val="auto"/>
          <w:sz w:val="24"/>
          <w:szCs w:val="24"/>
          <w:lang w:val="fr-FR"/>
        </w:rPr>
        <w:t>Tableau</w:t>
      </w:r>
      <w:r w:rsidR="001F1DF2" w:rsidRPr="00FC4EA6">
        <w:rPr>
          <w:rFonts w:ascii="Times New Roman" w:hAnsi="Times New Roman" w:cs="Times New Roman"/>
          <w:b/>
          <w:i w:val="0"/>
          <w:color w:val="auto"/>
          <w:sz w:val="24"/>
          <w:szCs w:val="24"/>
          <w:lang w:val="fr-FR"/>
        </w:rPr>
        <w:t xml:space="preserve"> XX </w:t>
      </w:r>
      <w:r w:rsidR="005B2DE8" w:rsidRPr="00FC4EA6">
        <w:rPr>
          <w:rFonts w:ascii="Times New Roman" w:hAnsi="Times New Roman" w:cs="Times New Roman"/>
          <w:b/>
          <w:i w:val="0"/>
          <w:color w:val="auto"/>
          <w:sz w:val="24"/>
          <w:szCs w:val="24"/>
          <w:lang w:val="fr-FR"/>
        </w:rPr>
        <w:t>:</w:t>
      </w:r>
      <w:r w:rsidR="005B2DE8" w:rsidRPr="00FC4EA6">
        <w:rPr>
          <w:rFonts w:ascii="Times New Roman" w:hAnsi="Times New Roman" w:cs="Times New Roman"/>
          <w:i w:val="0"/>
          <w:color w:val="auto"/>
          <w:sz w:val="24"/>
          <w:szCs w:val="24"/>
          <w:lang w:val="fr-FR"/>
        </w:rPr>
        <w:t xml:space="preserve"> examens complémentaires de l’homme</w:t>
      </w:r>
      <w:bookmarkEnd w:id="426"/>
    </w:p>
    <w:tbl>
      <w:tblPr>
        <w:tblStyle w:val="Grilledutableau"/>
        <w:tblW w:w="0" w:type="auto"/>
        <w:tblInd w:w="5" w:type="dxa"/>
        <w:tblLook w:val="04A0" w:firstRow="1" w:lastRow="0" w:firstColumn="1" w:lastColumn="0" w:noHBand="0" w:noVBand="1"/>
      </w:tblPr>
      <w:tblGrid>
        <w:gridCol w:w="2797"/>
        <w:gridCol w:w="2353"/>
        <w:gridCol w:w="1654"/>
        <w:gridCol w:w="2258"/>
      </w:tblGrid>
      <w:tr w:rsidR="005B2DE8" w:rsidRPr="00FC4EA6" w14:paraId="2F0F7ACD" w14:textId="77777777" w:rsidTr="005B2DE8">
        <w:tc>
          <w:tcPr>
            <w:tcW w:w="5150" w:type="dxa"/>
            <w:gridSpan w:val="2"/>
            <w:vMerge w:val="restart"/>
            <w:tcBorders>
              <w:top w:val="single" w:sz="12" w:space="0" w:color="auto"/>
              <w:left w:val="nil"/>
              <w:right w:val="nil"/>
            </w:tcBorders>
          </w:tcPr>
          <w:p w14:paraId="42721D3A" w14:textId="264BDD88" w:rsidR="005B2DE8" w:rsidRPr="00FC4EA6" w:rsidRDefault="005B2DE8" w:rsidP="005026D0">
            <w:pPr>
              <w:jc w:val="center"/>
              <w:rPr>
                <w:rFonts w:ascii="Times New Roman" w:hAnsi="Times New Roman" w:cs="Times New Roman"/>
                <w:sz w:val="24"/>
                <w:szCs w:val="24"/>
              </w:rPr>
            </w:pPr>
          </w:p>
          <w:p w14:paraId="2ED80440" w14:textId="477E63BA"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Variables</w:t>
            </w:r>
          </w:p>
        </w:tc>
        <w:tc>
          <w:tcPr>
            <w:tcW w:w="3912" w:type="dxa"/>
            <w:gridSpan w:val="2"/>
            <w:tcBorders>
              <w:top w:val="single" w:sz="12" w:space="0" w:color="auto"/>
              <w:left w:val="nil"/>
              <w:right w:val="nil"/>
            </w:tcBorders>
          </w:tcPr>
          <w:p w14:paraId="3027DE59" w14:textId="56C4AEAF"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Hommes</w:t>
            </w:r>
          </w:p>
          <w:p w14:paraId="33B12CC6" w14:textId="526E60CA" w:rsidR="005B2DE8" w:rsidRPr="00FC4EA6" w:rsidRDefault="00AF5827" w:rsidP="005026D0">
            <w:pPr>
              <w:jc w:val="center"/>
              <w:rPr>
                <w:rFonts w:ascii="Times New Roman" w:hAnsi="Times New Roman" w:cs="Times New Roman"/>
                <w:sz w:val="24"/>
                <w:szCs w:val="24"/>
              </w:rPr>
            </w:pPr>
            <w:r w:rsidRPr="00FC4EA6">
              <w:rPr>
                <w:rFonts w:ascii="Times New Roman" w:hAnsi="Times New Roman" w:cs="Times New Roman"/>
                <w:sz w:val="24"/>
                <w:szCs w:val="24"/>
              </w:rPr>
              <w:t>N═61</w:t>
            </w:r>
          </w:p>
        </w:tc>
      </w:tr>
      <w:tr w:rsidR="005B2DE8" w:rsidRPr="00FC4EA6" w14:paraId="5D828997" w14:textId="77777777" w:rsidTr="005B2DE8">
        <w:tc>
          <w:tcPr>
            <w:tcW w:w="5150" w:type="dxa"/>
            <w:gridSpan w:val="2"/>
            <w:vMerge/>
            <w:tcBorders>
              <w:left w:val="nil"/>
              <w:bottom w:val="single" w:sz="12" w:space="0" w:color="auto"/>
              <w:right w:val="nil"/>
            </w:tcBorders>
          </w:tcPr>
          <w:p w14:paraId="7FE6E043" w14:textId="77777777" w:rsidR="005B2DE8" w:rsidRPr="00FC4EA6" w:rsidRDefault="005B2DE8" w:rsidP="005026D0">
            <w:pPr>
              <w:jc w:val="center"/>
              <w:rPr>
                <w:rFonts w:ascii="Times New Roman" w:hAnsi="Times New Roman" w:cs="Times New Roman"/>
                <w:sz w:val="24"/>
                <w:szCs w:val="24"/>
              </w:rPr>
            </w:pPr>
          </w:p>
        </w:tc>
        <w:tc>
          <w:tcPr>
            <w:tcW w:w="3912" w:type="dxa"/>
            <w:gridSpan w:val="2"/>
            <w:tcBorders>
              <w:left w:val="nil"/>
              <w:bottom w:val="single" w:sz="12" w:space="0" w:color="auto"/>
              <w:right w:val="nil"/>
            </w:tcBorders>
          </w:tcPr>
          <w:p w14:paraId="573669B8" w14:textId="66C6D7F5" w:rsidR="005B2DE8" w:rsidRPr="00FC4EA6" w:rsidRDefault="00BD6D98" w:rsidP="005026D0">
            <w:pPr>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r w:rsidR="005B2DE8" w:rsidRPr="00FC4EA6">
              <w:rPr>
                <w:rFonts w:ascii="Times New Roman" w:hAnsi="Times New Roman" w:cs="Times New Roman"/>
                <w:sz w:val="24"/>
                <w:szCs w:val="24"/>
              </w:rPr>
              <w:t xml:space="preserve">                        %</w:t>
            </w:r>
          </w:p>
        </w:tc>
      </w:tr>
      <w:tr w:rsidR="005B2DE8" w:rsidRPr="00FC4EA6" w14:paraId="0C6B307C" w14:textId="77777777" w:rsidTr="001F1DF2">
        <w:tc>
          <w:tcPr>
            <w:tcW w:w="2797" w:type="dxa"/>
            <w:tcBorders>
              <w:top w:val="single" w:sz="12" w:space="0" w:color="auto"/>
              <w:left w:val="nil"/>
              <w:bottom w:val="nil"/>
              <w:right w:val="nil"/>
            </w:tcBorders>
          </w:tcPr>
          <w:p w14:paraId="626A1F84" w14:textId="397FEB06"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 xml:space="preserve">Examens </w:t>
            </w:r>
            <w:r w:rsidR="001F1DF2" w:rsidRPr="00FC4EA6">
              <w:rPr>
                <w:rFonts w:ascii="Times New Roman" w:hAnsi="Times New Roman" w:cs="Times New Roman"/>
                <w:sz w:val="24"/>
                <w:szCs w:val="24"/>
              </w:rPr>
              <w:t>:</w:t>
            </w:r>
          </w:p>
          <w:p w14:paraId="0EB29BF4" w14:textId="77777777"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Spermogramme</w:t>
            </w:r>
          </w:p>
          <w:p w14:paraId="75159702" w14:textId="77777777"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Echographie testiculaire</w:t>
            </w:r>
          </w:p>
          <w:p w14:paraId="584F30D8" w14:textId="77777777"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Bilan infectieux</w:t>
            </w:r>
          </w:p>
          <w:p w14:paraId="7111B7E4" w14:textId="77777777"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Bilan hormonal</w:t>
            </w:r>
          </w:p>
          <w:p w14:paraId="73E54636" w14:textId="4FC89578"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Autres</w:t>
            </w:r>
          </w:p>
        </w:tc>
        <w:tc>
          <w:tcPr>
            <w:tcW w:w="2353" w:type="dxa"/>
            <w:tcBorders>
              <w:top w:val="single" w:sz="12" w:space="0" w:color="auto"/>
              <w:left w:val="nil"/>
              <w:bottom w:val="nil"/>
              <w:right w:val="nil"/>
            </w:tcBorders>
          </w:tcPr>
          <w:p w14:paraId="1E67B1DC" w14:textId="3A78A7BA" w:rsidR="005B2DE8" w:rsidRPr="00FC4EA6" w:rsidRDefault="005B2DE8" w:rsidP="005026D0">
            <w:pPr>
              <w:jc w:val="center"/>
              <w:rPr>
                <w:rFonts w:ascii="Times New Roman" w:hAnsi="Times New Roman" w:cs="Times New Roman"/>
                <w:sz w:val="24"/>
                <w:szCs w:val="24"/>
              </w:rPr>
            </w:pPr>
          </w:p>
        </w:tc>
        <w:tc>
          <w:tcPr>
            <w:tcW w:w="1654" w:type="dxa"/>
            <w:tcBorders>
              <w:top w:val="single" w:sz="12" w:space="0" w:color="auto"/>
              <w:left w:val="nil"/>
              <w:bottom w:val="nil"/>
              <w:right w:val="nil"/>
            </w:tcBorders>
          </w:tcPr>
          <w:p w14:paraId="73D7FB07" w14:textId="77777777" w:rsidR="001F1DF2" w:rsidRPr="00FC4EA6" w:rsidRDefault="001F1DF2" w:rsidP="005026D0">
            <w:pPr>
              <w:jc w:val="center"/>
              <w:rPr>
                <w:rFonts w:ascii="Times New Roman" w:hAnsi="Times New Roman" w:cs="Times New Roman"/>
                <w:sz w:val="24"/>
                <w:szCs w:val="24"/>
              </w:rPr>
            </w:pPr>
          </w:p>
          <w:p w14:paraId="0B1F0570" w14:textId="16632039"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51</w:t>
            </w:r>
          </w:p>
          <w:p w14:paraId="40205C39"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45</w:t>
            </w:r>
          </w:p>
          <w:p w14:paraId="347EDBF0"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54</w:t>
            </w:r>
          </w:p>
          <w:p w14:paraId="01C848E1"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46</w:t>
            </w:r>
          </w:p>
          <w:p w14:paraId="7BA0862C"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0</w:t>
            </w:r>
          </w:p>
          <w:p w14:paraId="58484D28" w14:textId="77777777" w:rsidR="005B2DE8" w:rsidRPr="00FC4EA6" w:rsidRDefault="005B2DE8" w:rsidP="005026D0">
            <w:pPr>
              <w:jc w:val="center"/>
              <w:rPr>
                <w:rFonts w:ascii="Times New Roman" w:hAnsi="Times New Roman" w:cs="Times New Roman"/>
                <w:sz w:val="24"/>
                <w:szCs w:val="24"/>
              </w:rPr>
            </w:pPr>
          </w:p>
        </w:tc>
        <w:tc>
          <w:tcPr>
            <w:tcW w:w="2258" w:type="dxa"/>
            <w:tcBorders>
              <w:top w:val="single" w:sz="12" w:space="0" w:color="auto"/>
              <w:left w:val="nil"/>
              <w:bottom w:val="nil"/>
              <w:right w:val="nil"/>
            </w:tcBorders>
          </w:tcPr>
          <w:p w14:paraId="3150F2C2" w14:textId="77777777" w:rsidR="001F1DF2" w:rsidRPr="00FC4EA6" w:rsidRDefault="001F1DF2" w:rsidP="005026D0">
            <w:pPr>
              <w:jc w:val="center"/>
              <w:rPr>
                <w:rFonts w:ascii="Times New Roman" w:hAnsi="Times New Roman" w:cs="Times New Roman"/>
                <w:sz w:val="24"/>
                <w:szCs w:val="24"/>
              </w:rPr>
            </w:pPr>
          </w:p>
          <w:p w14:paraId="68C4DC28" w14:textId="3FC630F5"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83,6</w:t>
            </w:r>
          </w:p>
          <w:p w14:paraId="633EE88F"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73,8</w:t>
            </w:r>
          </w:p>
          <w:p w14:paraId="7F6CA3B7"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88,5</w:t>
            </w:r>
          </w:p>
          <w:p w14:paraId="05D1A7A8"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75,4</w:t>
            </w:r>
          </w:p>
          <w:p w14:paraId="57199B64"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0</w:t>
            </w:r>
          </w:p>
        </w:tc>
      </w:tr>
      <w:tr w:rsidR="005B2DE8" w:rsidRPr="00FC4EA6" w14:paraId="2487F7F1" w14:textId="77777777" w:rsidTr="001F1DF2">
        <w:tc>
          <w:tcPr>
            <w:tcW w:w="2797" w:type="dxa"/>
            <w:tcBorders>
              <w:top w:val="nil"/>
              <w:left w:val="nil"/>
              <w:bottom w:val="nil"/>
              <w:right w:val="nil"/>
            </w:tcBorders>
          </w:tcPr>
          <w:p w14:paraId="63AEBDAB"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Spermogramme normal ?</w:t>
            </w:r>
          </w:p>
          <w:p w14:paraId="4FAD8C02" w14:textId="77777777"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Non</w:t>
            </w:r>
          </w:p>
          <w:p w14:paraId="072FC0C5" w14:textId="581240A7"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Oui</w:t>
            </w:r>
          </w:p>
        </w:tc>
        <w:tc>
          <w:tcPr>
            <w:tcW w:w="2353" w:type="dxa"/>
            <w:tcBorders>
              <w:top w:val="nil"/>
              <w:left w:val="nil"/>
              <w:bottom w:val="nil"/>
              <w:right w:val="nil"/>
            </w:tcBorders>
          </w:tcPr>
          <w:p w14:paraId="61C2DC0E" w14:textId="0719A766" w:rsidR="005B2DE8" w:rsidRPr="00FC4EA6" w:rsidRDefault="005B2DE8" w:rsidP="005026D0">
            <w:pPr>
              <w:jc w:val="center"/>
              <w:rPr>
                <w:rFonts w:ascii="Times New Roman" w:hAnsi="Times New Roman" w:cs="Times New Roman"/>
                <w:sz w:val="24"/>
                <w:szCs w:val="24"/>
              </w:rPr>
            </w:pPr>
          </w:p>
        </w:tc>
        <w:tc>
          <w:tcPr>
            <w:tcW w:w="1654" w:type="dxa"/>
            <w:tcBorders>
              <w:top w:val="nil"/>
              <w:left w:val="nil"/>
              <w:bottom w:val="nil"/>
              <w:right w:val="nil"/>
            </w:tcBorders>
          </w:tcPr>
          <w:p w14:paraId="1510BE83" w14:textId="77777777" w:rsidR="001F1DF2" w:rsidRPr="00FC4EA6" w:rsidRDefault="001F1DF2" w:rsidP="005026D0">
            <w:pPr>
              <w:jc w:val="center"/>
              <w:rPr>
                <w:rFonts w:ascii="Times New Roman" w:hAnsi="Times New Roman" w:cs="Times New Roman"/>
                <w:sz w:val="24"/>
                <w:szCs w:val="24"/>
              </w:rPr>
            </w:pPr>
          </w:p>
          <w:p w14:paraId="0B80FC86" w14:textId="6602D0CA"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23</w:t>
            </w:r>
          </w:p>
          <w:p w14:paraId="6E6468AF"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38</w:t>
            </w:r>
          </w:p>
        </w:tc>
        <w:tc>
          <w:tcPr>
            <w:tcW w:w="2258" w:type="dxa"/>
            <w:tcBorders>
              <w:top w:val="nil"/>
              <w:left w:val="nil"/>
              <w:bottom w:val="nil"/>
              <w:right w:val="nil"/>
            </w:tcBorders>
          </w:tcPr>
          <w:p w14:paraId="69EE9752" w14:textId="77777777" w:rsidR="001F1DF2" w:rsidRPr="00FC4EA6" w:rsidRDefault="001F1DF2" w:rsidP="005026D0">
            <w:pPr>
              <w:jc w:val="center"/>
              <w:rPr>
                <w:rFonts w:ascii="Times New Roman" w:hAnsi="Times New Roman" w:cs="Times New Roman"/>
                <w:sz w:val="24"/>
                <w:szCs w:val="24"/>
              </w:rPr>
            </w:pPr>
          </w:p>
          <w:p w14:paraId="1D10F0C5" w14:textId="3E6954FF"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37,7</w:t>
            </w:r>
          </w:p>
          <w:p w14:paraId="2DF17E53"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62,3</w:t>
            </w:r>
          </w:p>
        </w:tc>
      </w:tr>
      <w:tr w:rsidR="005B2DE8" w:rsidRPr="00FC4EA6" w14:paraId="79ECFE0F" w14:textId="77777777" w:rsidTr="001F1DF2">
        <w:tc>
          <w:tcPr>
            <w:tcW w:w="2797" w:type="dxa"/>
            <w:tcBorders>
              <w:top w:val="nil"/>
              <w:left w:val="nil"/>
              <w:bottom w:val="single" w:sz="12" w:space="0" w:color="auto"/>
              <w:right w:val="nil"/>
            </w:tcBorders>
          </w:tcPr>
          <w:p w14:paraId="36FDAB45"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Bilan hormonal normal ?</w:t>
            </w:r>
          </w:p>
          <w:p w14:paraId="16C734A5" w14:textId="77777777"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Non</w:t>
            </w:r>
          </w:p>
          <w:p w14:paraId="0F3F9E76" w14:textId="38A9411C"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Oui</w:t>
            </w:r>
          </w:p>
        </w:tc>
        <w:tc>
          <w:tcPr>
            <w:tcW w:w="2353" w:type="dxa"/>
            <w:tcBorders>
              <w:top w:val="nil"/>
              <w:left w:val="nil"/>
              <w:bottom w:val="single" w:sz="12" w:space="0" w:color="auto"/>
              <w:right w:val="nil"/>
            </w:tcBorders>
          </w:tcPr>
          <w:p w14:paraId="4CFD6A79" w14:textId="666FB1BF" w:rsidR="005B2DE8" w:rsidRPr="00FC4EA6" w:rsidRDefault="005B2DE8" w:rsidP="005026D0">
            <w:pPr>
              <w:jc w:val="center"/>
              <w:rPr>
                <w:rFonts w:ascii="Times New Roman" w:hAnsi="Times New Roman" w:cs="Times New Roman"/>
                <w:sz w:val="24"/>
                <w:szCs w:val="24"/>
              </w:rPr>
            </w:pPr>
          </w:p>
        </w:tc>
        <w:tc>
          <w:tcPr>
            <w:tcW w:w="1654" w:type="dxa"/>
            <w:tcBorders>
              <w:top w:val="nil"/>
              <w:left w:val="nil"/>
              <w:bottom w:val="single" w:sz="12" w:space="0" w:color="auto"/>
              <w:right w:val="nil"/>
            </w:tcBorders>
          </w:tcPr>
          <w:p w14:paraId="51F89FD2" w14:textId="77777777" w:rsidR="001F1DF2" w:rsidRPr="00FC4EA6" w:rsidRDefault="001F1DF2" w:rsidP="005026D0">
            <w:pPr>
              <w:jc w:val="center"/>
              <w:rPr>
                <w:rFonts w:ascii="Times New Roman" w:hAnsi="Times New Roman" w:cs="Times New Roman"/>
                <w:sz w:val="24"/>
                <w:szCs w:val="24"/>
              </w:rPr>
            </w:pPr>
          </w:p>
          <w:p w14:paraId="30EA819E" w14:textId="61B759B0"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21</w:t>
            </w:r>
          </w:p>
          <w:p w14:paraId="2F7B6630"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40</w:t>
            </w:r>
          </w:p>
        </w:tc>
        <w:tc>
          <w:tcPr>
            <w:tcW w:w="2258" w:type="dxa"/>
            <w:tcBorders>
              <w:top w:val="nil"/>
              <w:left w:val="nil"/>
              <w:bottom w:val="single" w:sz="12" w:space="0" w:color="auto"/>
              <w:right w:val="nil"/>
            </w:tcBorders>
          </w:tcPr>
          <w:p w14:paraId="2D3EEA82" w14:textId="77777777" w:rsidR="001F1DF2" w:rsidRPr="00FC4EA6" w:rsidRDefault="001F1DF2" w:rsidP="005026D0">
            <w:pPr>
              <w:jc w:val="center"/>
              <w:rPr>
                <w:rFonts w:ascii="Times New Roman" w:hAnsi="Times New Roman" w:cs="Times New Roman"/>
                <w:sz w:val="24"/>
                <w:szCs w:val="24"/>
              </w:rPr>
            </w:pPr>
          </w:p>
          <w:p w14:paraId="2C0C0679" w14:textId="01301915"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34,4</w:t>
            </w:r>
          </w:p>
          <w:p w14:paraId="64610AEC"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65,6</w:t>
            </w:r>
          </w:p>
        </w:tc>
      </w:tr>
    </w:tbl>
    <w:p w14:paraId="5F10D04B" w14:textId="77777777" w:rsidR="001F1DF2" w:rsidRPr="00FC4EA6" w:rsidRDefault="001F1DF2" w:rsidP="00C73D34">
      <w:pPr>
        <w:jc w:val="both"/>
        <w:rPr>
          <w:rFonts w:ascii="Times New Roman" w:hAnsi="Times New Roman" w:cs="Times New Roman"/>
          <w:sz w:val="24"/>
          <w:szCs w:val="24"/>
          <w:lang w:val="fr-FR"/>
        </w:rPr>
      </w:pPr>
    </w:p>
    <w:p w14:paraId="13DB8F18" w14:textId="3457AB1E" w:rsidR="005B2DE8" w:rsidRPr="00FC4EA6" w:rsidRDefault="005B2DE8" w:rsidP="007F7897">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 tableau mo</w:t>
      </w:r>
      <w:r w:rsidR="00141CEA" w:rsidRPr="00FC4EA6">
        <w:rPr>
          <w:rFonts w:ascii="Times New Roman" w:hAnsi="Times New Roman" w:cs="Times New Roman"/>
          <w:sz w:val="24"/>
          <w:szCs w:val="24"/>
          <w:lang w:val="fr-FR"/>
        </w:rPr>
        <w:t>ntre que le bilan infectieux était</w:t>
      </w:r>
      <w:r w:rsidRPr="00FC4EA6">
        <w:rPr>
          <w:rFonts w:ascii="Times New Roman" w:hAnsi="Times New Roman" w:cs="Times New Roman"/>
          <w:sz w:val="24"/>
          <w:szCs w:val="24"/>
          <w:lang w:val="fr-FR"/>
        </w:rPr>
        <w:t xml:space="preserve"> l’examen le plus demandé chez les hommes avec 88,5% suivie du</w:t>
      </w:r>
      <w:r w:rsidR="001F1DF2" w:rsidRPr="00FC4EA6">
        <w:rPr>
          <w:rFonts w:ascii="Times New Roman" w:hAnsi="Times New Roman" w:cs="Times New Roman"/>
          <w:sz w:val="24"/>
          <w:szCs w:val="24"/>
          <w:lang w:val="fr-FR"/>
        </w:rPr>
        <w:t xml:space="preserve"> spermogramme avec 83,6% et du </w:t>
      </w:r>
      <w:r w:rsidRPr="00FC4EA6">
        <w:rPr>
          <w:rFonts w:ascii="Times New Roman" w:hAnsi="Times New Roman" w:cs="Times New Roman"/>
          <w:sz w:val="24"/>
          <w:szCs w:val="24"/>
          <w:lang w:val="fr-FR"/>
        </w:rPr>
        <w:t>bilan hormonal</w:t>
      </w:r>
      <w:r w:rsidR="00141CEA" w:rsidRPr="00FC4EA6">
        <w:rPr>
          <w:rFonts w:ascii="Times New Roman" w:hAnsi="Times New Roman" w:cs="Times New Roman"/>
          <w:sz w:val="24"/>
          <w:szCs w:val="24"/>
          <w:lang w:val="fr-FR"/>
        </w:rPr>
        <w:t xml:space="preserve"> 75,4%. 37,7% des hommes souffraient</w:t>
      </w:r>
      <w:r w:rsidRPr="00FC4EA6">
        <w:rPr>
          <w:rFonts w:ascii="Times New Roman" w:hAnsi="Times New Roman" w:cs="Times New Roman"/>
          <w:sz w:val="24"/>
          <w:szCs w:val="24"/>
          <w:lang w:val="fr-FR"/>
        </w:rPr>
        <w:t xml:space="preserve"> des anomalies du spermogramme.</w:t>
      </w:r>
    </w:p>
    <w:p w14:paraId="690D591E" w14:textId="77777777" w:rsidR="005B2DE8" w:rsidRPr="00FC4EA6" w:rsidRDefault="005B2DE8" w:rsidP="00C73D34">
      <w:pPr>
        <w:jc w:val="both"/>
        <w:rPr>
          <w:rFonts w:ascii="Times New Roman" w:hAnsi="Times New Roman" w:cs="Times New Roman"/>
          <w:sz w:val="24"/>
          <w:szCs w:val="24"/>
          <w:lang w:val="fr-FR"/>
        </w:rPr>
      </w:pPr>
    </w:p>
    <w:p w14:paraId="5F45BA0E" w14:textId="0D5AF09E" w:rsidR="00AF5827" w:rsidRPr="00FC4EA6" w:rsidRDefault="00AF5827" w:rsidP="00C73D34">
      <w:pPr>
        <w:jc w:val="both"/>
        <w:rPr>
          <w:rFonts w:ascii="Times New Roman" w:hAnsi="Times New Roman" w:cs="Times New Roman"/>
          <w:sz w:val="24"/>
          <w:szCs w:val="24"/>
          <w:lang w:val="fr-FR"/>
        </w:rPr>
      </w:pPr>
    </w:p>
    <w:p w14:paraId="445C334D" w14:textId="3A6DB87F" w:rsidR="005B2DE8" w:rsidRPr="00FC4EA6" w:rsidRDefault="005B2DE8" w:rsidP="007F7897">
      <w:pPr>
        <w:jc w:val="both"/>
        <w:outlineLvl w:val="2"/>
        <w:rPr>
          <w:rFonts w:ascii="Times New Roman" w:hAnsi="Times New Roman" w:cs="Times New Roman"/>
          <w:b/>
          <w:sz w:val="24"/>
          <w:szCs w:val="24"/>
          <w:lang w:val="fr-FR"/>
        </w:rPr>
      </w:pPr>
      <w:bookmarkStart w:id="427" w:name="_Toc239694763"/>
      <w:r w:rsidRPr="00FC4EA6">
        <w:rPr>
          <w:rFonts w:ascii="Times New Roman" w:hAnsi="Times New Roman" w:cs="Times New Roman"/>
          <w:b/>
          <w:sz w:val="24"/>
          <w:szCs w:val="24"/>
          <w:lang w:val="fr-FR"/>
        </w:rPr>
        <w:lastRenderedPageBreak/>
        <w:t>IV.8. DIA</w:t>
      </w:r>
      <w:r w:rsidR="00116716" w:rsidRPr="00FC4EA6">
        <w:rPr>
          <w:rFonts w:ascii="Times New Roman" w:hAnsi="Times New Roman" w:cs="Times New Roman"/>
          <w:b/>
          <w:sz w:val="24"/>
          <w:szCs w:val="24"/>
          <w:lang w:val="fr-FR"/>
        </w:rPr>
        <w:t>G</w:t>
      </w:r>
      <w:r w:rsidRPr="00FC4EA6">
        <w:rPr>
          <w:rFonts w:ascii="Times New Roman" w:hAnsi="Times New Roman" w:cs="Times New Roman"/>
          <w:b/>
          <w:sz w:val="24"/>
          <w:szCs w:val="24"/>
          <w:lang w:val="fr-FR"/>
        </w:rPr>
        <w:t>NOSTICS ETI</w:t>
      </w:r>
      <w:r w:rsidR="00AF5827" w:rsidRPr="00FC4EA6">
        <w:rPr>
          <w:rFonts w:ascii="Times New Roman" w:hAnsi="Times New Roman" w:cs="Times New Roman"/>
          <w:b/>
          <w:sz w:val="24"/>
          <w:szCs w:val="24"/>
          <w:lang w:val="fr-FR"/>
        </w:rPr>
        <w:t>OLOGIQUES SELON LE MEDECIN</w:t>
      </w:r>
      <w:bookmarkEnd w:id="427"/>
    </w:p>
    <w:p w14:paraId="2028EDBC" w14:textId="7D5C4CF4" w:rsidR="005B2DE8" w:rsidRPr="00FC4EA6" w:rsidRDefault="001A44B3" w:rsidP="00C73D34">
      <w:pPr>
        <w:pStyle w:val="Lgende"/>
        <w:jc w:val="both"/>
        <w:rPr>
          <w:rFonts w:ascii="Times New Roman" w:hAnsi="Times New Roman" w:cs="Times New Roman"/>
          <w:i w:val="0"/>
          <w:color w:val="auto"/>
          <w:sz w:val="24"/>
          <w:szCs w:val="24"/>
          <w:lang w:val="fr-FR"/>
        </w:rPr>
      </w:pPr>
      <w:bookmarkStart w:id="428" w:name="_Toc239432514"/>
      <w:r w:rsidRPr="00FC4EA6">
        <w:rPr>
          <w:rFonts w:ascii="Times New Roman" w:hAnsi="Times New Roman" w:cs="Times New Roman"/>
          <w:b/>
          <w:i w:val="0"/>
          <w:color w:val="auto"/>
          <w:sz w:val="24"/>
          <w:szCs w:val="24"/>
          <w:lang w:val="fr-FR"/>
        </w:rPr>
        <w:t>Tableau</w:t>
      </w:r>
      <w:r w:rsidR="007520D2" w:rsidRPr="00FC4EA6">
        <w:rPr>
          <w:rFonts w:ascii="Times New Roman" w:hAnsi="Times New Roman" w:cs="Times New Roman"/>
          <w:b/>
          <w:i w:val="0"/>
          <w:color w:val="auto"/>
          <w:sz w:val="24"/>
          <w:szCs w:val="24"/>
          <w:lang w:val="fr-FR"/>
        </w:rPr>
        <w:t xml:space="preserve"> XXI </w:t>
      </w:r>
      <w:r w:rsidR="005B2DE8" w:rsidRPr="00FC4EA6">
        <w:rPr>
          <w:rFonts w:ascii="Times New Roman" w:hAnsi="Times New Roman" w:cs="Times New Roman"/>
          <w:b/>
          <w:i w:val="0"/>
          <w:color w:val="auto"/>
          <w:sz w:val="24"/>
          <w:szCs w:val="24"/>
          <w:lang w:val="fr-FR"/>
        </w:rPr>
        <w:t>:</w:t>
      </w:r>
      <w:r w:rsidR="005B2DE8" w:rsidRPr="00FC4EA6">
        <w:rPr>
          <w:rFonts w:ascii="Times New Roman" w:hAnsi="Times New Roman" w:cs="Times New Roman"/>
          <w:i w:val="0"/>
          <w:color w:val="auto"/>
          <w:sz w:val="24"/>
          <w:szCs w:val="24"/>
          <w:lang w:val="fr-FR"/>
        </w:rPr>
        <w:t xml:space="preserve"> diagnostics étiologiques selon le médecin</w:t>
      </w:r>
      <w:bookmarkEnd w:id="428"/>
    </w:p>
    <w:tbl>
      <w:tblPr>
        <w:tblStyle w:val="Grilledutableau"/>
        <w:tblW w:w="0" w:type="auto"/>
        <w:tblLook w:val="04A0" w:firstRow="1" w:lastRow="0" w:firstColumn="1" w:lastColumn="0" w:noHBand="0" w:noVBand="1"/>
      </w:tblPr>
      <w:tblGrid>
        <w:gridCol w:w="2266"/>
        <w:gridCol w:w="3087"/>
        <w:gridCol w:w="1448"/>
        <w:gridCol w:w="2261"/>
      </w:tblGrid>
      <w:tr w:rsidR="005B2DE8" w:rsidRPr="00FC4EA6" w14:paraId="4524F878" w14:textId="77777777" w:rsidTr="001F1DF2">
        <w:tc>
          <w:tcPr>
            <w:tcW w:w="5353" w:type="dxa"/>
            <w:gridSpan w:val="2"/>
            <w:vMerge w:val="restart"/>
            <w:tcBorders>
              <w:top w:val="single" w:sz="12" w:space="0" w:color="auto"/>
              <w:left w:val="nil"/>
              <w:right w:val="nil"/>
            </w:tcBorders>
          </w:tcPr>
          <w:p w14:paraId="5D351A30" w14:textId="6F8410D4" w:rsidR="005B2DE8" w:rsidRPr="00FC4EA6" w:rsidRDefault="005B2DE8" w:rsidP="005026D0">
            <w:pPr>
              <w:jc w:val="center"/>
              <w:rPr>
                <w:rFonts w:ascii="Times New Roman" w:hAnsi="Times New Roman" w:cs="Times New Roman"/>
                <w:sz w:val="24"/>
                <w:szCs w:val="24"/>
              </w:rPr>
            </w:pPr>
          </w:p>
          <w:p w14:paraId="593A9BEC" w14:textId="77777777" w:rsidR="005B2DE8" w:rsidRPr="00FC4EA6" w:rsidRDefault="005B2DE8" w:rsidP="005026D0">
            <w:pPr>
              <w:jc w:val="center"/>
              <w:rPr>
                <w:rFonts w:ascii="Times New Roman" w:hAnsi="Times New Roman" w:cs="Times New Roman"/>
                <w:sz w:val="24"/>
                <w:szCs w:val="24"/>
              </w:rPr>
            </w:pPr>
          </w:p>
          <w:p w14:paraId="387C8992" w14:textId="388680FD"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Variables</w:t>
            </w:r>
          </w:p>
        </w:tc>
        <w:tc>
          <w:tcPr>
            <w:tcW w:w="3709" w:type="dxa"/>
            <w:gridSpan w:val="2"/>
            <w:tcBorders>
              <w:top w:val="single" w:sz="12" w:space="0" w:color="auto"/>
              <w:left w:val="nil"/>
              <w:right w:val="nil"/>
            </w:tcBorders>
          </w:tcPr>
          <w:p w14:paraId="1CB681E7" w14:textId="1B0F3A03"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Couples enquêtés</w:t>
            </w:r>
          </w:p>
          <w:p w14:paraId="0CD43C96" w14:textId="32313F3C" w:rsidR="005B2DE8" w:rsidRPr="00FC4EA6" w:rsidRDefault="00AF5827" w:rsidP="005026D0">
            <w:pPr>
              <w:jc w:val="center"/>
              <w:rPr>
                <w:rFonts w:ascii="Times New Roman" w:hAnsi="Times New Roman" w:cs="Times New Roman"/>
                <w:sz w:val="24"/>
                <w:szCs w:val="24"/>
              </w:rPr>
            </w:pPr>
            <w:r w:rsidRPr="00FC4EA6">
              <w:rPr>
                <w:rFonts w:ascii="Times New Roman" w:hAnsi="Times New Roman" w:cs="Times New Roman"/>
                <w:sz w:val="24"/>
                <w:szCs w:val="24"/>
              </w:rPr>
              <w:t>N═61</w:t>
            </w:r>
          </w:p>
        </w:tc>
      </w:tr>
      <w:tr w:rsidR="005B2DE8" w:rsidRPr="00FC4EA6" w14:paraId="78A19963" w14:textId="77777777" w:rsidTr="001F1DF2">
        <w:tc>
          <w:tcPr>
            <w:tcW w:w="5353" w:type="dxa"/>
            <w:gridSpan w:val="2"/>
            <w:vMerge/>
            <w:tcBorders>
              <w:left w:val="nil"/>
              <w:bottom w:val="single" w:sz="12" w:space="0" w:color="auto"/>
              <w:right w:val="nil"/>
            </w:tcBorders>
          </w:tcPr>
          <w:p w14:paraId="365CF35A" w14:textId="77777777" w:rsidR="005B2DE8" w:rsidRPr="00FC4EA6" w:rsidRDefault="005B2DE8" w:rsidP="005026D0">
            <w:pPr>
              <w:jc w:val="center"/>
              <w:rPr>
                <w:rFonts w:ascii="Times New Roman" w:hAnsi="Times New Roman" w:cs="Times New Roman"/>
                <w:sz w:val="24"/>
                <w:szCs w:val="24"/>
              </w:rPr>
            </w:pPr>
          </w:p>
        </w:tc>
        <w:tc>
          <w:tcPr>
            <w:tcW w:w="3709" w:type="dxa"/>
            <w:gridSpan w:val="2"/>
            <w:tcBorders>
              <w:left w:val="nil"/>
              <w:bottom w:val="single" w:sz="12" w:space="0" w:color="auto"/>
              <w:right w:val="nil"/>
            </w:tcBorders>
          </w:tcPr>
          <w:p w14:paraId="26F0A2C8" w14:textId="54CFDD58" w:rsidR="005B2DE8" w:rsidRPr="00FC4EA6" w:rsidRDefault="00BD6D98" w:rsidP="005026D0">
            <w:pPr>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r w:rsidR="005B2DE8" w:rsidRPr="00FC4EA6">
              <w:rPr>
                <w:rFonts w:ascii="Times New Roman" w:hAnsi="Times New Roman" w:cs="Times New Roman"/>
                <w:sz w:val="24"/>
                <w:szCs w:val="24"/>
              </w:rPr>
              <w:t xml:space="preserve">                        %</w:t>
            </w:r>
          </w:p>
        </w:tc>
      </w:tr>
      <w:tr w:rsidR="005B2DE8" w:rsidRPr="00FC4EA6" w14:paraId="17AEA707" w14:textId="77777777" w:rsidTr="001F1DF2">
        <w:tc>
          <w:tcPr>
            <w:tcW w:w="2266" w:type="dxa"/>
            <w:tcBorders>
              <w:top w:val="single" w:sz="12" w:space="0" w:color="auto"/>
              <w:left w:val="nil"/>
              <w:bottom w:val="single" w:sz="12" w:space="0" w:color="auto"/>
              <w:right w:val="nil"/>
            </w:tcBorders>
          </w:tcPr>
          <w:p w14:paraId="36DF9DFA" w14:textId="255D4807"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Diagnostics : Facteurs tubaires</w:t>
            </w:r>
          </w:p>
          <w:p w14:paraId="3BBC49A0" w14:textId="667EB326"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Facteurs ovulatoires</w:t>
            </w:r>
          </w:p>
          <w:p w14:paraId="416155BE" w14:textId="465005A2"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Facteurs utérins</w:t>
            </w:r>
          </w:p>
          <w:p w14:paraId="4E2332F6" w14:textId="07C79F34"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Facteurs cervicaux</w:t>
            </w:r>
          </w:p>
          <w:p w14:paraId="3766F882" w14:textId="239F884E"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Facteurs infectieux</w:t>
            </w:r>
          </w:p>
          <w:p w14:paraId="045877B6" w14:textId="4B8BA367"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Facteurs inexpliqués</w:t>
            </w:r>
          </w:p>
          <w:p w14:paraId="50F5247C" w14:textId="2E43DD98"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Facteurs mixtes</w:t>
            </w:r>
          </w:p>
          <w:p w14:paraId="678578B2" w14:textId="5786B75B" w:rsidR="001F1DF2"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Facteurs masculins</w:t>
            </w:r>
          </w:p>
          <w:p w14:paraId="6A8656C9" w14:textId="1649B97A" w:rsidR="005B2DE8" w:rsidRPr="00FC4EA6" w:rsidRDefault="001F1DF2" w:rsidP="005026D0">
            <w:pPr>
              <w:jc w:val="center"/>
              <w:rPr>
                <w:rFonts w:ascii="Times New Roman" w:hAnsi="Times New Roman" w:cs="Times New Roman"/>
                <w:sz w:val="24"/>
                <w:szCs w:val="24"/>
              </w:rPr>
            </w:pPr>
            <w:r w:rsidRPr="00FC4EA6">
              <w:rPr>
                <w:rFonts w:ascii="Times New Roman" w:hAnsi="Times New Roman" w:cs="Times New Roman"/>
                <w:sz w:val="24"/>
                <w:szCs w:val="24"/>
              </w:rPr>
              <w:t>Facteurs environnementaux</w:t>
            </w:r>
          </w:p>
        </w:tc>
        <w:tc>
          <w:tcPr>
            <w:tcW w:w="3087" w:type="dxa"/>
            <w:tcBorders>
              <w:top w:val="single" w:sz="12" w:space="0" w:color="auto"/>
              <w:left w:val="nil"/>
              <w:bottom w:val="single" w:sz="12" w:space="0" w:color="auto"/>
              <w:right w:val="nil"/>
            </w:tcBorders>
          </w:tcPr>
          <w:p w14:paraId="0E4ED529" w14:textId="2653B8D7" w:rsidR="005B2DE8" w:rsidRPr="00FC4EA6" w:rsidRDefault="005B2DE8" w:rsidP="005026D0">
            <w:pPr>
              <w:jc w:val="center"/>
              <w:rPr>
                <w:rFonts w:ascii="Times New Roman" w:hAnsi="Times New Roman" w:cs="Times New Roman"/>
                <w:sz w:val="24"/>
                <w:szCs w:val="24"/>
              </w:rPr>
            </w:pPr>
          </w:p>
        </w:tc>
        <w:tc>
          <w:tcPr>
            <w:tcW w:w="1448" w:type="dxa"/>
            <w:tcBorders>
              <w:top w:val="single" w:sz="12" w:space="0" w:color="auto"/>
              <w:left w:val="nil"/>
              <w:bottom w:val="single" w:sz="12" w:space="0" w:color="auto"/>
              <w:right w:val="nil"/>
            </w:tcBorders>
          </w:tcPr>
          <w:p w14:paraId="630B49F4" w14:textId="77777777" w:rsidR="001F1DF2" w:rsidRPr="00FC4EA6" w:rsidRDefault="001F1DF2" w:rsidP="005026D0">
            <w:pPr>
              <w:jc w:val="center"/>
              <w:rPr>
                <w:rFonts w:ascii="Times New Roman" w:hAnsi="Times New Roman" w:cs="Times New Roman"/>
                <w:sz w:val="24"/>
                <w:szCs w:val="24"/>
              </w:rPr>
            </w:pPr>
          </w:p>
          <w:p w14:paraId="01544B48" w14:textId="6C6B14D6"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14</w:t>
            </w:r>
          </w:p>
          <w:p w14:paraId="19D8C447"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22</w:t>
            </w:r>
          </w:p>
          <w:p w14:paraId="2BEE9756"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16</w:t>
            </w:r>
          </w:p>
          <w:p w14:paraId="7B307E6A"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12</w:t>
            </w:r>
          </w:p>
          <w:p w14:paraId="0E6EAB99"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17</w:t>
            </w:r>
          </w:p>
          <w:p w14:paraId="46B9CAD9"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4</w:t>
            </w:r>
          </w:p>
          <w:p w14:paraId="60A7BE7F"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11</w:t>
            </w:r>
          </w:p>
          <w:p w14:paraId="1E43FBE9"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14</w:t>
            </w:r>
          </w:p>
          <w:p w14:paraId="3123D118"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6</w:t>
            </w:r>
          </w:p>
        </w:tc>
        <w:tc>
          <w:tcPr>
            <w:tcW w:w="2261" w:type="dxa"/>
            <w:tcBorders>
              <w:top w:val="single" w:sz="12" w:space="0" w:color="auto"/>
              <w:left w:val="nil"/>
              <w:bottom w:val="single" w:sz="12" w:space="0" w:color="auto"/>
              <w:right w:val="nil"/>
            </w:tcBorders>
          </w:tcPr>
          <w:p w14:paraId="65BD633F" w14:textId="77777777" w:rsidR="001F1DF2" w:rsidRPr="00FC4EA6" w:rsidRDefault="001F1DF2" w:rsidP="005026D0">
            <w:pPr>
              <w:jc w:val="center"/>
              <w:rPr>
                <w:rFonts w:ascii="Times New Roman" w:hAnsi="Times New Roman" w:cs="Times New Roman"/>
                <w:sz w:val="24"/>
                <w:szCs w:val="24"/>
              </w:rPr>
            </w:pPr>
          </w:p>
          <w:p w14:paraId="46194914" w14:textId="43210B5A"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23</w:t>
            </w:r>
          </w:p>
          <w:p w14:paraId="5315696B"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36,1</w:t>
            </w:r>
          </w:p>
          <w:p w14:paraId="777A0FF3"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26,2</w:t>
            </w:r>
          </w:p>
          <w:p w14:paraId="20C2D491"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19,7</w:t>
            </w:r>
          </w:p>
          <w:p w14:paraId="6D6178BE"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27,9</w:t>
            </w:r>
          </w:p>
          <w:p w14:paraId="4F620875"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6,6</w:t>
            </w:r>
          </w:p>
          <w:p w14:paraId="7EEB5F05"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18</w:t>
            </w:r>
          </w:p>
          <w:p w14:paraId="26A93FF3"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23</w:t>
            </w:r>
          </w:p>
          <w:p w14:paraId="46070DF1" w14:textId="77777777" w:rsidR="005B2DE8" w:rsidRPr="00FC4EA6" w:rsidRDefault="005B2DE8" w:rsidP="005026D0">
            <w:pPr>
              <w:jc w:val="center"/>
              <w:rPr>
                <w:rFonts w:ascii="Times New Roman" w:hAnsi="Times New Roman" w:cs="Times New Roman"/>
                <w:sz w:val="24"/>
                <w:szCs w:val="24"/>
              </w:rPr>
            </w:pPr>
            <w:r w:rsidRPr="00FC4EA6">
              <w:rPr>
                <w:rFonts w:ascii="Times New Roman" w:hAnsi="Times New Roman" w:cs="Times New Roman"/>
                <w:sz w:val="24"/>
                <w:szCs w:val="24"/>
              </w:rPr>
              <w:t>9,8</w:t>
            </w:r>
          </w:p>
        </w:tc>
      </w:tr>
    </w:tbl>
    <w:p w14:paraId="224A6E2B" w14:textId="6D0712BC" w:rsidR="005B2DE8" w:rsidRPr="00FC4EA6" w:rsidRDefault="001F1DF2" w:rsidP="007F7897">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L’analyse du tableau</w:t>
      </w:r>
      <w:r w:rsidR="005B2DE8" w:rsidRPr="00FC4EA6">
        <w:rPr>
          <w:rFonts w:ascii="Times New Roman" w:hAnsi="Times New Roman" w:cs="Times New Roman"/>
          <w:sz w:val="24"/>
          <w:szCs w:val="24"/>
          <w:lang w:val="fr-FR"/>
        </w:rPr>
        <w:t xml:space="preserve"> montre une prédominance des facteurs ovulatoire</w:t>
      </w:r>
      <w:r w:rsidRPr="00FC4EA6">
        <w:rPr>
          <w:rFonts w:ascii="Times New Roman" w:hAnsi="Times New Roman" w:cs="Times New Roman"/>
          <w:sz w:val="24"/>
          <w:szCs w:val="24"/>
          <w:lang w:val="fr-FR"/>
        </w:rPr>
        <w:t>s</w:t>
      </w:r>
      <w:r w:rsidR="005B2DE8" w:rsidRPr="00FC4EA6">
        <w:rPr>
          <w:rFonts w:ascii="Times New Roman" w:hAnsi="Times New Roman" w:cs="Times New Roman"/>
          <w:sz w:val="24"/>
          <w:szCs w:val="24"/>
          <w:lang w:val="fr-FR"/>
        </w:rPr>
        <w:t xml:space="preserve"> (36,1</w:t>
      </w:r>
      <w:r w:rsidRPr="00FC4EA6">
        <w:rPr>
          <w:rFonts w:ascii="Times New Roman" w:hAnsi="Times New Roman" w:cs="Times New Roman"/>
          <w:sz w:val="24"/>
          <w:szCs w:val="24"/>
          <w:lang w:val="fr-FR"/>
        </w:rPr>
        <w:t>%), suivie des</w:t>
      </w:r>
      <w:r w:rsidR="005B2DE8" w:rsidRPr="00FC4EA6">
        <w:rPr>
          <w:rFonts w:ascii="Times New Roman" w:hAnsi="Times New Roman" w:cs="Times New Roman"/>
          <w:sz w:val="24"/>
          <w:szCs w:val="24"/>
          <w:lang w:val="fr-FR"/>
        </w:rPr>
        <w:t xml:space="preserve"> facteur</w:t>
      </w:r>
      <w:r w:rsidRPr="00FC4EA6">
        <w:rPr>
          <w:rFonts w:ascii="Times New Roman" w:hAnsi="Times New Roman" w:cs="Times New Roman"/>
          <w:sz w:val="24"/>
          <w:szCs w:val="24"/>
          <w:lang w:val="fr-FR"/>
        </w:rPr>
        <w:t>s infectieux 27,9% et des</w:t>
      </w:r>
      <w:r w:rsidR="005B2DE8" w:rsidRPr="00FC4EA6">
        <w:rPr>
          <w:rFonts w:ascii="Times New Roman" w:hAnsi="Times New Roman" w:cs="Times New Roman"/>
          <w:sz w:val="24"/>
          <w:szCs w:val="24"/>
          <w:lang w:val="fr-FR"/>
        </w:rPr>
        <w:t xml:space="preserve"> facteur</w:t>
      </w:r>
      <w:r w:rsidRPr="00FC4EA6">
        <w:rPr>
          <w:rFonts w:ascii="Times New Roman" w:hAnsi="Times New Roman" w:cs="Times New Roman"/>
          <w:sz w:val="24"/>
          <w:szCs w:val="24"/>
          <w:lang w:val="fr-FR"/>
        </w:rPr>
        <w:t>s</w:t>
      </w:r>
      <w:r w:rsidR="005B2DE8" w:rsidRPr="00FC4EA6">
        <w:rPr>
          <w:rFonts w:ascii="Times New Roman" w:hAnsi="Times New Roman" w:cs="Times New Roman"/>
          <w:sz w:val="24"/>
          <w:szCs w:val="24"/>
          <w:lang w:val="fr-FR"/>
        </w:rPr>
        <w:t xml:space="preserve"> utérin</w:t>
      </w:r>
      <w:r w:rsidRPr="00FC4EA6">
        <w:rPr>
          <w:rFonts w:ascii="Times New Roman" w:hAnsi="Times New Roman" w:cs="Times New Roman"/>
          <w:sz w:val="24"/>
          <w:szCs w:val="24"/>
          <w:lang w:val="fr-FR"/>
        </w:rPr>
        <w:t>s</w:t>
      </w:r>
      <w:r w:rsidR="005B2DE8" w:rsidRPr="00FC4EA6">
        <w:rPr>
          <w:rFonts w:ascii="Times New Roman" w:hAnsi="Times New Roman" w:cs="Times New Roman"/>
          <w:sz w:val="24"/>
          <w:szCs w:val="24"/>
          <w:lang w:val="fr-FR"/>
        </w:rPr>
        <w:t xml:space="preserve"> 26,2%.</w:t>
      </w:r>
    </w:p>
    <w:p w14:paraId="1C712B0F" w14:textId="77777777" w:rsidR="005B2DE8" w:rsidRPr="00FC4EA6" w:rsidRDefault="005B2DE8" w:rsidP="007F7897">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 </w:t>
      </w:r>
    </w:p>
    <w:p w14:paraId="366480B8" w14:textId="77777777" w:rsidR="00AF5827" w:rsidRPr="00FC4EA6" w:rsidRDefault="00AF5827" w:rsidP="00C73D34">
      <w:pPr>
        <w:jc w:val="both"/>
        <w:rPr>
          <w:rFonts w:ascii="Times New Roman" w:hAnsi="Times New Roman" w:cs="Times New Roman"/>
          <w:sz w:val="24"/>
          <w:szCs w:val="24"/>
          <w:lang w:val="fr-FR"/>
        </w:rPr>
      </w:pPr>
    </w:p>
    <w:p w14:paraId="48AAD84D" w14:textId="77777777" w:rsidR="00AF5827" w:rsidRPr="00FC4EA6" w:rsidRDefault="00AF5827" w:rsidP="00C73D34">
      <w:pPr>
        <w:jc w:val="both"/>
        <w:rPr>
          <w:rFonts w:ascii="Times New Roman" w:hAnsi="Times New Roman" w:cs="Times New Roman"/>
          <w:sz w:val="24"/>
          <w:szCs w:val="24"/>
          <w:lang w:val="fr-FR"/>
        </w:rPr>
      </w:pPr>
    </w:p>
    <w:p w14:paraId="5E9CC090" w14:textId="77777777" w:rsidR="001A44B3" w:rsidRPr="00FC4EA6" w:rsidRDefault="001A44B3" w:rsidP="00C73D34">
      <w:pPr>
        <w:jc w:val="both"/>
        <w:rPr>
          <w:rFonts w:ascii="Times New Roman" w:hAnsi="Times New Roman" w:cs="Times New Roman"/>
          <w:sz w:val="24"/>
          <w:szCs w:val="24"/>
          <w:lang w:val="fr-FR"/>
        </w:rPr>
      </w:pPr>
    </w:p>
    <w:p w14:paraId="5D38EA6C" w14:textId="77777777" w:rsidR="00AF5827" w:rsidRPr="00FC4EA6" w:rsidRDefault="00AF5827" w:rsidP="00C73D34">
      <w:pPr>
        <w:jc w:val="both"/>
        <w:rPr>
          <w:rFonts w:ascii="Times New Roman" w:hAnsi="Times New Roman" w:cs="Times New Roman"/>
          <w:sz w:val="24"/>
          <w:szCs w:val="24"/>
          <w:lang w:val="fr-FR"/>
        </w:rPr>
      </w:pPr>
    </w:p>
    <w:p w14:paraId="6B861303" w14:textId="77777777" w:rsidR="00AF5827" w:rsidRPr="00FC4EA6" w:rsidRDefault="00AF5827" w:rsidP="00C73D34">
      <w:pPr>
        <w:jc w:val="both"/>
        <w:rPr>
          <w:rFonts w:ascii="Times New Roman" w:hAnsi="Times New Roman" w:cs="Times New Roman"/>
          <w:sz w:val="24"/>
          <w:szCs w:val="24"/>
          <w:lang w:val="fr-FR"/>
        </w:rPr>
      </w:pPr>
    </w:p>
    <w:p w14:paraId="11945BDE" w14:textId="77777777" w:rsidR="00AF5827" w:rsidRPr="00FC4EA6" w:rsidRDefault="00AF5827" w:rsidP="00C73D34">
      <w:pPr>
        <w:jc w:val="both"/>
        <w:rPr>
          <w:rFonts w:ascii="Times New Roman" w:hAnsi="Times New Roman" w:cs="Times New Roman"/>
          <w:sz w:val="24"/>
          <w:szCs w:val="24"/>
          <w:lang w:val="fr-FR"/>
        </w:rPr>
      </w:pPr>
    </w:p>
    <w:p w14:paraId="3C8DA435" w14:textId="1E4BA78C" w:rsidR="005B2DE8" w:rsidRPr="00FC4EA6" w:rsidRDefault="005B2DE8" w:rsidP="007F7897">
      <w:pPr>
        <w:jc w:val="both"/>
        <w:outlineLvl w:val="2"/>
        <w:rPr>
          <w:rFonts w:ascii="Times New Roman" w:hAnsi="Times New Roman" w:cs="Times New Roman"/>
          <w:b/>
          <w:sz w:val="24"/>
          <w:szCs w:val="24"/>
          <w:lang w:val="fr-FR"/>
        </w:rPr>
      </w:pPr>
      <w:bookmarkStart w:id="429" w:name="_Toc239694764"/>
      <w:r w:rsidRPr="00FC4EA6">
        <w:rPr>
          <w:rFonts w:ascii="Times New Roman" w:hAnsi="Times New Roman" w:cs="Times New Roman"/>
          <w:b/>
          <w:sz w:val="24"/>
          <w:szCs w:val="24"/>
          <w:lang w:val="fr-FR"/>
        </w:rPr>
        <w:lastRenderedPageBreak/>
        <w:t>IV.9. PRISE EN CHARGE INITIAL</w:t>
      </w:r>
      <w:r w:rsidR="00116716" w:rsidRPr="00FC4EA6">
        <w:rPr>
          <w:rFonts w:ascii="Times New Roman" w:hAnsi="Times New Roman" w:cs="Times New Roman"/>
          <w:b/>
          <w:sz w:val="24"/>
          <w:szCs w:val="24"/>
          <w:lang w:val="fr-FR"/>
        </w:rPr>
        <w:t>E</w:t>
      </w:r>
      <w:bookmarkEnd w:id="429"/>
    </w:p>
    <w:p w14:paraId="20E16337" w14:textId="6A0A877C" w:rsidR="005B2DE8" w:rsidRPr="00FC4EA6" w:rsidRDefault="001A44B3" w:rsidP="00C73D34">
      <w:pPr>
        <w:pStyle w:val="Lgende"/>
        <w:jc w:val="both"/>
        <w:rPr>
          <w:rFonts w:ascii="Times New Roman" w:hAnsi="Times New Roman" w:cs="Times New Roman"/>
          <w:i w:val="0"/>
          <w:color w:val="auto"/>
          <w:sz w:val="24"/>
          <w:szCs w:val="24"/>
          <w:lang w:val="fr-FR"/>
        </w:rPr>
      </w:pPr>
      <w:bookmarkStart w:id="430" w:name="_Toc239432515"/>
      <w:r w:rsidRPr="00FC4EA6">
        <w:rPr>
          <w:rFonts w:ascii="Times New Roman" w:hAnsi="Times New Roman" w:cs="Times New Roman"/>
          <w:b/>
          <w:i w:val="0"/>
          <w:color w:val="auto"/>
          <w:sz w:val="24"/>
          <w:szCs w:val="24"/>
          <w:lang w:val="fr-FR"/>
        </w:rPr>
        <w:t>Tableau</w:t>
      </w:r>
      <w:r w:rsidR="007520D2" w:rsidRPr="00FC4EA6">
        <w:rPr>
          <w:rFonts w:ascii="Times New Roman" w:hAnsi="Times New Roman" w:cs="Times New Roman"/>
          <w:b/>
          <w:i w:val="0"/>
          <w:color w:val="auto"/>
          <w:sz w:val="24"/>
          <w:szCs w:val="24"/>
          <w:lang w:val="fr-FR"/>
        </w:rPr>
        <w:t xml:space="preserve"> XXII </w:t>
      </w:r>
      <w:r w:rsidR="00116716" w:rsidRPr="00FC4EA6">
        <w:rPr>
          <w:rFonts w:ascii="Times New Roman" w:hAnsi="Times New Roman" w:cs="Times New Roman"/>
          <w:b/>
          <w:i w:val="0"/>
          <w:color w:val="auto"/>
          <w:sz w:val="24"/>
          <w:szCs w:val="24"/>
          <w:lang w:val="fr-FR"/>
        </w:rPr>
        <w:t xml:space="preserve">: </w:t>
      </w:r>
      <w:r w:rsidR="00116716" w:rsidRPr="00FC4EA6">
        <w:rPr>
          <w:rFonts w:ascii="Times New Roman" w:hAnsi="Times New Roman" w:cs="Times New Roman"/>
          <w:i w:val="0"/>
          <w:color w:val="auto"/>
          <w:sz w:val="24"/>
          <w:szCs w:val="24"/>
          <w:lang w:val="fr-FR"/>
        </w:rPr>
        <w:t>prise</w:t>
      </w:r>
      <w:r w:rsidR="007520D2" w:rsidRPr="00FC4EA6">
        <w:rPr>
          <w:rFonts w:ascii="Times New Roman" w:hAnsi="Times New Roman" w:cs="Times New Roman"/>
          <w:i w:val="0"/>
          <w:color w:val="auto"/>
          <w:sz w:val="24"/>
          <w:szCs w:val="24"/>
          <w:lang w:val="fr-FR"/>
        </w:rPr>
        <w:t xml:space="preserve"> </w:t>
      </w:r>
      <w:r w:rsidR="005B2DE8" w:rsidRPr="00FC4EA6">
        <w:rPr>
          <w:rFonts w:ascii="Times New Roman" w:hAnsi="Times New Roman" w:cs="Times New Roman"/>
          <w:i w:val="0"/>
          <w:color w:val="auto"/>
          <w:sz w:val="24"/>
          <w:szCs w:val="24"/>
          <w:lang w:val="fr-FR"/>
        </w:rPr>
        <w:t>en charge initiale</w:t>
      </w:r>
      <w:bookmarkEnd w:id="430"/>
    </w:p>
    <w:tbl>
      <w:tblPr>
        <w:tblStyle w:val="Grilledutableau"/>
        <w:tblW w:w="0" w:type="auto"/>
        <w:tblInd w:w="5" w:type="dxa"/>
        <w:tblLook w:val="04A0" w:firstRow="1" w:lastRow="0" w:firstColumn="1" w:lastColumn="0" w:noHBand="0" w:noVBand="1"/>
      </w:tblPr>
      <w:tblGrid>
        <w:gridCol w:w="2797"/>
        <w:gridCol w:w="2338"/>
        <w:gridCol w:w="1661"/>
        <w:gridCol w:w="2266"/>
      </w:tblGrid>
      <w:tr w:rsidR="005B2DE8" w:rsidRPr="00FC4EA6" w14:paraId="20426B54" w14:textId="77777777" w:rsidTr="005B2DE8">
        <w:tc>
          <w:tcPr>
            <w:tcW w:w="5135" w:type="dxa"/>
            <w:gridSpan w:val="2"/>
            <w:vMerge w:val="restart"/>
            <w:tcBorders>
              <w:top w:val="single" w:sz="12" w:space="0" w:color="auto"/>
              <w:left w:val="nil"/>
              <w:right w:val="nil"/>
            </w:tcBorders>
          </w:tcPr>
          <w:p w14:paraId="01A80648" w14:textId="74E6D3FD" w:rsidR="005B2DE8" w:rsidRPr="00FC4EA6" w:rsidRDefault="005B2DE8" w:rsidP="005026D0">
            <w:pPr>
              <w:spacing w:after="0"/>
              <w:jc w:val="center"/>
              <w:rPr>
                <w:rFonts w:ascii="Times New Roman" w:hAnsi="Times New Roman" w:cs="Times New Roman"/>
                <w:sz w:val="24"/>
                <w:szCs w:val="24"/>
              </w:rPr>
            </w:pPr>
          </w:p>
          <w:p w14:paraId="2605AEB5" w14:textId="77777777" w:rsidR="005B2DE8" w:rsidRPr="00FC4EA6" w:rsidRDefault="005B2DE8" w:rsidP="005026D0">
            <w:pPr>
              <w:spacing w:after="0"/>
              <w:jc w:val="center"/>
              <w:rPr>
                <w:rFonts w:ascii="Times New Roman" w:hAnsi="Times New Roman" w:cs="Times New Roman"/>
                <w:sz w:val="24"/>
                <w:szCs w:val="24"/>
              </w:rPr>
            </w:pPr>
          </w:p>
          <w:p w14:paraId="430C1239" w14:textId="565F807A"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Variables</w:t>
            </w:r>
          </w:p>
        </w:tc>
        <w:tc>
          <w:tcPr>
            <w:tcW w:w="3927" w:type="dxa"/>
            <w:gridSpan w:val="2"/>
            <w:tcBorders>
              <w:top w:val="single" w:sz="12" w:space="0" w:color="auto"/>
              <w:left w:val="nil"/>
              <w:right w:val="nil"/>
            </w:tcBorders>
          </w:tcPr>
          <w:p w14:paraId="4123EA17" w14:textId="28D0B3FE"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Couples enquêtés</w:t>
            </w:r>
          </w:p>
          <w:p w14:paraId="173D285E" w14:textId="6995F1C9" w:rsidR="005B2DE8" w:rsidRPr="00FC4EA6" w:rsidRDefault="00AF5827"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N═61</w:t>
            </w:r>
          </w:p>
        </w:tc>
      </w:tr>
      <w:tr w:rsidR="005B2DE8" w:rsidRPr="00FC4EA6" w14:paraId="795D4945" w14:textId="77777777" w:rsidTr="005B2DE8">
        <w:tc>
          <w:tcPr>
            <w:tcW w:w="5135" w:type="dxa"/>
            <w:gridSpan w:val="2"/>
            <w:vMerge/>
            <w:tcBorders>
              <w:left w:val="nil"/>
              <w:bottom w:val="single" w:sz="12" w:space="0" w:color="auto"/>
              <w:right w:val="nil"/>
            </w:tcBorders>
          </w:tcPr>
          <w:p w14:paraId="2F1C2C70" w14:textId="77777777" w:rsidR="005B2DE8" w:rsidRPr="00FC4EA6" w:rsidRDefault="005B2DE8" w:rsidP="005026D0">
            <w:pPr>
              <w:spacing w:after="0"/>
              <w:jc w:val="center"/>
              <w:rPr>
                <w:rFonts w:ascii="Times New Roman" w:hAnsi="Times New Roman" w:cs="Times New Roman"/>
                <w:sz w:val="24"/>
                <w:szCs w:val="24"/>
              </w:rPr>
            </w:pPr>
          </w:p>
        </w:tc>
        <w:tc>
          <w:tcPr>
            <w:tcW w:w="3927" w:type="dxa"/>
            <w:gridSpan w:val="2"/>
            <w:tcBorders>
              <w:left w:val="nil"/>
              <w:bottom w:val="single" w:sz="12" w:space="0" w:color="auto"/>
              <w:right w:val="nil"/>
            </w:tcBorders>
          </w:tcPr>
          <w:p w14:paraId="66E1A3FF" w14:textId="3869960B" w:rsidR="005B2DE8" w:rsidRPr="00FC4EA6" w:rsidRDefault="00BD6D98" w:rsidP="005026D0">
            <w:pPr>
              <w:spacing w:after="0"/>
              <w:jc w:val="center"/>
              <w:rPr>
                <w:rFonts w:ascii="Times New Roman" w:hAnsi="Times New Roman" w:cs="Times New Roman"/>
                <w:sz w:val="24"/>
                <w:szCs w:val="24"/>
              </w:rPr>
            </w:pPr>
            <w:proofErr w:type="gramStart"/>
            <w:r w:rsidRPr="00FC4EA6">
              <w:rPr>
                <w:rFonts w:ascii="Times New Roman" w:hAnsi="Times New Roman" w:cs="Times New Roman"/>
                <w:sz w:val="24"/>
                <w:szCs w:val="24"/>
              </w:rPr>
              <w:t>n</w:t>
            </w:r>
            <w:proofErr w:type="gramEnd"/>
            <w:r w:rsidRPr="00FC4EA6">
              <w:rPr>
                <w:rFonts w:ascii="Times New Roman" w:hAnsi="Times New Roman" w:cs="Times New Roman"/>
                <w:sz w:val="24"/>
                <w:szCs w:val="24"/>
              </w:rPr>
              <w:t xml:space="preserve">                                </w:t>
            </w:r>
            <w:r w:rsidR="005B2DE8" w:rsidRPr="00FC4EA6">
              <w:rPr>
                <w:rFonts w:ascii="Times New Roman" w:hAnsi="Times New Roman" w:cs="Times New Roman"/>
                <w:sz w:val="24"/>
                <w:szCs w:val="24"/>
              </w:rPr>
              <w:t>%</w:t>
            </w:r>
          </w:p>
        </w:tc>
      </w:tr>
      <w:tr w:rsidR="005B2DE8" w:rsidRPr="00FC4EA6" w14:paraId="1724037F" w14:textId="77777777" w:rsidTr="00DB1F0C">
        <w:tc>
          <w:tcPr>
            <w:tcW w:w="2797" w:type="dxa"/>
            <w:tcBorders>
              <w:top w:val="single" w:sz="12" w:space="0" w:color="auto"/>
              <w:left w:val="nil"/>
              <w:bottom w:val="single" w:sz="12" w:space="0" w:color="auto"/>
              <w:right w:val="nil"/>
            </w:tcBorders>
          </w:tcPr>
          <w:p w14:paraId="09E7BF7E"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Traitement initial</w:t>
            </w:r>
            <w:r w:rsidR="00DB1F0C" w:rsidRPr="00FC4EA6">
              <w:rPr>
                <w:rFonts w:ascii="Times New Roman" w:hAnsi="Times New Roman" w:cs="Times New Roman"/>
                <w:sz w:val="24"/>
                <w:szCs w:val="24"/>
              </w:rPr>
              <w:t> :</w:t>
            </w:r>
          </w:p>
          <w:p w14:paraId="0CD0D5C4" w14:textId="7AFE5083" w:rsidR="00DB1F0C" w:rsidRPr="00FC4EA6" w:rsidRDefault="00DB1F0C"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Chirurgie</w:t>
            </w:r>
          </w:p>
          <w:p w14:paraId="059B6B6E" w14:textId="3D672CB5" w:rsidR="00DB1F0C" w:rsidRPr="00FC4EA6" w:rsidRDefault="00DB1F0C"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Stimulation ovarienne</w:t>
            </w:r>
          </w:p>
          <w:p w14:paraId="3A2AEDA7" w14:textId="7330DE12" w:rsidR="00DB1F0C" w:rsidRPr="00FC4EA6" w:rsidRDefault="00DB1F0C"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Traitement des IST</w:t>
            </w:r>
          </w:p>
          <w:p w14:paraId="5D038828" w14:textId="0ED94CFA" w:rsidR="00DB1F0C" w:rsidRPr="00FC4EA6" w:rsidRDefault="00DB1F0C"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Induction de l’ovulation</w:t>
            </w:r>
          </w:p>
          <w:p w14:paraId="416AD6C8" w14:textId="598750F6" w:rsidR="00DB1F0C" w:rsidRPr="00FC4EA6" w:rsidRDefault="00DB1F0C"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Insémination intra utérine</w:t>
            </w:r>
          </w:p>
          <w:p w14:paraId="3739C9FB" w14:textId="1CE0814D" w:rsidR="00DB1F0C" w:rsidRPr="00FC4EA6" w:rsidRDefault="00DB1F0C"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Antioxydant et vitamine</w:t>
            </w:r>
          </w:p>
          <w:p w14:paraId="6BCD1A12" w14:textId="15553A18" w:rsidR="00DB1F0C" w:rsidRPr="00FC4EA6" w:rsidRDefault="00DB1F0C"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Traitement</w:t>
            </w:r>
            <w:r w:rsidR="005D4695" w:rsidRPr="00FC4EA6">
              <w:rPr>
                <w:rFonts w:ascii="Times New Roman" w:hAnsi="Times New Roman" w:cs="Times New Roman"/>
                <w:sz w:val="24"/>
                <w:szCs w:val="24"/>
              </w:rPr>
              <w:t>s</w:t>
            </w:r>
            <w:r w:rsidRPr="00FC4EA6">
              <w:rPr>
                <w:rFonts w:ascii="Times New Roman" w:hAnsi="Times New Roman" w:cs="Times New Roman"/>
                <w:sz w:val="24"/>
                <w:szCs w:val="24"/>
              </w:rPr>
              <w:t xml:space="preserve"> hormonaux</w:t>
            </w:r>
          </w:p>
          <w:p w14:paraId="35FBE495" w14:textId="45ADFEA9" w:rsidR="00DB1F0C" w:rsidRPr="00FC4EA6" w:rsidRDefault="00DB1F0C"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Autres</w:t>
            </w:r>
          </w:p>
          <w:p w14:paraId="0AD0E1E4" w14:textId="1D36DE86" w:rsidR="00DB1F0C" w:rsidRPr="00FC4EA6" w:rsidRDefault="00DB1F0C" w:rsidP="005026D0">
            <w:pPr>
              <w:spacing w:after="0"/>
              <w:jc w:val="center"/>
              <w:rPr>
                <w:rFonts w:ascii="Times New Roman" w:hAnsi="Times New Roman" w:cs="Times New Roman"/>
                <w:sz w:val="24"/>
                <w:szCs w:val="24"/>
              </w:rPr>
            </w:pPr>
          </w:p>
        </w:tc>
        <w:tc>
          <w:tcPr>
            <w:tcW w:w="2338" w:type="dxa"/>
            <w:tcBorders>
              <w:top w:val="single" w:sz="12" w:space="0" w:color="auto"/>
              <w:left w:val="nil"/>
              <w:bottom w:val="single" w:sz="12" w:space="0" w:color="auto"/>
              <w:right w:val="nil"/>
            </w:tcBorders>
          </w:tcPr>
          <w:p w14:paraId="1D933094" w14:textId="73834ACB" w:rsidR="005B2DE8" w:rsidRPr="00FC4EA6" w:rsidRDefault="005B2DE8" w:rsidP="005026D0">
            <w:pPr>
              <w:spacing w:after="0"/>
              <w:jc w:val="center"/>
              <w:rPr>
                <w:rFonts w:ascii="Times New Roman" w:hAnsi="Times New Roman" w:cs="Times New Roman"/>
                <w:sz w:val="24"/>
                <w:szCs w:val="24"/>
              </w:rPr>
            </w:pPr>
          </w:p>
        </w:tc>
        <w:tc>
          <w:tcPr>
            <w:tcW w:w="1661" w:type="dxa"/>
            <w:tcBorders>
              <w:top w:val="single" w:sz="12" w:space="0" w:color="auto"/>
              <w:left w:val="nil"/>
              <w:bottom w:val="single" w:sz="12" w:space="0" w:color="auto"/>
              <w:right w:val="nil"/>
            </w:tcBorders>
          </w:tcPr>
          <w:p w14:paraId="1296C744" w14:textId="77777777" w:rsidR="00DB1F0C" w:rsidRPr="00FC4EA6" w:rsidRDefault="00DB1F0C" w:rsidP="005026D0">
            <w:pPr>
              <w:spacing w:after="0"/>
              <w:jc w:val="center"/>
              <w:rPr>
                <w:rFonts w:ascii="Times New Roman" w:hAnsi="Times New Roman" w:cs="Times New Roman"/>
                <w:sz w:val="24"/>
                <w:szCs w:val="24"/>
              </w:rPr>
            </w:pPr>
          </w:p>
          <w:p w14:paraId="32BB6D7E" w14:textId="1955FB4F"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13</w:t>
            </w:r>
          </w:p>
          <w:p w14:paraId="5B643870"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30</w:t>
            </w:r>
          </w:p>
          <w:p w14:paraId="2ED60D56"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28</w:t>
            </w:r>
          </w:p>
          <w:p w14:paraId="64CA5E41"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15</w:t>
            </w:r>
          </w:p>
          <w:p w14:paraId="428EBE6D"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7</w:t>
            </w:r>
          </w:p>
          <w:p w14:paraId="792C3B21"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16</w:t>
            </w:r>
          </w:p>
          <w:p w14:paraId="30E55188"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19</w:t>
            </w:r>
          </w:p>
          <w:p w14:paraId="6875A1A6"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2</w:t>
            </w:r>
          </w:p>
        </w:tc>
        <w:tc>
          <w:tcPr>
            <w:tcW w:w="2266" w:type="dxa"/>
            <w:tcBorders>
              <w:top w:val="single" w:sz="12" w:space="0" w:color="auto"/>
              <w:left w:val="nil"/>
              <w:bottom w:val="single" w:sz="12" w:space="0" w:color="auto"/>
              <w:right w:val="nil"/>
            </w:tcBorders>
          </w:tcPr>
          <w:p w14:paraId="6C8A3763" w14:textId="77777777" w:rsidR="00DB1F0C" w:rsidRPr="00FC4EA6" w:rsidRDefault="00DB1F0C" w:rsidP="005026D0">
            <w:pPr>
              <w:spacing w:after="0"/>
              <w:jc w:val="center"/>
              <w:rPr>
                <w:rFonts w:ascii="Times New Roman" w:hAnsi="Times New Roman" w:cs="Times New Roman"/>
                <w:sz w:val="24"/>
                <w:szCs w:val="24"/>
              </w:rPr>
            </w:pPr>
          </w:p>
          <w:p w14:paraId="03C755F1" w14:textId="34C45F56"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21,3</w:t>
            </w:r>
          </w:p>
          <w:p w14:paraId="1138C2F7"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49,2</w:t>
            </w:r>
          </w:p>
          <w:p w14:paraId="499C2AFD"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45,9</w:t>
            </w:r>
          </w:p>
          <w:p w14:paraId="0729FAAA"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24,6</w:t>
            </w:r>
          </w:p>
          <w:p w14:paraId="7081FB8F"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11,5</w:t>
            </w:r>
          </w:p>
          <w:p w14:paraId="459C98CE"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26,2</w:t>
            </w:r>
          </w:p>
          <w:p w14:paraId="239EFA6B"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31,1</w:t>
            </w:r>
          </w:p>
          <w:p w14:paraId="24F99DB6" w14:textId="77777777" w:rsidR="005B2DE8" w:rsidRPr="00FC4EA6" w:rsidRDefault="005B2DE8" w:rsidP="005026D0">
            <w:pPr>
              <w:spacing w:after="0"/>
              <w:jc w:val="center"/>
              <w:rPr>
                <w:rFonts w:ascii="Times New Roman" w:hAnsi="Times New Roman" w:cs="Times New Roman"/>
                <w:sz w:val="24"/>
                <w:szCs w:val="24"/>
              </w:rPr>
            </w:pPr>
            <w:r w:rsidRPr="00FC4EA6">
              <w:rPr>
                <w:rFonts w:ascii="Times New Roman" w:hAnsi="Times New Roman" w:cs="Times New Roman"/>
                <w:sz w:val="24"/>
                <w:szCs w:val="24"/>
              </w:rPr>
              <w:t>3,3</w:t>
            </w:r>
          </w:p>
        </w:tc>
      </w:tr>
    </w:tbl>
    <w:p w14:paraId="60736332" w14:textId="77777777" w:rsidR="00DB1F0C" w:rsidRPr="00FC4EA6" w:rsidRDefault="00DB1F0C" w:rsidP="007F7897">
      <w:pPr>
        <w:spacing w:after="0"/>
        <w:jc w:val="both"/>
        <w:rPr>
          <w:rFonts w:ascii="Times New Roman" w:hAnsi="Times New Roman" w:cs="Times New Roman"/>
          <w:sz w:val="24"/>
          <w:szCs w:val="24"/>
          <w:lang w:val="fr-FR"/>
        </w:rPr>
      </w:pPr>
    </w:p>
    <w:p w14:paraId="5BA6D156" w14:textId="44CE95A3" w:rsidR="005B2DE8" w:rsidRPr="00FC4EA6" w:rsidRDefault="005B2DE8" w:rsidP="00C73D34">
      <w:p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Le tableau montre que la prise en charge initial</w:t>
      </w:r>
      <w:r w:rsidR="00116716" w:rsidRPr="00FC4EA6">
        <w:rPr>
          <w:rFonts w:ascii="Times New Roman" w:hAnsi="Times New Roman" w:cs="Times New Roman"/>
          <w:sz w:val="24"/>
          <w:szCs w:val="24"/>
          <w:lang w:val="fr-FR"/>
        </w:rPr>
        <w:t>e</w:t>
      </w:r>
      <w:r w:rsidRPr="00FC4EA6">
        <w:rPr>
          <w:rFonts w:ascii="Times New Roman" w:hAnsi="Times New Roman" w:cs="Times New Roman"/>
          <w:sz w:val="24"/>
          <w:szCs w:val="24"/>
          <w:lang w:val="fr-FR"/>
        </w:rPr>
        <w:t xml:space="preserve"> des co</w:t>
      </w:r>
      <w:r w:rsidR="00141CEA" w:rsidRPr="00FC4EA6">
        <w:rPr>
          <w:rFonts w:ascii="Times New Roman" w:hAnsi="Times New Roman" w:cs="Times New Roman"/>
          <w:sz w:val="24"/>
          <w:szCs w:val="24"/>
          <w:lang w:val="fr-FR"/>
        </w:rPr>
        <w:t>uples infertile</w:t>
      </w:r>
      <w:r w:rsidR="00116716" w:rsidRPr="00FC4EA6">
        <w:rPr>
          <w:rFonts w:ascii="Times New Roman" w:hAnsi="Times New Roman" w:cs="Times New Roman"/>
          <w:sz w:val="24"/>
          <w:szCs w:val="24"/>
          <w:lang w:val="fr-FR"/>
        </w:rPr>
        <w:t>s</w:t>
      </w:r>
      <w:r w:rsidR="00141CEA" w:rsidRPr="00FC4EA6">
        <w:rPr>
          <w:rFonts w:ascii="Times New Roman" w:hAnsi="Times New Roman" w:cs="Times New Roman"/>
          <w:sz w:val="24"/>
          <w:szCs w:val="24"/>
          <w:lang w:val="fr-FR"/>
        </w:rPr>
        <w:t xml:space="preserve"> à Ngaoundéré était</w:t>
      </w:r>
      <w:r w:rsidRPr="00FC4EA6">
        <w:rPr>
          <w:rFonts w:ascii="Times New Roman" w:hAnsi="Times New Roman" w:cs="Times New Roman"/>
          <w:sz w:val="24"/>
          <w:szCs w:val="24"/>
          <w:lang w:val="fr-FR"/>
        </w:rPr>
        <w:t xml:space="preserve"> dominé</w:t>
      </w:r>
      <w:r w:rsidR="00116716" w:rsidRPr="00FC4EA6">
        <w:rPr>
          <w:rFonts w:ascii="Times New Roman" w:hAnsi="Times New Roman" w:cs="Times New Roman"/>
          <w:sz w:val="24"/>
          <w:szCs w:val="24"/>
          <w:lang w:val="fr-FR"/>
        </w:rPr>
        <w:t>e</w:t>
      </w:r>
      <w:r w:rsidRPr="00FC4EA6">
        <w:rPr>
          <w:rFonts w:ascii="Times New Roman" w:hAnsi="Times New Roman" w:cs="Times New Roman"/>
          <w:sz w:val="24"/>
          <w:szCs w:val="24"/>
          <w:lang w:val="fr-FR"/>
        </w:rPr>
        <w:t xml:space="preserve"> par la stimulation ovarienne (49,2%) suivie du traitement des IST (45,9</w:t>
      </w:r>
      <w:r w:rsidR="00116716" w:rsidRPr="00FC4EA6">
        <w:rPr>
          <w:rFonts w:ascii="Times New Roman" w:hAnsi="Times New Roman" w:cs="Times New Roman"/>
          <w:sz w:val="24"/>
          <w:szCs w:val="24"/>
          <w:lang w:val="fr-FR"/>
        </w:rPr>
        <w:t>%</w:t>
      </w:r>
      <w:r w:rsidR="005D4695" w:rsidRPr="00FC4EA6">
        <w:rPr>
          <w:rFonts w:ascii="Times New Roman" w:hAnsi="Times New Roman" w:cs="Times New Roman"/>
          <w:sz w:val="24"/>
          <w:szCs w:val="24"/>
          <w:lang w:val="fr-FR"/>
        </w:rPr>
        <w:t>) et du traitement hormonal</w:t>
      </w:r>
      <w:r w:rsidRPr="00FC4EA6">
        <w:rPr>
          <w:rFonts w:ascii="Times New Roman" w:hAnsi="Times New Roman" w:cs="Times New Roman"/>
          <w:sz w:val="24"/>
          <w:szCs w:val="24"/>
          <w:lang w:val="fr-FR"/>
        </w:rPr>
        <w:t xml:space="preserve"> (31,1%).</w:t>
      </w:r>
    </w:p>
    <w:p w14:paraId="246E1356" w14:textId="77777777" w:rsidR="000C3C0F" w:rsidRPr="00FC4EA6" w:rsidRDefault="000C3C0F" w:rsidP="00C73D34">
      <w:pPr>
        <w:spacing w:line="276" w:lineRule="auto"/>
        <w:jc w:val="both"/>
        <w:rPr>
          <w:rFonts w:ascii="Times New Roman" w:hAnsi="Times New Roman" w:cs="Times New Roman"/>
          <w:b/>
          <w:sz w:val="24"/>
          <w:szCs w:val="24"/>
          <w:lang w:val="fr-FR"/>
        </w:rPr>
      </w:pPr>
    </w:p>
    <w:p w14:paraId="2DE88C1B" w14:textId="77777777" w:rsidR="000C3C0F" w:rsidRPr="00FC4EA6" w:rsidRDefault="000C3C0F" w:rsidP="00C73D34">
      <w:pPr>
        <w:spacing w:line="276" w:lineRule="auto"/>
        <w:jc w:val="both"/>
        <w:rPr>
          <w:rFonts w:ascii="Times New Roman" w:hAnsi="Times New Roman" w:cs="Times New Roman"/>
          <w:b/>
          <w:sz w:val="24"/>
          <w:szCs w:val="24"/>
          <w:lang w:val="fr-FR"/>
        </w:rPr>
      </w:pPr>
    </w:p>
    <w:p w14:paraId="4D53B4AF" w14:textId="77777777" w:rsidR="000C3C0F" w:rsidRPr="00FC4EA6" w:rsidRDefault="000C3C0F" w:rsidP="00C73D34">
      <w:pPr>
        <w:spacing w:line="276" w:lineRule="auto"/>
        <w:jc w:val="both"/>
        <w:rPr>
          <w:rFonts w:ascii="Times New Roman" w:hAnsi="Times New Roman" w:cs="Times New Roman"/>
          <w:b/>
          <w:sz w:val="24"/>
          <w:szCs w:val="24"/>
          <w:lang w:val="fr-FR"/>
        </w:rPr>
      </w:pPr>
    </w:p>
    <w:p w14:paraId="3D73AD7A"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19D2FDC9"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4E5EC10A"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24207F3E"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0DBE2280"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523E4C16"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3AF9BBB0"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19A224A8"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7C651313"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4C99BC22"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40D3447C"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03F7249D"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3B444D2A"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46510B97"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2E3676B3"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7A747881"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613FF801"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6E1A240A"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7BE58020" w14:textId="77777777" w:rsidR="005B2DE8" w:rsidRPr="00FC4EA6" w:rsidRDefault="005B2DE8" w:rsidP="00C73D34">
      <w:pPr>
        <w:spacing w:line="276" w:lineRule="auto"/>
        <w:jc w:val="both"/>
        <w:rPr>
          <w:rFonts w:ascii="Times New Roman" w:hAnsi="Times New Roman" w:cs="Times New Roman"/>
          <w:b/>
          <w:sz w:val="24"/>
          <w:szCs w:val="24"/>
          <w:lang w:val="fr-FR"/>
        </w:rPr>
      </w:pPr>
    </w:p>
    <w:p w14:paraId="2E714C6E" w14:textId="47165A8D" w:rsidR="005B2DE8" w:rsidRPr="00FC4EA6" w:rsidRDefault="005B2DE8" w:rsidP="00C73D34">
      <w:pPr>
        <w:spacing w:line="276" w:lineRule="auto"/>
        <w:jc w:val="both"/>
        <w:rPr>
          <w:rFonts w:ascii="Times New Roman" w:hAnsi="Times New Roman" w:cs="Times New Roman"/>
          <w:b/>
          <w:sz w:val="24"/>
          <w:szCs w:val="24"/>
          <w:lang w:val="fr-FR"/>
        </w:rPr>
      </w:pPr>
    </w:p>
    <w:p w14:paraId="4B8DD4BA" w14:textId="55910E61" w:rsidR="005B2DE8" w:rsidRPr="00FC4EA6" w:rsidRDefault="005B2DE8" w:rsidP="00C73D34">
      <w:pPr>
        <w:spacing w:line="276" w:lineRule="auto"/>
        <w:jc w:val="both"/>
        <w:rPr>
          <w:rFonts w:ascii="Times New Roman" w:hAnsi="Times New Roman" w:cs="Times New Roman"/>
          <w:b/>
          <w:sz w:val="24"/>
          <w:szCs w:val="24"/>
          <w:lang w:val="fr-FR"/>
        </w:rPr>
      </w:pPr>
    </w:p>
    <w:p w14:paraId="1B26C953" w14:textId="38E193D4" w:rsidR="005B2DE8" w:rsidRPr="00FC4EA6" w:rsidRDefault="00AF5827" w:rsidP="00C73D34">
      <w:pPr>
        <w:spacing w:line="276" w:lineRule="auto"/>
        <w:jc w:val="both"/>
        <w:rPr>
          <w:rFonts w:ascii="Times New Roman" w:hAnsi="Times New Roman" w:cs="Times New Roman"/>
          <w:b/>
          <w:sz w:val="24"/>
          <w:szCs w:val="24"/>
          <w:lang w:val="fr-FR"/>
        </w:rPr>
      </w:pPr>
      <w:r w:rsidRPr="00FC4EA6">
        <w:rPr>
          <w:rFonts w:ascii="Times New Roman" w:hAnsi="Times New Roman" w:cs="Times New Roman"/>
          <w:b/>
          <w:noProof/>
          <w:sz w:val="24"/>
          <w:szCs w:val="24"/>
          <w:lang w:val="fr-FR"/>
        </w:rPr>
        <mc:AlternateContent>
          <mc:Choice Requires="wps">
            <w:drawing>
              <wp:anchor distT="0" distB="0" distL="114300" distR="114300" simplePos="0" relativeHeight="251668992" behindDoc="0" locked="0" layoutInCell="1" allowOverlap="1" wp14:anchorId="43CD8D81" wp14:editId="2814563D">
                <wp:simplePos x="0" y="0"/>
                <wp:positionH relativeFrom="column">
                  <wp:posOffset>713740</wp:posOffset>
                </wp:positionH>
                <wp:positionV relativeFrom="paragraph">
                  <wp:posOffset>24130</wp:posOffset>
                </wp:positionV>
                <wp:extent cx="4444365" cy="499110"/>
                <wp:effectExtent l="8890" t="6985" r="13970" b="8255"/>
                <wp:wrapNone/>
                <wp:docPr id="14" name="Organigramme : Alternativ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4365" cy="499110"/>
                        </a:xfrm>
                        <a:prstGeom prst="flowChartAlternateProcess">
                          <a:avLst/>
                        </a:prstGeom>
                        <a:solidFill>
                          <a:srgbClr val="F4D6CC"/>
                        </a:solidFill>
                        <a:ln w="9525">
                          <a:solidFill>
                            <a:srgbClr val="000000"/>
                          </a:solidFill>
                          <a:miter lim="800000"/>
                          <a:headEnd/>
                          <a:tailEnd/>
                        </a:ln>
                      </wps:spPr>
                      <wps:txbx>
                        <w:txbxContent>
                          <w:p w14:paraId="76D37560" w14:textId="77777777" w:rsidR="00C15A28" w:rsidRPr="00BB599C" w:rsidRDefault="00C15A28" w:rsidP="000C3C0F">
                            <w:pPr>
                              <w:spacing w:before="120"/>
                              <w:outlineLvl w:val="0"/>
                              <w:rPr>
                                <w:rFonts w:ascii="Times New Roman" w:hAnsi="Times New Roman" w:cs="Times New Roman"/>
                                <w:b/>
                                <w:sz w:val="32"/>
                                <w:szCs w:val="28"/>
                              </w:rPr>
                            </w:pPr>
                            <w:bookmarkStart w:id="431" w:name="_Toc176323295"/>
                            <w:bookmarkStart w:id="432" w:name="_Toc176323497"/>
                            <w:bookmarkStart w:id="433" w:name="_Toc239694599"/>
                            <w:bookmarkStart w:id="434" w:name="_Toc239694765"/>
                            <w:r w:rsidRPr="00BB599C">
                              <w:rPr>
                                <w:rFonts w:ascii="Times New Roman" w:hAnsi="Times New Roman" w:cs="Times New Roman"/>
                                <w:b/>
                                <w:sz w:val="32"/>
                                <w:szCs w:val="28"/>
                              </w:rPr>
                              <w:t>CHAPITRE V : SYNTHESE ET DISCUSSION</w:t>
                            </w:r>
                            <w:bookmarkEnd w:id="431"/>
                            <w:bookmarkEnd w:id="432"/>
                            <w:bookmarkEnd w:id="433"/>
                            <w:bookmarkEnd w:id="434"/>
                          </w:p>
                          <w:p w14:paraId="294AD64B" w14:textId="77777777" w:rsidR="00C15A28" w:rsidRPr="000575C6" w:rsidRDefault="00C15A28" w:rsidP="000C3C0F">
                            <w:pPr>
                              <w:pStyle w:val="Titre1"/>
                              <w:spacing w:before="120"/>
                              <w:rPr>
                                <w:color w:val="auto"/>
                                <w:sz w:val="32"/>
                              </w:rPr>
                            </w:pPr>
                          </w:p>
                          <w:p w14:paraId="370BBCCF" w14:textId="77777777" w:rsidR="00C15A28" w:rsidRDefault="00C15A28" w:rsidP="000C3C0F">
                            <w:pPr>
                              <w:spacing w:before="12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D8D81" id="Organigramme : Alternative 14" o:spid="_x0000_s1038" type="#_x0000_t176" style="position:absolute;left:0;text-align:left;margin-left:56.2pt;margin-top:1.9pt;width:349.95pt;height:39.3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" fillcolor="#f4d6cc">
                <v:textbox>
                  <w:txbxContent>
                    <w:p w14:paraId="76D37560" w14:textId="77777777" w:rsidR="00C15A28" w:rsidRPr="00BB599C" w:rsidRDefault="00C15A28" w:rsidP="000C3C0F">
                      <w:pPr>
                        <w:spacing w:before="120"/>
                        <w:outlineLvl w:val="0"/>
                        <w:rPr>
                          <w:rFonts w:ascii="Times New Roman" w:hAnsi="Times New Roman" w:cs="Times New Roman"/>
                          <w:b/>
                          <w:sz w:val="32"/>
                          <w:szCs w:val="28"/>
                        </w:rPr>
                      </w:pPr>
                      <w:bookmarkStart w:id="435" w:name="_Toc176323295"/>
                      <w:bookmarkStart w:id="436" w:name="_Toc176323497"/>
                      <w:bookmarkStart w:id="437" w:name="_Toc239694599"/>
                      <w:bookmarkStart w:id="438" w:name="_Toc239694765"/>
                      <w:r w:rsidRPr="00BB599C">
                        <w:rPr>
                          <w:rFonts w:ascii="Times New Roman" w:hAnsi="Times New Roman" w:cs="Times New Roman"/>
                          <w:b/>
                          <w:sz w:val="32"/>
                          <w:szCs w:val="28"/>
                        </w:rPr>
                        <w:t>CHAPITRE V : SYNTHESE ET DISCUSSION</w:t>
                      </w:r>
                      <w:bookmarkEnd w:id="435"/>
                      <w:bookmarkEnd w:id="436"/>
                      <w:bookmarkEnd w:id="437"/>
                      <w:bookmarkEnd w:id="438"/>
                    </w:p>
                    <w:p w14:paraId="294AD64B" w14:textId="77777777" w:rsidR="00C15A28" w:rsidRPr="000575C6" w:rsidRDefault="00C15A28" w:rsidP="000C3C0F">
                      <w:pPr>
                        <w:pStyle w:val="Titre1"/>
                        <w:spacing w:before="120"/>
                        <w:rPr>
                          <w:color w:val="auto"/>
                          <w:sz w:val="32"/>
                        </w:rPr>
                      </w:pPr>
                    </w:p>
                    <w:p w14:paraId="370BBCCF" w14:textId="77777777" w:rsidR="00C15A28" w:rsidRDefault="00C15A28" w:rsidP="000C3C0F">
                      <w:pPr>
                        <w:spacing w:before="120"/>
                        <w:jc w:val="center"/>
                      </w:pPr>
                    </w:p>
                  </w:txbxContent>
                </v:textbox>
              </v:shape>
            </w:pict>
          </mc:Fallback>
        </mc:AlternateContent>
      </w:r>
    </w:p>
    <w:p w14:paraId="3A064241" w14:textId="0A6F764D" w:rsidR="005B2DE8" w:rsidRPr="00FC4EA6" w:rsidRDefault="005B2DE8" w:rsidP="00C73D34">
      <w:pPr>
        <w:spacing w:line="276" w:lineRule="auto"/>
        <w:jc w:val="both"/>
        <w:rPr>
          <w:rFonts w:ascii="Times New Roman" w:hAnsi="Times New Roman" w:cs="Times New Roman"/>
          <w:b/>
          <w:sz w:val="24"/>
          <w:szCs w:val="24"/>
          <w:lang w:val="fr-FR"/>
        </w:rPr>
      </w:pPr>
    </w:p>
    <w:p w14:paraId="51F1300F" w14:textId="47EDC1F8" w:rsidR="005B2DE8" w:rsidRPr="00FC4EA6" w:rsidRDefault="005B2DE8" w:rsidP="00C73D34">
      <w:pPr>
        <w:spacing w:line="276" w:lineRule="auto"/>
        <w:jc w:val="both"/>
        <w:rPr>
          <w:rFonts w:ascii="Times New Roman" w:hAnsi="Times New Roman" w:cs="Times New Roman"/>
          <w:b/>
          <w:sz w:val="24"/>
          <w:szCs w:val="24"/>
          <w:lang w:val="fr-FR"/>
        </w:rPr>
      </w:pPr>
    </w:p>
    <w:p w14:paraId="1F47855A" w14:textId="2865BAF4" w:rsidR="000C3C0F" w:rsidRPr="00FC4EA6" w:rsidRDefault="000C3C0F" w:rsidP="00C73D34">
      <w:pPr>
        <w:spacing w:line="276" w:lineRule="auto"/>
        <w:jc w:val="both"/>
        <w:rPr>
          <w:rFonts w:ascii="Times New Roman" w:hAnsi="Times New Roman" w:cs="Times New Roman"/>
          <w:b/>
          <w:sz w:val="24"/>
          <w:szCs w:val="24"/>
          <w:lang w:val="fr-FR"/>
        </w:rPr>
      </w:pPr>
    </w:p>
    <w:p w14:paraId="15D39721" w14:textId="77777777" w:rsidR="000C3C0F" w:rsidRPr="00FC4EA6" w:rsidRDefault="000C3C0F" w:rsidP="00C73D34">
      <w:pPr>
        <w:spacing w:line="276" w:lineRule="auto"/>
        <w:jc w:val="both"/>
        <w:rPr>
          <w:rFonts w:ascii="Times New Roman" w:hAnsi="Times New Roman" w:cs="Times New Roman"/>
          <w:b/>
          <w:sz w:val="24"/>
          <w:szCs w:val="24"/>
          <w:lang w:val="fr-FR"/>
        </w:rPr>
      </w:pPr>
    </w:p>
    <w:p w14:paraId="715980C3" w14:textId="42396225" w:rsidR="000C3C0F" w:rsidRPr="00FC4EA6" w:rsidRDefault="000C3C0F" w:rsidP="00C73D34">
      <w:pPr>
        <w:spacing w:line="276" w:lineRule="auto"/>
        <w:jc w:val="both"/>
        <w:rPr>
          <w:rFonts w:ascii="Times New Roman" w:hAnsi="Times New Roman" w:cs="Times New Roman"/>
          <w:b/>
          <w:sz w:val="24"/>
          <w:szCs w:val="24"/>
          <w:lang w:val="fr-FR"/>
        </w:rPr>
      </w:pPr>
    </w:p>
    <w:p w14:paraId="11ADA663" w14:textId="77777777" w:rsidR="000C3C0F" w:rsidRPr="00FC4EA6" w:rsidRDefault="000C3C0F" w:rsidP="00C73D34">
      <w:pPr>
        <w:spacing w:line="276" w:lineRule="auto"/>
        <w:jc w:val="both"/>
        <w:rPr>
          <w:rFonts w:ascii="Times New Roman" w:hAnsi="Times New Roman" w:cs="Times New Roman"/>
          <w:b/>
          <w:sz w:val="24"/>
          <w:szCs w:val="24"/>
          <w:lang w:val="fr-FR"/>
        </w:rPr>
      </w:pPr>
    </w:p>
    <w:p w14:paraId="4DD4ED05" w14:textId="77777777" w:rsidR="000C3C0F" w:rsidRPr="00FC4EA6" w:rsidRDefault="000C3C0F" w:rsidP="00C73D34">
      <w:pPr>
        <w:spacing w:line="276" w:lineRule="auto"/>
        <w:jc w:val="both"/>
        <w:rPr>
          <w:rFonts w:ascii="Times New Roman" w:hAnsi="Times New Roman" w:cs="Times New Roman"/>
          <w:b/>
          <w:sz w:val="24"/>
          <w:szCs w:val="24"/>
          <w:lang w:val="fr-FR"/>
        </w:rPr>
      </w:pPr>
    </w:p>
    <w:p w14:paraId="7C95B679" w14:textId="77777777" w:rsidR="000C3C0F" w:rsidRPr="00FC4EA6" w:rsidRDefault="000C3C0F" w:rsidP="00C73D34">
      <w:pPr>
        <w:spacing w:line="276" w:lineRule="auto"/>
        <w:jc w:val="both"/>
        <w:rPr>
          <w:rFonts w:ascii="Times New Roman" w:hAnsi="Times New Roman" w:cs="Times New Roman"/>
          <w:b/>
          <w:sz w:val="24"/>
          <w:szCs w:val="24"/>
          <w:lang w:val="fr-FR"/>
        </w:rPr>
      </w:pPr>
    </w:p>
    <w:p w14:paraId="1686421C" w14:textId="77777777" w:rsidR="000C3C0F" w:rsidRPr="00FC4EA6" w:rsidRDefault="000C3C0F" w:rsidP="00C73D34">
      <w:pPr>
        <w:spacing w:line="276" w:lineRule="auto"/>
        <w:jc w:val="both"/>
        <w:rPr>
          <w:rFonts w:ascii="Times New Roman" w:hAnsi="Times New Roman" w:cs="Times New Roman"/>
          <w:b/>
          <w:sz w:val="24"/>
          <w:szCs w:val="24"/>
          <w:lang w:val="fr-FR"/>
        </w:rPr>
      </w:pPr>
    </w:p>
    <w:p w14:paraId="37A2F348" w14:textId="77777777" w:rsidR="000C3C0F" w:rsidRPr="00FC4EA6" w:rsidRDefault="000C3C0F" w:rsidP="00C73D34">
      <w:pPr>
        <w:spacing w:line="276" w:lineRule="auto"/>
        <w:jc w:val="both"/>
        <w:rPr>
          <w:rFonts w:ascii="Times New Roman" w:hAnsi="Times New Roman" w:cs="Times New Roman"/>
          <w:b/>
          <w:sz w:val="24"/>
          <w:szCs w:val="24"/>
          <w:lang w:val="fr-FR"/>
        </w:rPr>
      </w:pPr>
    </w:p>
    <w:p w14:paraId="015BD319" w14:textId="77777777" w:rsidR="000C3C0F" w:rsidRPr="00FC4EA6" w:rsidRDefault="000C3C0F" w:rsidP="00C73D34">
      <w:pPr>
        <w:spacing w:line="276" w:lineRule="auto"/>
        <w:jc w:val="both"/>
        <w:rPr>
          <w:rFonts w:ascii="Times New Roman" w:hAnsi="Times New Roman" w:cs="Times New Roman"/>
          <w:b/>
          <w:sz w:val="24"/>
          <w:szCs w:val="24"/>
          <w:lang w:val="fr-FR"/>
        </w:rPr>
      </w:pPr>
    </w:p>
    <w:p w14:paraId="4A151747" w14:textId="30EA36B6" w:rsidR="007F7897" w:rsidRPr="00FC4EA6" w:rsidRDefault="00645FF8">
      <w:pPr>
        <w:rPr>
          <w:rFonts w:ascii="Times New Roman" w:hAnsi="Times New Roman" w:cs="Times New Roman"/>
          <w:b/>
          <w:sz w:val="24"/>
          <w:szCs w:val="24"/>
          <w:lang w:val="fr-FR"/>
        </w:rPr>
      </w:pPr>
      <w:r w:rsidRPr="00FC4EA6">
        <w:rPr>
          <w:rFonts w:ascii="Times New Roman" w:hAnsi="Times New Roman" w:cs="Times New Roman"/>
          <w:b/>
          <w:noProof/>
          <w:sz w:val="24"/>
          <w:szCs w:val="24"/>
          <w:lang w:val="fr-FR"/>
        </w:rPr>
        <mc:AlternateContent>
          <mc:Choice Requires="wps">
            <w:drawing>
              <wp:anchor distT="0" distB="0" distL="114300" distR="114300" simplePos="0" relativeHeight="251719168" behindDoc="0" locked="0" layoutInCell="1" allowOverlap="1" wp14:anchorId="2441ABE7" wp14:editId="2AB1930A">
                <wp:simplePos x="0" y="0"/>
                <wp:positionH relativeFrom="column">
                  <wp:posOffset>5235191</wp:posOffset>
                </wp:positionH>
                <wp:positionV relativeFrom="paragraph">
                  <wp:posOffset>1304467</wp:posOffset>
                </wp:positionV>
                <wp:extent cx="829340" cy="478465"/>
                <wp:effectExtent l="0" t="0" r="8890" b="0"/>
                <wp:wrapNone/>
                <wp:docPr id="39" name="Rectangle : coins arrondis 39"/>
                <wp:cNvGraphicFramePr/>
                <a:graphic xmlns:a="http://schemas.openxmlformats.org/drawingml/2006/main">
                  <a:graphicData uri="http://schemas.microsoft.com/office/word/2010/wordprocessingShape">
                    <wps:wsp>
                      <wps:cNvSpPr/>
                      <wps:spPr>
                        <a:xfrm>
                          <a:off x="0" y="0"/>
                          <a:ext cx="829340" cy="478465"/>
                        </a:xfrm>
                        <a:prstGeom prst="round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C6A2CE" id="Rectangle : coins arrondis 39" o:spid="_x0000_s1026" style="position:absolute;margin-left:412.2pt;margin-top:102.7pt;width:65.3pt;height:37.65pt;z-index:251719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" fillcolor="white [3201]" stroked="f" strokeweight="2pt"/>
            </w:pict>
          </mc:Fallback>
        </mc:AlternateContent>
      </w:r>
      <w:r w:rsidR="007F7897" w:rsidRPr="00FC4EA6">
        <w:rPr>
          <w:rFonts w:ascii="Times New Roman" w:hAnsi="Times New Roman" w:cs="Times New Roman"/>
          <w:b/>
          <w:sz w:val="24"/>
          <w:szCs w:val="24"/>
          <w:lang w:val="fr-FR"/>
        </w:rPr>
        <w:br w:type="page"/>
      </w:r>
    </w:p>
    <w:p w14:paraId="21AE75AE" w14:textId="244041AB" w:rsidR="00BD6D98" w:rsidRPr="00FC4EA6" w:rsidRDefault="00BD6D98" w:rsidP="007F7897">
      <w:pPr>
        <w:jc w:val="both"/>
        <w:outlineLvl w:val="1"/>
        <w:rPr>
          <w:rFonts w:ascii="Times New Roman" w:hAnsi="Times New Roman" w:cs="Times New Roman"/>
          <w:b/>
          <w:sz w:val="24"/>
          <w:szCs w:val="24"/>
          <w:lang w:val="fr-FR"/>
        </w:rPr>
      </w:pPr>
      <w:bookmarkStart w:id="439" w:name="_Toc239694766"/>
      <w:r w:rsidRPr="00FC4EA6">
        <w:rPr>
          <w:rFonts w:ascii="Times New Roman" w:hAnsi="Times New Roman" w:cs="Times New Roman"/>
          <w:b/>
          <w:sz w:val="24"/>
          <w:szCs w:val="24"/>
          <w:lang w:val="fr-FR"/>
        </w:rPr>
        <w:lastRenderedPageBreak/>
        <w:t>V.</w:t>
      </w:r>
      <w:r w:rsidR="00CE42BB" w:rsidRPr="00FC4EA6">
        <w:rPr>
          <w:rFonts w:ascii="Times New Roman" w:hAnsi="Times New Roman" w:cs="Times New Roman"/>
          <w:b/>
          <w:sz w:val="24"/>
          <w:szCs w:val="24"/>
          <w:lang w:val="fr-FR"/>
        </w:rPr>
        <w:t xml:space="preserve">1. </w:t>
      </w:r>
      <w:r w:rsidRPr="00FC4EA6">
        <w:rPr>
          <w:rFonts w:ascii="Times New Roman" w:hAnsi="Times New Roman" w:cs="Times New Roman"/>
          <w:b/>
          <w:sz w:val="24"/>
          <w:szCs w:val="24"/>
          <w:lang w:val="fr-FR"/>
        </w:rPr>
        <w:t>LIMITES DE L’ETUDE</w:t>
      </w:r>
      <w:bookmarkEnd w:id="439"/>
    </w:p>
    <w:p w14:paraId="3CE55194" w14:textId="77777777" w:rsidR="00BD6D98" w:rsidRPr="00FC4EA6" w:rsidRDefault="00BD6D98" w:rsidP="007F7897">
      <w:p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Cette étude présente plusieurs limites. Elles sont entre autres :</w:t>
      </w:r>
    </w:p>
    <w:p w14:paraId="44776B8A" w14:textId="6E266B39" w:rsidR="00BD6D98" w:rsidRPr="00FC4EA6" w:rsidRDefault="00BD6D98" w:rsidP="007F7897">
      <w:pPr>
        <w:pStyle w:val="Paragraphedeliste"/>
        <w:numPr>
          <w:ilvl w:val="0"/>
          <w:numId w:val="38"/>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Taille de</w:t>
      </w:r>
      <w:r w:rsidR="00141CEA" w:rsidRPr="00FC4EA6">
        <w:rPr>
          <w:rFonts w:ascii="Times New Roman" w:hAnsi="Times New Roman" w:cs="Times New Roman"/>
          <w:sz w:val="24"/>
          <w:szCs w:val="24"/>
          <w:lang w:val="fr-FR"/>
        </w:rPr>
        <w:t xml:space="preserve"> l’échantillon restreinte avec </w:t>
      </w:r>
      <w:r w:rsidRPr="00FC4EA6">
        <w:rPr>
          <w:rFonts w:ascii="Times New Roman" w:hAnsi="Times New Roman" w:cs="Times New Roman"/>
          <w:sz w:val="24"/>
          <w:szCs w:val="24"/>
          <w:lang w:val="fr-FR"/>
        </w:rPr>
        <w:t xml:space="preserve">seulement 61 couples inclus, notre échantillon est </w:t>
      </w:r>
      <w:r w:rsidR="00141CEA" w:rsidRPr="00FC4EA6">
        <w:rPr>
          <w:rFonts w:ascii="Times New Roman" w:hAnsi="Times New Roman" w:cs="Times New Roman"/>
          <w:sz w:val="24"/>
          <w:szCs w:val="24"/>
          <w:lang w:val="fr-FR"/>
        </w:rPr>
        <w:t>petit</w:t>
      </w:r>
      <w:r w:rsidRPr="00FC4EA6">
        <w:rPr>
          <w:rFonts w:ascii="Times New Roman" w:hAnsi="Times New Roman" w:cs="Times New Roman"/>
          <w:sz w:val="24"/>
          <w:szCs w:val="24"/>
          <w:lang w:val="fr-FR"/>
        </w:rPr>
        <w:t xml:space="preserve"> de taille. Cela limite la puissance statistique de l’étude et ne permet pa</w:t>
      </w:r>
      <w:r w:rsidR="00141CEA" w:rsidRPr="00FC4EA6">
        <w:rPr>
          <w:rFonts w:ascii="Times New Roman" w:hAnsi="Times New Roman" w:cs="Times New Roman"/>
          <w:sz w:val="24"/>
          <w:szCs w:val="24"/>
          <w:lang w:val="fr-FR"/>
        </w:rPr>
        <w:t xml:space="preserve">s de généraliser les résultats </w:t>
      </w:r>
      <w:r w:rsidRPr="00FC4EA6">
        <w:rPr>
          <w:rFonts w:ascii="Times New Roman" w:hAnsi="Times New Roman" w:cs="Times New Roman"/>
          <w:sz w:val="24"/>
          <w:szCs w:val="24"/>
          <w:lang w:val="fr-FR"/>
        </w:rPr>
        <w:t xml:space="preserve">à l’ensemble de la population infertile du </w:t>
      </w:r>
      <w:r w:rsidR="00141CEA" w:rsidRPr="00FC4EA6">
        <w:rPr>
          <w:rFonts w:ascii="Times New Roman" w:hAnsi="Times New Roman" w:cs="Times New Roman"/>
          <w:sz w:val="24"/>
          <w:szCs w:val="24"/>
          <w:lang w:val="fr-FR"/>
        </w:rPr>
        <w:t>Cameroun ou</w:t>
      </w:r>
      <w:r w:rsidRPr="00FC4EA6">
        <w:rPr>
          <w:rFonts w:ascii="Times New Roman" w:hAnsi="Times New Roman" w:cs="Times New Roman"/>
          <w:sz w:val="24"/>
          <w:szCs w:val="24"/>
          <w:lang w:val="fr-FR"/>
        </w:rPr>
        <w:t xml:space="preserve"> d’autres régions.</w:t>
      </w:r>
    </w:p>
    <w:p w14:paraId="30127CCE" w14:textId="27E050AC" w:rsidR="00BD6D98" w:rsidRPr="00FC4EA6" w:rsidRDefault="00BD6D98" w:rsidP="007F7897">
      <w:pPr>
        <w:pStyle w:val="Paragraphedeliste"/>
        <w:numPr>
          <w:ilvl w:val="0"/>
          <w:numId w:val="38"/>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Recrutement limité à trois hôpitaux. Bien que trois hôpitaux soient représentés, l’étude reste localisée dans une zone géographique restreinte. Les couples consultant dans d’autres régions ou en milieu purement rural ne sont pas inclus, ce qui peut induire un biais de sélection et limiter la représentativité des résultats.</w:t>
      </w:r>
    </w:p>
    <w:p w14:paraId="504AB218" w14:textId="77777777" w:rsidR="00BD6D98" w:rsidRPr="00FC4EA6" w:rsidRDefault="00BD6D98" w:rsidP="007F7897">
      <w:pPr>
        <w:pStyle w:val="Paragraphedeliste"/>
        <w:numPr>
          <w:ilvl w:val="0"/>
          <w:numId w:val="38"/>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Données déclaratives et biais de mémoire</w:t>
      </w:r>
    </w:p>
    <w:p w14:paraId="5C9F1297" w14:textId="77777777" w:rsidR="00BD6D98" w:rsidRPr="00FC4EA6" w:rsidRDefault="00BD6D98" w:rsidP="007F7897">
      <w:pPr>
        <w:pStyle w:val="Paragraphedeliste"/>
        <w:numPr>
          <w:ilvl w:val="0"/>
          <w:numId w:val="38"/>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Manque de données cliniques objectives</w:t>
      </w:r>
    </w:p>
    <w:p w14:paraId="55F388B1" w14:textId="36540619" w:rsidR="00BD6D98" w:rsidRPr="00FC4EA6" w:rsidRDefault="00BD6D98" w:rsidP="007F7897">
      <w:pPr>
        <w:pStyle w:val="Paragraphedeliste"/>
        <w:numPr>
          <w:ilvl w:val="0"/>
          <w:numId w:val="38"/>
        </w:numPr>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Absence de suivi longitudina</w:t>
      </w:r>
      <w:r w:rsidR="00141CEA" w:rsidRPr="00FC4EA6">
        <w:rPr>
          <w:rFonts w:ascii="Times New Roman" w:hAnsi="Times New Roman" w:cs="Times New Roman"/>
          <w:sz w:val="24"/>
          <w:szCs w:val="24"/>
          <w:lang w:val="fr-FR"/>
        </w:rPr>
        <w:t>l</w:t>
      </w:r>
      <w:r w:rsidRPr="00FC4EA6">
        <w:rPr>
          <w:rFonts w:ascii="Times New Roman" w:hAnsi="Times New Roman" w:cs="Times New Roman"/>
          <w:sz w:val="24"/>
          <w:szCs w:val="24"/>
          <w:lang w:val="fr-FR"/>
        </w:rPr>
        <w:t xml:space="preserve">  </w:t>
      </w:r>
    </w:p>
    <w:p w14:paraId="7A7DCF4B" w14:textId="244D3F45" w:rsidR="00541D62" w:rsidRPr="00FC4EA6" w:rsidRDefault="00CE42BB" w:rsidP="007F7897">
      <w:pPr>
        <w:pStyle w:val="Titre1"/>
        <w:spacing w:before="0" w:after="0"/>
        <w:jc w:val="both"/>
        <w:rPr>
          <w:color w:val="auto"/>
          <w:lang w:val="fr-FR"/>
        </w:rPr>
      </w:pPr>
      <w:bookmarkStart w:id="440" w:name="_Toc239432412"/>
      <w:bookmarkStart w:id="441" w:name="_Toc239694600"/>
      <w:bookmarkStart w:id="442" w:name="_Toc239694767"/>
      <w:r w:rsidRPr="00FC4EA6">
        <w:rPr>
          <w:color w:val="auto"/>
          <w:lang w:val="fr-FR"/>
        </w:rPr>
        <w:t>V</w:t>
      </w:r>
      <w:r w:rsidR="00541D62" w:rsidRPr="00FC4EA6">
        <w:rPr>
          <w:color w:val="auto"/>
          <w:lang w:val="fr-FR"/>
        </w:rPr>
        <w:t>.</w:t>
      </w:r>
      <w:r w:rsidRPr="00FC4EA6">
        <w:rPr>
          <w:color w:val="auto"/>
          <w:lang w:val="fr-FR"/>
        </w:rPr>
        <w:t>2.</w:t>
      </w:r>
      <w:r w:rsidR="00541D62" w:rsidRPr="00FC4EA6">
        <w:rPr>
          <w:color w:val="auto"/>
          <w:lang w:val="fr-FR"/>
        </w:rPr>
        <w:t xml:space="preserve"> </w:t>
      </w:r>
      <w:r w:rsidR="00541D62" w:rsidRPr="00FC4EA6">
        <w:rPr>
          <w:rFonts w:ascii="Times New Roman" w:hAnsi="Times New Roman" w:cs="Times New Roman"/>
          <w:color w:val="auto"/>
          <w:sz w:val="24"/>
          <w:szCs w:val="24"/>
          <w:lang w:val="fr-FR"/>
        </w:rPr>
        <w:t>DISCUSSION DES RÉSULTATS</w:t>
      </w:r>
      <w:bookmarkEnd w:id="440"/>
      <w:bookmarkEnd w:id="441"/>
      <w:bookmarkEnd w:id="442"/>
    </w:p>
    <w:p w14:paraId="478670AC" w14:textId="031DA255" w:rsidR="00541D62" w:rsidRPr="00FC4EA6" w:rsidRDefault="00541D62" w:rsidP="007F7897">
      <w:pPr>
        <w:pStyle w:val="Titre2"/>
        <w:spacing w:before="0" w:after="0"/>
        <w:jc w:val="both"/>
        <w:rPr>
          <w:color w:val="auto"/>
          <w:lang w:val="fr-FR"/>
        </w:rPr>
      </w:pPr>
      <w:bookmarkStart w:id="443" w:name="_Toc239694768"/>
      <w:r w:rsidRPr="00FC4EA6">
        <w:rPr>
          <w:color w:val="auto"/>
          <w:lang w:val="fr-FR"/>
        </w:rPr>
        <w:t>V</w:t>
      </w:r>
      <w:r w:rsidR="00CE42BB" w:rsidRPr="00FC4EA6">
        <w:rPr>
          <w:color w:val="auto"/>
          <w:lang w:val="fr-FR"/>
        </w:rPr>
        <w:t xml:space="preserve"> </w:t>
      </w:r>
      <w:r w:rsidR="005D4695" w:rsidRPr="00FC4EA6">
        <w:rPr>
          <w:color w:val="auto"/>
          <w:lang w:val="fr-FR"/>
        </w:rPr>
        <w:t>.</w:t>
      </w:r>
      <w:r w:rsidR="00CE42BB" w:rsidRPr="00FC4EA6">
        <w:rPr>
          <w:color w:val="auto"/>
          <w:lang w:val="fr-FR"/>
        </w:rPr>
        <w:t>2</w:t>
      </w:r>
      <w:r w:rsidRPr="00FC4EA6">
        <w:rPr>
          <w:color w:val="auto"/>
          <w:lang w:val="fr-FR"/>
        </w:rPr>
        <w:t>.1</w:t>
      </w:r>
      <w:r w:rsidRPr="00FC4EA6">
        <w:rPr>
          <w:rFonts w:ascii="Times New Roman" w:hAnsi="Times New Roman" w:cs="Times New Roman"/>
          <w:color w:val="auto"/>
          <w:sz w:val="24"/>
          <w:szCs w:val="24"/>
          <w:lang w:val="fr-FR"/>
        </w:rPr>
        <w:t>. Identification des patients</w:t>
      </w:r>
      <w:bookmarkEnd w:id="443"/>
    </w:p>
    <w:p w14:paraId="1278502B" w14:textId="77777777" w:rsidR="002E119D" w:rsidRPr="00FC4EA6" w:rsidRDefault="00541D62" w:rsidP="007F7897">
      <w:pPr>
        <w:spacing w:after="20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Nos résultats montrent que l'Hôpital </w:t>
      </w:r>
      <w:r w:rsidR="000E6C6F" w:rsidRPr="00FC4EA6">
        <w:rPr>
          <w:rFonts w:ascii="Times New Roman" w:hAnsi="Times New Roman" w:cs="Times New Roman"/>
          <w:sz w:val="24"/>
          <w:szCs w:val="24"/>
          <w:lang w:val="fr-FR"/>
        </w:rPr>
        <w:t>Régional de Ngaoundéré (HRN) était</w:t>
      </w:r>
      <w:r w:rsidRPr="00FC4EA6">
        <w:rPr>
          <w:rFonts w:ascii="Times New Roman" w:hAnsi="Times New Roman" w:cs="Times New Roman"/>
          <w:sz w:val="24"/>
          <w:szCs w:val="24"/>
          <w:lang w:val="fr-FR"/>
        </w:rPr>
        <w:t xml:space="preserve"> la structure la plus fréquentée par les couples infertiles durant la période d'étude, avec 30 couples soit</w:t>
      </w:r>
      <w:r w:rsidR="000E6C6F" w:rsidRPr="00FC4EA6">
        <w:rPr>
          <w:rFonts w:ascii="Times New Roman" w:hAnsi="Times New Roman" w:cs="Times New Roman"/>
          <w:sz w:val="24"/>
          <w:szCs w:val="24"/>
          <w:lang w:val="fr-FR"/>
        </w:rPr>
        <w:t xml:space="preserve"> 49,2 % des répondants</w:t>
      </w:r>
      <w:r w:rsidR="001F4261" w:rsidRPr="00FC4EA6">
        <w:rPr>
          <w:rFonts w:ascii="Times New Roman" w:hAnsi="Times New Roman" w:cs="Times New Roman"/>
          <w:sz w:val="24"/>
          <w:szCs w:val="24"/>
          <w:lang w:val="fr-FR"/>
        </w:rPr>
        <w:t>. </w:t>
      </w:r>
      <w:r w:rsidRPr="00FC4EA6">
        <w:rPr>
          <w:rFonts w:ascii="Times New Roman" w:hAnsi="Times New Roman" w:cs="Times New Roman"/>
          <w:sz w:val="24"/>
          <w:szCs w:val="24"/>
          <w:lang w:val="fr-FR"/>
        </w:rPr>
        <w:t>Cela peut s'expliquer par le fait que le HRN dispose d'un plateau technique plus adapté à la prise en charge de l'infertilité et bénéficie d'une meilleure accessibilité géographique et financière</w:t>
      </w:r>
      <w:r w:rsidR="00D25B8E" w:rsidRPr="00FC4EA6">
        <w:rPr>
          <w:rFonts w:ascii="Times New Roman" w:hAnsi="Times New Roman" w:cs="Times New Roman"/>
          <w:sz w:val="24"/>
          <w:szCs w:val="24"/>
          <w:lang w:val="fr-FR"/>
        </w:rPr>
        <w:t xml:space="preserve"> pour la population de la ville. </w:t>
      </w:r>
    </w:p>
    <w:p w14:paraId="612B1F8D" w14:textId="4DAA9F00" w:rsidR="00793F0C" w:rsidRPr="00FC4EA6" w:rsidRDefault="00D25B8E" w:rsidP="007F7897">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Dans la littérature, nous avons trouvé des données similaires. Une étude menée par </w:t>
      </w:r>
      <w:proofErr w:type="spellStart"/>
      <w:r w:rsidRPr="00FC4EA6">
        <w:rPr>
          <w:rFonts w:ascii="Times New Roman" w:hAnsi="Times New Roman" w:cs="Times New Roman"/>
          <w:sz w:val="24"/>
          <w:szCs w:val="24"/>
          <w:lang w:val="fr-FR"/>
        </w:rPr>
        <w:t>Tiagha</w:t>
      </w:r>
      <w:proofErr w:type="spellEnd"/>
      <w:r w:rsidRPr="00FC4EA6">
        <w:rPr>
          <w:rFonts w:ascii="Times New Roman" w:hAnsi="Times New Roman" w:cs="Times New Roman"/>
          <w:sz w:val="24"/>
          <w:szCs w:val="24"/>
          <w:lang w:val="fr-FR"/>
        </w:rPr>
        <w:t xml:space="preserve"> et al. (2020) dans le Sud-Ouest du Cameroun a également montré une concentration des consultations pour infertilité dans les hôpitaux régionaux.</w:t>
      </w:r>
    </w:p>
    <w:p w14:paraId="07B8D50E" w14:textId="2DFD5E96" w:rsidR="00D25B8E" w:rsidRPr="00FC4EA6" w:rsidRDefault="00D25B8E" w:rsidP="007F7897">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 Ces similitudes peuvent s’expliquer par la structure hiérarchique</w:t>
      </w:r>
      <w:r w:rsidR="002E119D" w:rsidRPr="00FC4EA6">
        <w:rPr>
          <w:rFonts w:ascii="Times New Roman" w:hAnsi="Times New Roman" w:cs="Times New Roman"/>
          <w:sz w:val="24"/>
          <w:szCs w:val="24"/>
          <w:lang w:val="fr-FR"/>
        </w:rPr>
        <w:t xml:space="preserve"> du système de santé camerounais</w:t>
      </w:r>
      <w:r w:rsidRPr="00FC4EA6">
        <w:rPr>
          <w:rFonts w:ascii="Times New Roman" w:hAnsi="Times New Roman" w:cs="Times New Roman"/>
          <w:sz w:val="24"/>
          <w:szCs w:val="24"/>
          <w:lang w:val="fr-FR"/>
        </w:rPr>
        <w:t xml:space="preserve"> ou les patient</w:t>
      </w:r>
      <w:r w:rsidR="002E119D" w:rsidRPr="00FC4EA6">
        <w:rPr>
          <w:rFonts w:ascii="Times New Roman" w:hAnsi="Times New Roman" w:cs="Times New Roman"/>
          <w:sz w:val="24"/>
          <w:szCs w:val="24"/>
          <w:lang w:val="fr-FR"/>
        </w:rPr>
        <w:t>s</w:t>
      </w:r>
      <w:r w:rsidRPr="00FC4EA6">
        <w:rPr>
          <w:rFonts w:ascii="Times New Roman" w:hAnsi="Times New Roman" w:cs="Times New Roman"/>
          <w:sz w:val="24"/>
          <w:szCs w:val="24"/>
          <w:lang w:val="fr-FR"/>
        </w:rPr>
        <w:t xml:space="preserve"> sont orientés vers les hôpitaux régionaux pour des soins spécialisés. L’accessibilité géographique influence également le choix des patients.</w:t>
      </w:r>
    </w:p>
    <w:p w14:paraId="0B9D5D37" w14:textId="49695A56" w:rsidR="00541D62" w:rsidRPr="00FC4EA6" w:rsidRDefault="00541D62" w:rsidP="007F7897">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 Par ailleurs,</w:t>
      </w:r>
      <w:r w:rsidR="00793F0C" w:rsidRPr="00FC4EA6">
        <w:rPr>
          <w:rFonts w:ascii="Times New Roman" w:hAnsi="Times New Roman" w:cs="Times New Roman"/>
          <w:sz w:val="24"/>
          <w:szCs w:val="24"/>
          <w:lang w:val="fr-FR"/>
        </w:rPr>
        <w:t xml:space="preserve"> une étude de </w:t>
      </w:r>
      <w:proofErr w:type="spellStart"/>
      <w:r w:rsidR="00793F0C" w:rsidRPr="00FC4EA6">
        <w:rPr>
          <w:rFonts w:ascii="Times New Roman" w:hAnsi="Times New Roman" w:cs="Times New Roman"/>
          <w:sz w:val="24"/>
          <w:szCs w:val="24"/>
          <w:lang w:val="fr-FR"/>
        </w:rPr>
        <w:t>Yemele</w:t>
      </w:r>
      <w:proofErr w:type="spellEnd"/>
      <w:r w:rsidR="00793F0C" w:rsidRPr="00FC4EA6">
        <w:rPr>
          <w:rFonts w:ascii="Times New Roman" w:hAnsi="Times New Roman" w:cs="Times New Roman"/>
          <w:sz w:val="24"/>
          <w:szCs w:val="24"/>
          <w:lang w:val="fr-FR"/>
        </w:rPr>
        <w:t xml:space="preserve"> et al. (2025) à Garoua rapporte des données sensiblement différentes, avec une répartition plus équilibrée entre les structures publiques et privées dans la région du Nord.</w:t>
      </w:r>
    </w:p>
    <w:p w14:paraId="69BB7034" w14:textId="1EB3C57C" w:rsidR="00793F0C" w:rsidRPr="00FC4EA6" w:rsidRDefault="00793F0C" w:rsidP="007F7897">
      <w:pPr>
        <w:spacing w:after="20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lastRenderedPageBreak/>
        <w:t xml:space="preserve">Cette </w:t>
      </w:r>
      <w:r w:rsidR="001009D2" w:rsidRPr="00FC4EA6">
        <w:rPr>
          <w:rFonts w:ascii="Times New Roman" w:hAnsi="Times New Roman" w:cs="Times New Roman"/>
          <w:sz w:val="24"/>
          <w:szCs w:val="24"/>
          <w:lang w:val="fr-FR"/>
        </w:rPr>
        <w:t>différence</w:t>
      </w:r>
      <w:r w:rsidRPr="00FC4EA6">
        <w:rPr>
          <w:rFonts w:ascii="Times New Roman" w:hAnsi="Times New Roman" w:cs="Times New Roman"/>
          <w:sz w:val="24"/>
          <w:szCs w:val="24"/>
          <w:lang w:val="fr-FR"/>
        </w:rPr>
        <w:t xml:space="preserve"> s’explique par le contexte local spécifique à chaque région, notamment la densité des structures de soins, les habitudes de consultation des populations et la disponibilité des services.</w:t>
      </w:r>
    </w:p>
    <w:p w14:paraId="2F0DBB95" w14:textId="7685F805" w:rsidR="00541D62" w:rsidRPr="00FC4EA6" w:rsidRDefault="00541D62" w:rsidP="005026D0">
      <w:pPr>
        <w:pStyle w:val="Titre2"/>
        <w:spacing w:before="0" w:after="0"/>
        <w:jc w:val="both"/>
        <w:rPr>
          <w:rFonts w:ascii="Times New Roman" w:hAnsi="Times New Roman" w:cs="Times New Roman"/>
          <w:color w:val="auto"/>
          <w:sz w:val="24"/>
          <w:szCs w:val="24"/>
          <w:lang w:val="fr-FR"/>
        </w:rPr>
      </w:pPr>
      <w:bookmarkStart w:id="444" w:name="_Toc239694769"/>
      <w:r w:rsidRPr="00FC4EA6">
        <w:rPr>
          <w:rFonts w:ascii="Times New Roman" w:hAnsi="Times New Roman" w:cs="Times New Roman"/>
          <w:color w:val="auto"/>
          <w:sz w:val="24"/>
          <w:szCs w:val="24"/>
          <w:lang w:val="fr-FR"/>
        </w:rPr>
        <w:t>V.2.</w:t>
      </w:r>
      <w:r w:rsidR="00CE42BB" w:rsidRPr="00FC4EA6">
        <w:rPr>
          <w:rFonts w:ascii="Times New Roman" w:hAnsi="Times New Roman" w:cs="Times New Roman"/>
          <w:color w:val="auto"/>
          <w:sz w:val="24"/>
          <w:szCs w:val="24"/>
          <w:lang w:val="fr-FR"/>
        </w:rPr>
        <w:t>2.</w:t>
      </w:r>
      <w:r w:rsidRPr="00FC4EA6">
        <w:rPr>
          <w:rFonts w:ascii="Times New Roman" w:hAnsi="Times New Roman" w:cs="Times New Roman"/>
          <w:color w:val="auto"/>
          <w:sz w:val="24"/>
          <w:szCs w:val="24"/>
          <w:lang w:val="fr-FR"/>
        </w:rPr>
        <w:t xml:space="preserve"> Caractéristiques sociodémographiques</w:t>
      </w:r>
      <w:bookmarkEnd w:id="444"/>
    </w:p>
    <w:p w14:paraId="486F5A24" w14:textId="77777777" w:rsidR="006E43D8" w:rsidRPr="00FC4EA6" w:rsidRDefault="00541D62" w:rsidP="007F7897">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Nos résultats montrent que la tranche d'âge la plus représentée chez les femmes est celle de 20 à 35 ans (57,4 %). Cela peut s'expliquer par le fait qu'il s'agit de la période de plus forte fécondabilité et de recherche active de grossesse, motivant la consultation. Dans la littérature, nous avons trouvé des données semblables aux nôtres. </w:t>
      </w:r>
    </w:p>
    <w:p w14:paraId="5F014EC5" w14:textId="77777777" w:rsidR="006E43D8" w:rsidRPr="00FC4EA6" w:rsidRDefault="00541D62" w:rsidP="007F7897">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Nos résultats sont semblables à ceux d’Alima et al</w:t>
      </w:r>
      <w:r w:rsidR="005B35F9" w:rsidRPr="00FC4EA6">
        <w:rPr>
          <w:rFonts w:ascii="Times New Roman" w:hAnsi="Times New Roman" w:cs="Times New Roman"/>
          <w:sz w:val="24"/>
          <w:szCs w:val="24"/>
          <w:lang w:val="fr-FR"/>
        </w:rPr>
        <w:t>. (2024)</w:t>
      </w:r>
      <w:r w:rsidRPr="00FC4EA6">
        <w:rPr>
          <w:rFonts w:ascii="Times New Roman" w:hAnsi="Times New Roman" w:cs="Times New Roman"/>
          <w:sz w:val="24"/>
          <w:szCs w:val="24"/>
          <w:lang w:val="fr-FR"/>
        </w:rPr>
        <w:t xml:space="preserve"> à l'Hôpital Régional de Bafoussam, qui rapportent un âge moyen des femmes de 30,33 ± 5,97 ans ; cela s'explique par une population d'étude évoluant dans un contexte socioculturel camerounais comparable.</w:t>
      </w:r>
    </w:p>
    <w:p w14:paraId="3CE20A3D" w14:textId="72E1E454" w:rsidR="00541D62" w:rsidRPr="00FC4EA6" w:rsidRDefault="00541D62" w:rsidP="007F7897">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 Par ailleurs, l'étude de </w:t>
      </w:r>
      <w:proofErr w:type="spellStart"/>
      <w:r w:rsidRPr="00FC4EA6">
        <w:rPr>
          <w:rFonts w:ascii="Times New Roman" w:hAnsi="Times New Roman" w:cs="Times New Roman"/>
          <w:sz w:val="24"/>
          <w:szCs w:val="24"/>
          <w:lang w:val="fr-FR"/>
        </w:rPr>
        <w:t>Buambo</w:t>
      </w:r>
      <w:proofErr w:type="spellEnd"/>
      <w:r w:rsidRPr="00FC4EA6">
        <w:rPr>
          <w:rFonts w:ascii="Times New Roman" w:hAnsi="Times New Roman" w:cs="Times New Roman"/>
          <w:sz w:val="24"/>
          <w:szCs w:val="24"/>
          <w:lang w:val="fr-FR"/>
        </w:rPr>
        <w:t xml:space="preserve"> et al. </w:t>
      </w:r>
      <w:proofErr w:type="gramStart"/>
      <w:r w:rsidRPr="00FC4EA6">
        <w:rPr>
          <w:rFonts w:ascii="Times New Roman" w:hAnsi="Times New Roman" w:cs="Times New Roman"/>
          <w:sz w:val="24"/>
          <w:szCs w:val="24"/>
          <w:lang w:val="fr-FR"/>
        </w:rPr>
        <w:t>au</w:t>
      </w:r>
      <w:proofErr w:type="gramEnd"/>
      <w:r w:rsidRPr="00FC4EA6">
        <w:rPr>
          <w:rFonts w:ascii="Times New Roman" w:hAnsi="Times New Roman" w:cs="Times New Roman"/>
          <w:sz w:val="24"/>
          <w:szCs w:val="24"/>
          <w:lang w:val="fr-FR"/>
        </w:rPr>
        <w:t xml:space="preserve"> CHU de Brazzaville rapporte une prédominance dans la tranche d'âge 35-45 ans (61,9 %), donc supérieure à la nôtre. Cette différence s'explique par la part plus importante d'infertilité secondaire dans leur série (69 %), les couples y consultant à un âge plus avancé, contrairement à notre série où l'infertilité primaire prédomine.</w:t>
      </w:r>
    </w:p>
    <w:p w14:paraId="16D0B15A" w14:textId="77777777" w:rsidR="006E43D8" w:rsidRPr="00FC4EA6" w:rsidRDefault="00541D62" w:rsidP="007F7897">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Nos résultats montrent également que les femmes ménagères sont majoritairement représentées (36,1 %) et que le niveau d'instruction secondaire prédomine (34,4 %). Cela peut s'expliquer par le faible taux de scolarisation de certaines femmes de la région et par les pesanteurs socioculturelles qui orientent davantage les femmes vers les activités domestiques que professionnelles. </w:t>
      </w:r>
    </w:p>
    <w:p w14:paraId="65E7E87E" w14:textId="3FDBF8AD" w:rsidR="006E43D8" w:rsidRPr="00FC4EA6" w:rsidRDefault="00556EBC" w:rsidP="007F7897">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Dans la </w:t>
      </w:r>
      <w:r w:rsidR="006E43D8" w:rsidRPr="00FC4EA6">
        <w:rPr>
          <w:rFonts w:ascii="Times New Roman" w:hAnsi="Times New Roman" w:cs="Times New Roman"/>
          <w:sz w:val="24"/>
          <w:szCs w:val="24"/>
          <w:lang w:val="fr-FR"/>
        </w:rPr>
        <w:t>littérature,</w:t>
      </w:r>
      <w:r w:rsidRPr="00FC4EA6">
        <w:rPr>
          <w:rFonts w:ascii="Times New Roman" w:hAnsi="Times New Roman" w:cs="Times New Roman"/>
          <w:sz w:val="24"/>
          <w:szCs w:val="24"/>
          <w:lang w:val="fr-FR"/>
        </w:rPr>
        <w:t xml:space="preserve"> nous avons trouvé </w:t>
      </w:r>
      <w:r w:rsidR="006E43D8" w:rsidRPr="00FC4EA6">
        <w:rPr>
          <w:rFonts w:ascii="Times New Roman" w:hAnsi="Times New Roman" w:cs="Times New Roman"/>
          <w:sz w:val="24"/>
          <w:szCs w:val="24"/>
          <w:lang w:val="fr-FR"/>
        </w:rPr>
        <w:t>des données similaires</w:t>
      </w:r>
      <w:r w:rsidRPr="00FC4EA6">
        <w:rPr>
          <w:rFonts w:ascii="Times New Roman" w:hAnsi="Times New Roman" w:cs="Times New Roman"/>
          <w:sz w:val="24"/>
          <w:szCs w:val="24"/>
          <w:lang w:val="fr-FR"/>
        </w:rPr>
        <w:t xml:space="preserve"> au notre. L’étude de </w:t>
      </w:r>
      <w:proofErr w:type="spellStart"/>
      <w:r w:rsidRPr="00FC4EA6">
        <w:rPr>
          <w:rFonts w:ascii="Times New Roman" w:hAnsi="Times New Roman" w:cs="Times New Roman"/>
          <w:sz w:val="24"/>
          <w:szCs w:val="24"/>
          <w:lang w:val="fr-FR"/>
        </w:rPr>
        <w:t>Yemele</w:t>
      </w:r>
      <w:proofErr w:type="spellEnd"/>
      <w:r w:rsidRPr="00FC4EA6">
        <w:rPr>
          <w:rFonts w:ascii="Times New Roman" w:hAnsi="Times New Roman" w:cs="Times New Roman"/>
          <w:sz w:val="24"/>
          <w:szCs w:val="24"/>
          <w:lang w:val="fr-FR"/>
        </w:rPr>
        <w:t xml:space="preserve"> et al. (2025) à Garoua a également retrouvé une </w:t>
      </w:r>
      <w:r w:rsidR="006E43D8" w:rsidRPr="00FC4EA6">
        <w:rPr>
          <w:rFonts w:ascii="Times New Roman" w:hAnsi="Times New Roman" w:cs="Times New Roman"/>
          <w:sz w:val="24"/>
          <w:szCs w:val="24"/>
          <w:lang w:val="fr-FR"/>
        </w:rPr>
        <w:t>proportion importante</w:t>
      </w:r>
      <w:r w:rsidRPr="00FC4EA6">
        <w:rPr>
          <w:rFonts w:ascii="Times New Roman" w:hAnsi="Times New Roman" w:cs="Times New Roman"/>
          <w:sz w:val="24"/>
          <w:szCs w:val="24"/>
          <w:lang w:val="fr-FR"/>
        </w:rPr>
        <w:t xml:space="preserve"> </w:t>
      </w:r>
      <w:r w:rsidR="006E43D8" w:rsidRPr="00FC4EA6">
        <w:rPr>
          <w:rFonts w:ascii="Times New Roman" w:hAnsi="Times New Roman" w:cs="Times New Roman"/>
          <w:sz w:val="24"/>
          <w:szCs w:val="24"/>
          <w:lang w:val="fr-FR"/>
        </w:rPr>
        <w:t>de ménagères parmi les femmes infertiles. Ces similitudes peuvent s’expliquer par le rôle social de la femme dans les sociétés africaines ou la maternité est fortement valorisée, en particulier chez les femmes au foyer.</w:t>
      </w:r>
    </w:p>
    <w:p w14:paraId="46AF8819" w14:textId="30057E32" w:rsidR="00541D62" w:rsidRPr="00FC4EA6" w:rsidRDefault="00541D62" w:rsidP="007F7897">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Par ailleurs, l'étude de Koné et al. </w:t>
      </w:r>
      <w:r w:rsidR="00FC4EA6" w:rsidRPr="00FC4EA6">
        <w:rPr>
          <w:rFonts w:ascii="Times New Roman" w:hAnsi="Times New Roman" w:cs="Times New Roman"/>
          <w:sz w:val="24"/>
          <w:szCs w:val="24"/>
          <w:lang w:val="fr-FR"/>
        </w:rPr>
        <w:t>Au</w:t>
      </w:r>
      <w:r w:rsidRPr="00FC4EA6">
        <w:rPr>
          <w:rFonts w:ascii="Times New Roman" w:hAnsi="Times New Roman" w:cs="Times New Roman"/>
          <w:sz w:val="24"/>
          <w:szCs w:val="24"/>
          <w:lang w:val="fr-FR"/>
        </w:rPr>
        <w:t xml:space="preserve"> Mali rapporte une proportion de femmes ménagères plus élevée (60,9 %), donc supérieure à la nôtre. Cette différence peut s'expliquer par des contextes socioéconomiques et culturels différents entre le Mali et le Cameroun.</w:t>
      </w:r>
    </w:p>
    <w:p w14:paraId="4A537A39" w14:textId="77777777" w:rsidR="003E4BB1" w:rsidRPr="00FC4EA6" w:rsidRDefault="00541D62" w:rsidP="007F7897">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Concernant les hommes, nos résultats montrent que la tranche d'âge la plus représentée est celle de 30 à 40 ans (55,7 %) et que la profession de chauffeur est la plus fréquente (23 %). Cela peut s'expliquer par le fait que les hommes consultent généralement après plusieurs années </w:t>
      </w:r>
      <w:r w:rsidRPr="00FC4EA6">
        <w:rPr>
          <w:rFonts w:ascii="Times New Roman" w:hAnsi="Times New Roman" w:cs="Times New Roman"/>
          <w:sz w:val="24"/>
          <w:szCs w:val="24"/>
          <w:lang w:val="fr-FR"/>
        </w:rPr>
        <w:lastRenderedPageBreak/>
        <w:t>de mariage, lorsque la pression sociale et familiale pour avoir un enfant devient plus forte</w:t>
      </w:r>
      <w:r w:rsidR="003E4BB1" w:rsidRPr="00FC4EA6">
        <w:rPr>
          <w:rFonts w:ascii="Times New Roman" w:hAnsi="Times New Roman" w:cs="Times New Roman"/>
          <w:sz w:val="24"/>
          <w:szCs w:val="24"/>
          <w:lang w:val="fr-FR"/>
        </w:rPr>
        <w:t xml:space="preserve"> la proportion notable d’hommes de 40 ans et plus pourrait refléter l’impact de l’âge sur la qualité spermatique</w:t>
      </w:r>
      <w:r w:rsidRPr="00FC4EA6">
        <w:rPr>
          <w:rFonts w:ascii="Times New Roman" w:hAnsi="Times New Roman" w:cs="Times New Roman"/>
          <w:sz w:val="24"/>
          <w:szCs w:val="24"/>
          <w:lang w:val="fr-FR"/>
        </w:rPr>
        <w:t>.</w:t>
      </w:r>
    </w:p>
    <w:p w14:paraId="6E1C71AA" w14:textId="7918E966" w:rsidR="00632048" w:rsidRPr="00FC4EA6" w:rsidRDefault="00541D62" w:rsidP="007F7897">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 Dans la littérature, nous avons trouvé des données semblables aux nôtres. Nos résultats sont semblables à ceux de </w:t>
      </w:r>
      <w:r w:rsidR="003E4BB1" w:rsidRPr="00FC4EA6">
        <w:rPr>
          <w:rFonts w:ascii="Times New Roman" w:hAnsi="Times New Roman" w:cs="Times New Roman"/>
          <w:sz w:val="24"/>
          <w:szCs w:val="24"/>
          <w:lang w:val="fr-FR"/>
        </w:rPr>
        <w:t xml:space="preserve">Eisenberg et al. (2023) qui ont montré que la fertilité masculine est affectée par l’âge, avec une altération progressive de la spermatogenèse et une augmentation des anomalies génétiques après 40 ans. L’étude de </w:t>
      </w:r>
      <w:proofErr w:type="spellStart"/>
      <w:r w:rsidR="003E4BB1" w:rsidRPr="00FC4EA6">
        <w:rPr>
          <w:rFonts w:ascii="Times New Roman" w:hAnsi="Times New Roman" w:cs="Times New Roman"/>
          <w:sz w:val="24"/>
          <w:szCs w:val="24"/>
          <w:lang w:val="fr-FR"/>
        </w:rPr>
        <w:t>Njamen</w:t>
      </w:r>
      <w:proofErr w:type="spellEnd"/>
      <w:r w:rsidR="003E4BB1" w:rsidRPr="00FC4EA6">
        <w:rPr>
          <w:rFonts w:ascii="Times New Roman" w:hAnsi="Times New Roman" w:cs="Times New Roman"/>
          <w:sz w:val="24"/>
          <w:szCs w:val="24"/>
          <w:lang w:val="fr-FR"/>
        </w:rPr>
        <w:t xml:space="preserve"> et al. (2019) a également retrouvé une prédominance des hommes </w:t>
      </w:r>
      <w:r w:rsidR="00632048" w:rsidRPr="00FC4EA6">
        <w:rPr>
          <w:rFonts w:ascii="Times New Roman" w:hAnsi="Times New Roman" w:cs="Times New Roman"/>
          <w:sz w:val="24"/>
          <w:szCs w:val="24"/>
          <w:lang w:val="fr-FR"/>
        </w:rPr>
        <w:t>de 30 à 40 ans dans l’infertilité. Ces similitudes peuvent s’expliquer par le vieillissement biologique qui affecte la qualité du sperme à partir de 40 ans, phénomène universellement reconnu.</w:t>
      </w:r>
    </w:p>
    <w:p w14:paraId="7CEE758B" w14:textId="4A691460" w:rsidR="00632048" w:rsidRPr="00FC4EA6" w:rsidRDefault="00632048" w:rsidP="007F7897">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Par ailleurs, l’étude de </w:t>
      </w:r>
      <w:proofErr w:type="spellStart"/>
      <w:r w:rsidRPr="00FC4EA6">
        <w:rPr>
          <w:rFonts w:ascii="Times New Roman" w:hAnsi="Times New Roman" w:cs="Times New Roman"/>
          <w:sz w:val="24"/>
          <w:szCs w:val="24"/>
          <w:lang w:val="fr-FR"/>
        </w:rPr>
        <w:t>Mbassi</w:t>
      </w:r>
      <w:proofErr w:type="spellEnd"/>
      <w:r w:rsidRPr="00FC4EA6">
        <w:rPr>
          <w:rFonts w:ascii="Times New Roman" w:hAnsi="Times New Roman" w:cs="Times New Roman"/>
          <w:sz w:val="24"/>
          <w:szCs w:val="24"/>
          <w:lang w:val="fr-FR"/>
        </w:rPr>
        <w:t xml:space="preserve"> et al. (2024) à Yaoundé rapporte que </w:t>
      </w:r>
      <w:r w:rsidR="00556C49" w:rsidRPr="00FC4EA6">
        <w:rPr>
          <w:rFonts w:ascii="Times New Roman" w:hAnsi="Times New Roman" w:cs="Times New Roman"/>
          <w:sz w:val="24"/>
          <w:szCs w:val="24"/>
          <w:lang w:val="fr-FR"/>
        </w:rPr>
        <w:t>l’âge</w:t>
      </w:r>
      <w:r w:rsidRPr="00FC4EA6">
        <w:rPr>
          <w:rFonts w:ascii="Times New Roman" w:hAnsi="Times New Roman" w:cs="Times New Roman"/>
          <w:sz w:val="24"/>
          <w:szCs w:val="24"/>
          <w:lang w:val="fr-FR"/>
        </w:rPr>
        <w:t xml:space="preserve"> moyen des hommes infertiles était de 36 à 38 ans, ce qui est proche de nos </w:t>
      </w:r>
      <w:r w:rsidR="00556C49" w:rsidRPr="00FC4EA6">
        <w:rPr>
          <w:rFonts w:ascii="Times New Roman" w:hAnsi="Times New Roman" w:cs="Times New Roman"/>
          <w:sz w:val="24"/>
          <w:szCs w:val="24"/>
          <w:lang w:val="fr-FR"/>
        </w:rPr>
        <w:t>résultats</w:t>
      </w:r>
      <w:r w:rsidRPr="00FC4EA6">
        <w:rPr>
          <w:rFonts w:ascii="Times New Roman" w:hAnsi="Times New Roman" w:cs="Times New Roman"/>
          <w:sz w:val="24"/>
          <w:szCs w:val="24"/>
          <w:lang w:val="fr-FR"/>
        </w:rPr>
        <w:t xml:space="preserve">. Cette similitude s’explique par la convergence des facteurs </w:t>
      </w:r>
      <w:r w:rsidR="00556C49" w:rsidRPr="00FC4EA6">
        <w:rPr>
          <w:rFonts w:ascii="Times New Roman" w:hAnsi="Times New Roman" w:cs="Times New Roman"/>
          <w:sz w:val="24"/>
          <w:szCs w:val="24"/>
          <w:lang w:val="fr-FR"/>
        </w:rPr>
        <w:t>épidémiologiques</w:t>
      </w:r>
      <w:r w:rsidRPr="00FC4EA6">
        <w:rPr>
          <w:rFonts w:ascii="Times New Roman" w:hAnsi="Times New Roman" w:cs="Times New Roman"/>
          <w:sz w:val="24"/>
          <w:szCs w:val="24"/>
          <w:lang w:val="fr-FR"/>
        </w:rPr>
        <w:t xml:space="preserve"> dans </w:t>
      </w:r>
      <w:r w:rsidR="00556C49" w:rsidRPr="00FC4EA6">
        <w:rPr>
          <w:rFonts w:ascii="Times New Roman" w:hAnsi="Times New Roman" w:cs="Times New Roman"/>
          <w:sz w:val="24"/>
          <w:szCs w:val="24"/>
          <w:lang w:val="fr-FR"/>
        </w:rPr>
        <w:t>différentes régions du Cameroun.</w:t>
      </w:r>
    </w:p>
    <w:p w14:paraId="30836AEB" w14:textId="482123DA" w:rsidR="00541D62" w:rsidRPr="00FC4EA6" w:rsidRDefault="00541D62" w:rsidP="005026D0">
      <w:pPr>
        <w:pStyle w:val="Titre2"/>
        <w:spacing w:before="0" w:after="0"/>
        <w:jc w:val="both"/>
        <w:rPr>
          <w:rFonts w:ascii="Times New Roman" w:hAnsi="Times New Roman" w:cs="Times New Roman"/>
          <w:color w:val="auto"/>
          <w:sz w:val="24"/>
          <w:szCs w:val="24"/>
          <w:lang w:val="fr-FR"/>
        </w:rPr>
      </w:pPr>
      <w:bookmarkStart w:id="445" w:name="_Toc239694770"/>
      <w:r w:rsidRPr="00FC4EA6">
        <w:rPr>
          <w:rFonts w:ascii="Times New Roman" w:hAnsi="Times New Roman" w:cs="Times New Roman"/>
          <w:color w:val="auto"/>
          <w:sz w:val="24"/>
          <w:szCs w:val="24"/>
          <w:lang w:val="fr-FR"/>
        </w:rPr>
        <w:t>V.</w:t>
      </w:r>
      <w:r w:rsidR="002E469E" w:rsidRPr="00FC4EA6">
        <w:rPr>
          <w:rFonts w:ascii="Times New Roman" w:hAnsi="Times New Roman" w:cs="Times New Roman"/>
          <w:color w:val="auto"/>
          <w:sz w:val="24"/>
          <w:szCs w:val="24"/>
          <w:lang w:val="fr-FR"/>
        </w:rPr>
        <w:t>2.</w:t>
      </w:r>
      <w:r w:rsidRPr="00FC4EA6">
        <w:rPr>
          <w:rFonts w:ascii="Times New Roman" w:hAnsi="Times New Roman" w:cs="Times New Roman"/>
          <w:color w:val="auto"/>
          <w:sz w:val="24"/>
          <w:szCs w:val="24"/>
          <w:lang w:val="fr-FR"/>
        </w:rPr>
        <w:t>3. Antécédents médicaux et gynécologiques</w:t>
      </w:r>
      <w:bookmarkEnd w:id="445"/>
    </w:p>
    <w:p w14:paraId="400957D7" w14:textId="7D80314E" w:rsidR="00647A0E" w:rsidRPr="00FC4EA6" w:rsidRDefault="00541D62" w:rsidP="007F7897">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Nos résultats montrent que 37,7 % des femm</w:t>
      </w:r>
      <w:r w:rsidR="007A0D4A" w:rsidRPr="00FC4EA6">
        <w:rPr>
          <w:rFonts w:ascii="Times New Roman" w:hAnsi="Times New Roman" w:cs="Times New Roman"/>
          <w:sz w:val="24"/>
          <w:szCs w:val="24"/>
          <w:lang w:val="fr-FR"/>
        </w:rPr>
        <w:t>es avaient</w:t>
      </w:r>
      <w:r w:rsidR="00556C49" w:rsidRPr="00FC4EA6">
        <w:rPr>
          <w:rFonts w:ascii="Times New Roman" w:hAnsi="Times New Roman" w:cs="Times New Roman"/>
          <w:sz w:val="24"/>
          <w:szCs w:val="24"/>
          <w:lang w:val="fr-FR"/>
        </w:rPr>
        <w:t xml:space="preserve"> eu leurs ménarche</w:t>
      </w:r>
      <w:r w:rsidRPr="00FC4EA6">
        <w:rPr>
          <w:rFonts w:ascii="Times New Roman" w:hAnsi="Times New Roman" w:cs="Times New Roman"/>
          <w:sz w:val="24"/>
          <w:szCs w:val="24"/>
          <w:lang w:val="fr-FR"/>
        </w:rPr>
        <w:t xml:space="preserve"> après 14 a</w:t>
      </w:r>
      <w:r w:rsidR="00556C49" w:rsidRPr="00FC4EA6">
        <w:rPr>
          <w:rFonts w:ascii="Times New Roman" w:hAnsi="Times New Roman" w:cs="Times New Roman"/>
          <w:sz w:val="24"/>
          <w:szCs w:val="24"/>
          <w:lang w:val="fr-FR"/>
        </w:rPr>
        <w:t xml:space="preserve">ns et que </w:t>
      </w:r>
      <w:r w:rsidR="00647A0E" w:rsidRPr="00FC4EA6">
        <w:rPr>
          <w:rFonts w:ascii="Times New Roman" w:hAnsi="Times New Roman" w:cs="Times New Roman"/>
          <w:sz w:val="24"/>
          <w:szCs w:val="24"/>
          <w:lang w:val="fr-FR"/>
        </w:rPr>
        <w:t>l’irrégularité du</w:t>
      </w:r>
      <w:r w:rsidR="00556C49" w:rsidRPr="00FC4EA6">
        <w:rPr>
          <w:rFonts w:ascii="Times New Roman" w:hAnsi="Times New Roman" w:cs="Times New Roman"/>
          <w:sz w:val="24"/>
          <w:szCs w:val="24"/>
          <w:lang w:val="fr-FR"/>
        </w:rPr>
        <w:t xml:space="preserve"> cycle </w:t>
      </w:r>
      <w:r w:rsidR="002E119D" w:rsidRPr="00FC4EA6">
        <w:rPr>
          <w:rFonts w:ascii="Times New Roman" w:hAnsi="Times New Roman" w:cs="Times New Roman"/>
          <w:sz w:val="24"/>
          <w:szCs w:val="24"/>
          <w:lang w:val="fr-FR"/>
        </w:rPr>
        <w:t>prédomine</w:t>
      </w:r>
      <w:r w:rsidR="00556C49" w:rsidRPr="00FC4EA6">
        <w:rPr>
          <w:rFonts w:ascii="Times New Roman" w:hAnsi="Times New Roman" w:cs="Times New Roman"/>
          <w:sz w:val="24"/>
          <w:szCs w:val="24"/>
          <w:lang w:val="fr-FR"/>
        </w:rPr>
        <w:t xml:space="preserve"> à</w:t>
      </w:r>
      <w:r w:rsidRPr="00FC4EA6">
        <w:rPr>
          <w:rFonts w:ascii="Times New Roman" w:hAnsi="Times New Roman" w:cs="Times New Roman"/>
          <w:sz w:val="24"/>
          <w:szCs w:val="24"/>
          <w:lang w:val="fr-FR"/>
        </w:rPr>
        <w:t xml:space="preserve"> (62,3 %). Cela peut s'expliquer par le lien étroit entre une puberté tardive ou des cycles irréguliers et les troubles ovulatoires, cause fréquente d'infertilité féminine. Nos résultats montrent également que 39,3 % des femmes ont des antécédents d'infection sexuellement transmissible (IST), dominés par le Chlamydia trachomatis (44,3 %). Cela peut s'expliquer par le rôle bien établi des IST, notamment à Chlamydia trachomatis, dans la survenue de lésions et d'obstructions tubaires responsables d'infertilité.</w:t>
      </w:r>
      <w:r w:rsidR="002E469E" w:rsidRPr="00FC4EA6">
        <w:rPr>
          <w:rFonts w:ascii="Times New Roman" w:hAnsi="Times New Roman" w:cs="Times New Roman"/>
          <w:sz w:val="24"/>
          <w:szCs w:val="24"/>
          <w:lang w:val="fr-FR"/>
        </w:rPr>
        <w:t xml:space="preserve"> </w:t>
      </w:r>
    </w:p>
    <w:p w14:paraId="2F242816" w14:textId="39F069E8" w:rsidR="00E15DD9" w:rsidRPr="00FC4EA6" w:rsidRDefault="002E469E" w:rsidP="007F7897">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Dans la littérature, nous avons trouvé des données similaires. L’</w:t>
      </w:r>
      <w:r w:rsidR="007A0D4A" w:rsidRPr="00FC4EA6">
        <w:rPr>
          <w:rFonts w:ascii="Times New Roman" w:hAnsi="Times New Roman" w:cs="Times New Roman"/>
          <w:sz w:val="24"/>
          <w:szCs w:val="24"/>
          <w:lang w:val="fr-FR"/>
        </w:rPr>
        <w:t>étude de</w:t>
      </w:r>
      <w:r w:rsidRPr="00FC4EA6">
        <w:rPr>
          <w:rFonts w:ascii="Times New Roman" w:hAnsi="Times New Roman" w:cs="Times New Roman"/>
          <w:sz w:val="24"/>
          <w:szCs w:val="24"/>
          <w:lang w:val="fr-FR"/>
        </w:rPr>
        <w:t xml:space="preserve"> </w:t>
      </w:r>
      <w:proofErr w:type="spellStart"/>
      <w:r w:rsidRPr="00FC4EA6">
        <w:rPr>
          <w:rFonts w:ascii="Times New Roman" w:hAnsi="Times New Roman" w:cs="Times New Roman"/>
          <w:sz w:val="24"/>
          <w:szCs w:val="24"/>
          <w:lang w:val="fr-FR"/>
        </w:rPr>
        <w:t>Legro</w:t>
      </w:r>
      <w:proofErr w:type="spellEnd"/>
      <w:r w:rsidRPr="00FC4EA6">
        <w:rPr>
          <w:rFonts w:ascii="Times New Roman" w:hAnsi="Times New Roman" w:cs="Times New Roman"/>
          <w:sz w:val="24"/>
          <w:szCs w:val="24"/>
          <w:lang w:val="fr-FR"/>
        </w:rPr>
        <w:t xml:space="preserve"> (2022) a montré que les </w:t>
      </w:r>
      <w:r w:rsidR="007A0D4A" w:rsidRPr="00FC4EA6">
        <w:rPr>
          <w:rFonts w:ascii="Times New Roman" w:hAnsi="Times New Roman" w:cs="Times New Roman"/>
          <w:sz w:val="24"/>
          <w:szCs w:val="24"/>
          <w:lang w:val="fr-FR"/>
        </w:rPr>
        <w:t>cycles irréguliers</w:t>
      </w:r>
      <w:r w:rsidRPr="00FC4EA6">
        <w:rPr>
          <w:rFonts w:ascii="Times New Roman" w:hAnsi="Times New Roman" w:cs="Times New Roman"/>
          <w:sz w:val="24"/>
          <w:szCs w:val="24"/>
          <w:lang w:val="fr-FR"/>
        </w:rPr>
        <w:t xml:space="preserve"> sont un marqueur important d’infertilité liée aux troubles de l’ovulation.</w:t>
      </w:r>
      <w:r w:rsidR="007A0D4A" w:rsidRPr="00FC4EA6">
        <w:rPr>
          <w:rFonts w:ascii="Times New Roman" w:hAnsi="Times New Roman" w:cs="Times New Roman"/>
          <w:sz w:val="24"/>
          <w:szCs w:val="24"/>
          <w:lang w:val="fr-FR"/>
        </w:rPr>
        <w:t xml:space="preserve"> Ces similitudes peuvent s’expliquer par la fréquence plus élevée du SMOP dans la population générale et son lien avec l’infertilité. Aussi, la méta analyse de </w:t>
      </w:r>
      <w:proofErr w:type="spellStart"/>
      <w:r w:rsidR="007A0D4A" w:rsidRPr="00FC4EA6">
        <w:rPr>
          <w:rFonts w:ascii="Times New Roman" w:hAnsi="Times New Roman" w:cs="Times New Roman"/>
          <w:sz w:val="24"/>
          <w:szCs w:val="24"/>
          <w:lang w:val="fr-FR"/>
        </w:rPr>
        <w:t>Gedef</w:t>
      </w:r>
      <w:proofErr w:type="spellEnd"/>
      <w:r w:rsidR="007A0D4A" w:rsidRPr="00FC4EA6">
        <w:rPr>
          <w:rFonts w:ascii="Times New Roman" w:hAnsi="Times New Roman" w:cs="Times New Roman"/>
          <w:sz w:val="24"/>
          <w:szCs w:val="24"/>
          <w:lang w:val="fr-FR"/>
        </w:rPr>
        <w:t xml:space="preserve"> et al. (2025) a montré que les antécédent d’IST multiplient par 3,24 le risque d’infertilité. Ces </w:t>
      </w:r>
      <w:r w:rsidR="00E15DD9" w:rsidRPr="00FC4EA6">
        <w:rPr>
          <w:rFonts w:ascii="Times New Roman" w:hAnsi="Times New Roman" w:cs="Times New Roman"/>
          <w:sz w:val="24"/>
          <w:szCs w:val="24"/>
          <w:lang w:val="fr-FR"/>
        </w:rPr>
        <w:t>similitudes</w:t>
      </w:r>
      <w:r w:rsidR="007A0D4A" w:rsidRPr="00FC4EA6">
        <w:rPr>
          <w:rFonts w:ascii="Times New Roman" w:hAnsi="Times New Roman" w:cs="Times New Roman"/>
          <w:sz w:val="24"/>
          <w:szCs w:val="24"/>
          <w:lang w:val="fr-FR"/>
        </w:rPr>
        <w:t xml:space="preserve"> </w:t>
      </w:r>
      <w:r w:rsidR="00E15DD9" w:rsidRPr="00FC4EA6">
        <w:rPr>
          <w:rFonts w:ascii="Times New Roman" w:hAnsi="Times New Roman" w:cs="Times New Roman"/>
          <w:sz w:val="24"/>
          <w:szCs w:val="24"/>
          <w:lang w:val="fr-FR"/>
        </w:rPr>
        <w:t xml:space="preserve">s’expliquent par le rôle central des IST </w:t>
      </w:r>
      <w:r w:rsidR="007A0D4A" w:rsidRPr="00FC4EA6">
        <w:rPr>
          <w:rFonts w:ascii="Times New Roman" w:hAnsi="Times New Roman" w:cs="Times New Roman"/>
          <w:sz w:val="24"/>
          <w:szCs w:val="24"/>
          <w:lang w:val="fr-FR"/>
        </w:rPr>
        <w:t>dans l’infertilité en Afrique subsaharienne, ou elle</w:t>
      </w:r>
      <w:r w:rsidR="00E15DD9" w:rsidRPr="00FC4EA6">
        <w:rPr>
          <w:rFonts w:ascii="Times New Roman" w:hAnsi="Times New Roman" w:cs="Times New Roman"/>
          <w:sz w:val="24"/>
          <w:szCs w:val="24"/>
          <w:lang w:val="fr-FR"/>
        </w:rPr>
        <w:t>s</w:t>
      </w:r>
      <w:r w:rsidR="007A0D4A" w:rsidRPr="00FC4EA6">
        <w:rPr>
          <w:rFonts w:ascii="Times New Roman" w:hAnsi="Times New Roman" w:cs="Times New Roman"/>
          <w:sz w:val="24"/>
          <w:szCs w:val="24"/>
          <w:lang w:val="fr-FR"/>
        </w:rPr>
        <w:t xml:space="preserve"> sont la </w:t>
      </w:r>
      <w:r w:rsidR="00E15DD9" w:rsidRPr="00FC4EA6">
        <w:rPr>
          <w:rFonts w:ascii="Times New Roman" w:hAnsi="Times New Roman" w:cs="Times New Roman"/>
          <w:sz w:val="24"/>
          <w:szCs w:val="24"/>
          <w:lang w:val="fr-FR"/>
        </w:rPr>
        <w:t>première</w:t>
      </w:r>
      <w:r w:rsidR="007A0D4A" w:rsidRPr="00FC4EA6">
        <w:rPr>
          <w:rFonts w:ascii="Times New Roman" w:hAnsi="Times New Roman" w:cs="Times New Roman"/>
          <w:sz w:val="24"/>
          <w:szCs w:val="24"/>
          <w:lang w:val="fr-FR"/>
        </w:rPr>
        <w:t xml:space="preserve"> cause.</w:t>
      </w:r>
    </w:p>
    <w:p w14:paraId="4FA4B3B5" w14:textId="58DDD40F" w:rsidR="002E469E" w:rsidRPr="00FC4EA6" w:rsidRDefault="002E119D"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lastRenderedPageBreak/>
        <w:t xml:space="preserve"> Par ailleurs l’étude de </w:t>
      </w:r>
      <w:proofErr w:type="spellStart"/>
      <w:r w:rsidRPr="00FC4EA6">
        <w:rPr>
          <w:rFonts w:ascii="Times New Roman" w:hAnsi="Times New Roman" w:cs="Times New Roman"/>
          <w:sz w:val="24"/>
          <w:szCs w:val="24"/>
          <w:lang w:val="fr-FR"/>
        </w:rPr>
        <w:t>Yemel</w:t>
      </w:r>
      <w:r w:rsidR="007A0D4A" w:rsidRPr="00FC4EA6">
        <w:rPr>
          <w:rFonts w:ascii="Times New Roman" w:hAnsi="Times New Roman" w:cs="Times New Roman"/>
          <w:sz w:val="24"/>
          <w:szCs w:val="24"/>
          <w:lang w:val="fr-FR"/>
        </w:rPr>
        <w:t>e</w:t>
      </w:r>
      <w:proofErr w:type="spellEnd"/>
      <w:r w:rsidR="007A0D4A" w:rsidRPr="00FC4EA6">
        <w:rPr>
          <w:rFonts w:ascii="Times New Roman" w:hAnsi="Times New Roman" w:cs="Times New Roman"/>
          <w:sz w:val="24"/>
          <w:szCs w:val="24"/>
          <w:lang w:val="fr-FR"/>
        </w:rPr>
        <w:t xml:space="preserve"> et al. (2025) à Garoua rapporte une prévalence de Chlamydia de 27,4% et d’</w:t>
      </w:r>
      <w:proofErr w:type="spellStart"/>
      <w:r w:rsidR="007A0D4A" w:rsidRPr="00FC4EA6">
        <w:rPr>
          <w:rFonts w:ascii="Times New Roman" w:hAnsi="Times New Roman" w:cs="Times New Roman"/>
          <w:sz w:val="24"/>
          <w:szCs w:val="24"/>
          <w:lang w:val="fr-FR"/>
        </w:rPr>
        <w:t>Ureaplasma</w:t>
      </w:r>
      <w:proofErr w:type="spellEnd"/>
      <w:r w:rsidR="007A0D4A" w:rsidRPr="00FC4EA6">
        <w:rPr>
          <w:rFonts w:ascii="Times New Roman" w:hAnsi="Times New Roman" w:cs="Times New Roman"/>
          <w:sz w:val="24"/>
          <w:szCs w:val="24"/>
          <w:lang w:val="fr-FR"/>
        </w:rPr>
        <w:t xml:space="preserve"> de 29,</w:t>
      </w:r>
      <w:r w:rsidR="00E15DD9" w:rsidRPr="00FC4EA6">
        <w:rPr>
          <w:rFonts w:ascii="Times New Roman" w:hAnsi="Times New Roman" w:cs="Times New Roman"/>
          <w:sz w:val="24"/>
          <w:szCs w:val="24"/>
          <w:lang w:val="fr-FR"/>
        </w:rPr>
        <w:t>9% des chiffres proches des nôtres (44,3% et 29,5% respectivement). Cette similitude s’explique par la proximité géographique et la convergence des facteurs de risque dans le Nord et l’Adamaoua.</w:t>
      </w:r>
    </w:p>
    <w:p w14:paraId="631B3D5C" w14:textId="77777777" w:rsidR="00AE10A9" w:rsidRPr="00FC4EA6" w:rsidRDefault="00541D62"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Nos résultats montrent que 50,8 % des femmes ont déjà utilisé une méthode contraceptive et que 62,3 % consomment de l'alcool. Cela peut s'expliquer par une utilisation antérieure de la contraception avant la recherche actuelle de grossesse, sans qu'un lien de causalité direct avec l'infertilité ne puisse être établi dans notre étude, et par une consommation d'alcool relativement banalisée dans notre milieu d'étude. </w:t>
      </w:r>
    </w:p>
    <w:p w14:paraId="500895B8" w14:textId="7389DB90" w:rsidR="00541D62" w:rsidRPr="00FC4EA6" w:rsidRDefault="00541D62"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Par ailleurs, le rapport de l'Inserm </w:t>
      </w:r>
      <w:r w:rsidR="00AE10A9" w:rsidRPr="00FC4EA6">
        <w:rPr>
          <w:rFonts w:ascii="Times New Roman" w:hAnsi="Times New Roman" w:cs="Times New Roman"/>
          <w:sz w:val="24"/>
          <w:szCs w:val="24"/>
          <w:lang w:val="fr-FR"/>
        </w:rPr>
        <w:t xml:space="preserve">(2022) </w:t>
      </w:r>
      <w:r w:rsidRPr="00FC4EA6">
        <w:rPr>
          <w:rFonts w:ascii="Times New Roman" w:hAnsi="Times New Roman" w:cs="Times New Roman"/>
          <w:sz w:val="24"/>
          <w:szCs w:val="24"/>
          <w:lang w:val="fr-FR"/>
        </w:rPr>
        <w:t>sur les troubles de la fertilité souligne le tabac comme facteur de risque documenté d'infertilité féminine, ce qui reste cohérent avec la fréquence non négligeable du tabagisme retrouvée chez 19,7 % de nos participantes.</w:t>
      </w:r>
    </w:p>
    <w:p w14:paraId="7464A0DD" w14:textId="1922A30B" w:rsidR="00541D62" w:rsidRPr="00FC4EA6" w:rsidRDefault="00541D62"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Nos résultats montrent que le poids moyen se situe entre 50 et 70 kg chez la majorité des participants et que l'indice de masse corporelle normal prédomine (82 % chez les hommes et 65,6 % chez les femmes). Cela peut s'expliquer par un profil nutritionnel globalement satisfaisant de la population étudiée, bien qu'une proportion non négligeable de femmes présente un surpoids ou une obésité, facteur connu de trouble ovulatoire.</w:t>
      </w:r>
    </w:p>
    <w:p w14:paraId="60D5A8AC" w14:textId="6E1C84DD" w:rsidR="00E15DD9" w:rsidRPr="00FC4EA6" w:rsidRDefault="00E15DD9"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Dans la littérature, nous avons trouvé </w:t>
      </w:r>
      <w:r w:rsidR="00AD5924" w:rsidRPr="00FC4EA6">
        <w:rPr>
          <w:rFonts w:ascii="Times New Roman" w:hAnsi="Times New Roman" w:cs="Times New Roman"/>
          <w:sz w:val="24"/>
          <w:szCs w:val="24"/>
          <w:lang w:val="fr-FR"/>
        </w:rPr>
        <w:t xml:space="preserve">des données </w:t>
      </w:r>
      <w:r w:rsidR="00AE10A9" w:rsidRPr="00FC4EA6">
        <w:rPr>
          <w:rFonts w:ascii="Times New Roman" w:hAnsi="Times New Roman" w:cs="Times New Roman"/>
          <w:sz w:val="24"/>
          <w:szCs w:val="24"/>
          <w:lang w:val="fr-FR"/>
        </w:rPr>
        <w:t>différentes</w:t>
      </w:r>
      <w:r w:rsidRPr="00FC4EA6">
        <w:rPr>
          <w:rFonts w:ascii="Times New Roman" w:hAnsi="Times New Roman" w:cs="Times New Roman"/>
          <w:sz w:val="24"/>
          <w:szCs w:val="24"/>
          <w:lang w:val="fr-FR"/>
        </w:rPr>
        <w:t xml:space="preserve">. Le Patrice </w:t>
      </w:r>
      <w:proofErr w:type="spellStart"/>
      <w:r w:rsidRPr="00FC4EA6">
        <w:rPr>
          <w:rFonts w:ascii="Times New Roman" w:hAnsi="Times New Roman" w:cs="Times New Roman"/>
          <w:sz w:val="24"/>
          <w:szCs w:val="24"/>
          <w:lang w:val="fr-FR"/>
        </w:rPr>
        <w:t>Com</w:t>
      </w:r>
      <w:r w:rsidR="00AD5924" w:rsidRPr="00FC4EA6">
        <w:rPr>
          <w:rFonts w:ascii="Times New Roman" w:hAnsi="Times New Roman" w:cs="Times New Roman"/>
          <w:sz w:val="24"/>
          <w:szCs w:val="24"/>
          <w:lang w:val="fr-FR"/>
        </w:rPr>
        <w:t>m</w:t>
      </w:r>
      <w:r w:rsidRPr="00FC4EA6">
        <w:rPr>
          <w:rFonts w:ascii="Times New Roman" w:hAnsi="Times New Roman" w:cs="Times New Roman"/>
          <w:sz w:val="24"/>
          <w:szCs w:val="24"/>
          <w:lang w:val="fr-FR"/>
        </w:rPr>
        <w:t>ittee</w:t>
      </w:r>
      <w:proofErr w:type="spellEnd"/>
      <w:r w:rsidRPr="00FC4EA6">
        <w:rPr>
          <w:rFonts w:ascii="Times New Roman" w:hAnsi="Times New Roman" w:cs="Times New Roman"/>
          <w:sz w:val="24"/>
          <w:szCs w:val="24"/>
          <w:lang w:val="fr-FR"/>
        </w:rPr>
        <w:t xml:space="preserve"> of ASRM (2021) a </w:t>
      </w:r>
      <w:r w:rsidR="00AD5924" w:rsidRPr="00FC4EA6">
        <w:rPr>
          <w:rFonts w:ascii="Times New Roman" w:hAnsi="Times New Roman" w:cs="Times New Roman"/>
          <w:sz w:val="24"/>
          <w:szCs w:val="24"/>
          <w:lang w:val="fr-FR"/>
        </w:rPr>
        <w:t xml:space="preserve">montré que l’obésité est associée à des troubles de l’ovulation tandis que </w:t>
      </w:r>
      <w:r w:rsidR="00AE10A9" w:rsidRPr="00FC4EA6">
        <w:rPr>
          <w:rFonts w:ascii="Times New Roman" w:hAnsi="Times New Roman" w:cs="Times New Roman"/>
          <w:sz w:val="24"/>
          <w:szCs w:val="24"/>
          <w:lang w:val="fr-FR"/>
        </w:rPr>
        <w:t>la maigreur</w:t>
      </w:r>
      <w:r w:rsidR="00AD5924" w:rsidRPr="00FC4EA6">
        <w:rPr>
          <w:rFonts w:ascii="Times New Roman" w:hAnsi="Times New Roman" w:cs="Times New Roman"/>
          <w:sz w:val="24"/>
          <w:szCs w:val="24"/>
          <w:lang w:val="fr-FR"/>
        </w:rPr>
        <w:t xml:space="preserve"> est associé</w:t>
      </w:r>
      <w:r w:rsidR="00AE10A9" w:rsidRPr="00FC4EA6">
        <w:rPr>
          <w:rFonts w:ascii="Times New Roman" w:hAnsi="Times New Roman" w:cs="Times New Roman"/>
          <w:sz w:val="24"/>
          <w:szCs w:val="24"/>
          <w:lang w:val="fr-FR"/>
        </w:rPr>
        <w:t>e</w:t>
      </w:r>
      <w:r w:rsidR="00AD5924" w:rsidRPr="00FC4EA6">
        <w:rPr>
          <w:rFonts w:ascii="Times New Roman" w:hAnsi="Times New Roman" w:cs="Times New Roman"/>
          <w:sz w:val="24"/>
          <w:szCs w:val="24"/>
          <w:lang w:val="fr-FR"/>
        </w:rPr>
        <w:t xml:space="preserve"> à l’aménorrhée hypothalamique. Ces différences peuvent s’expliquer par l’impact de l’IMC sur la régulation hormonale de la femme.</w:t>
      </w:r>
    </w:p>
    <w:p w14:paraId="63F51ED7" w14:textId="1878DA11" w:rsidR="00AD5924" w:rsidRPr="00FC4EA6" w:rsidRDefault="00AD5924"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Par ailleurs, l’étude de </w:t>
      </w:r>
      <w:proofErr w:type="spellStart"/>
      <w:r w:rsidRPr="00FC4EA6">
        <w:rPr>
          <w:rFonts w:ascii="Times New Roman" w:hAnsi="Times New Roman" w:cs="Times New Roman"/>
          <w:sz w:val="24"/>
          <w:szCs w:val="24"/>
          <w:lang w:val="fr-FR"/>
        </w:rPr>
        <w:t>Yemele</w:t>
      </w:r>
      <w:proofErr w:type="spellEnd"/>
      <w:r w:rsidRPr="00FC4EA6">
        <w:rPr>
          <w:rFonts w:ascii="Times New Roman" w:hAnsi="Times New Roman" w:cs="Times New Roman"/>
          <w:sz w:val="24"/>
          <w:szCs w:val="24"/>
          <w:lang w:val="fr-FR"/>
        </w:rPr>
        <w:t xml:space="preserve"> et al. (2025) à Garoua rapporte 22,6% de surpoids chez les femmes infertiles, soit une proportion comparable à la nôtre 21,3%. Ces similitudes peuvent s’expliquer par des profils nutritionnels similaires dans les régions du Nord et de l’Adamaoua.</w:t>
      </w:r>
    </w:p>
    <w:p w14:paraId="537C2323" w14:textId="13353F44" w:rsidR="00541D62" w:rsidRPr="00FC4EA6" w:rsidRDefault="00541D62" w:rsidP="005026D0">
      <w:pPr>
        <w:pStyle w:val="Titre2"/>
        <w:spacing w:before="0" w:after="150"/>
        <w:jc w:val="both"/>
        <w:rPr>
          <w:rFonts w:ascii="Times New Roman" w:hAnsi="Times New Roman" w:cs="Times New Roman"/>
          <w:color w:val="auto"/>
          <w:sz w:val="24"/>
          <w:szCs w:val="24"/>
          <w:lang w:val="fr-FR"/>
        </w:rPr>
      </w:pPr>
      <w:bookmarkStart w:id="446" w:name="_Toc239694771"/>
      <w:r w:rsidRPr="00FC4EA6">
        <w:rPr>
          <w:rFonts w:ascii="Times New Roman" w:hAnsi="Times New Roman" w:cs="Times New Roman"/>
          <w:color w:val="auto"/>
          <w:sz w:val="24"/>
          <w:szCs w:val="24"/>
          <w:lang w:val="fr-FR"/>
        </w:rPr>
        <w:t>V</w:t>
      </w:r>
      <w:r w:rsidR="002E469E" w:rsidRPr="00FC4EA6">
        <w:rPr>
          <w:rFonts w:ascii="Times New Roman" w:hAnsi="Times New Roman" w:cs="Times New Roman"/>
          <w:color w:val="auto"/>
          <w:sz w:val="24"/>
          <w:szCs w:val="24"/>
          <w:lang w:val="fr-FR"/>
        </w:rPr>
        <w:t>.2</w:t>
      </w:r>
      <w:r w:rsidRPr="00FC4EA6">
        <w:rPr>
          <w:rFonts w:ascii="Times New Roman" w:hAnsi="Times New Roman" w:cs="Times New Roman"/>
          <w:color w:val="auto"/>
          <w:sz w:val="24"/>
          <w:szCs w:val="24"/>
          <w:lang w:val="fr-FR"/>
        </w:rPr>
        <w:t>.4. Antécédents médicaux et urologiques des hommes</w:t>
      </w:r>
      <w:bookmarkEnd w:id="446"/>
    </w:p>
    <w:p w14:paraId="79BD4A85" w14:textId="77777777" w:rsidR="008C0E9D" w:rsidRPr="00FC4EA6" w:rsidRDefault="00541D62"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Nos résultats montrent que 65,6 % des hommes ont des antécédents d'IST, dominés par la syphilis (31,1 %) et le Chlamydia trachomatis (26,2 %), et que 52,5 % sont tabagiques. Cela peut s'expliquer par le rôle des IST dans l'altération de la spermatogenèse et l'obstruction des voies séminales, ainsi que par les effets délétères démontrés du tabac sur les paramètres spermatiques (mobilité, concentration et morphologie des spermatozoïdes).</w:t>
      </w:r>
    </w:p>
    <w:p w14:paraId="5C5CE26F" w14:textId="57446764" w:rsidR="00541D62" w:rsidRPr="00FC4EA6" w:rsidRDefault="00541D62"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lastRenderedPageBreak/>
        <w:t xml:space="preserve"> Dans la littérature, nous avons trouvé des données différentes des nôtres. Nos résultats sont différents de ceux de </w:t>
      </w:r>
      <w:proofErr w:type="spellStart"/>
      <w:r w:rsidRPr="00FC4EA6">
        <w:rPr>
          <w:rFonts w:ascii="Times New Roman" w:hAnsi="Times New Roman" w:cs="Times New Roman"/>
          <w:sz w:val="24"/>
          <w:szCs w:val="24"/>
          <w:lang w:val="fr-FR"/>
        </w:rPr>
        <w:t>Frikh</w:t>
      </w:r>
      <w:proofErr w:type="spellEnd"/>
      <w:r w:rsidRPr="00FC4EA6">
        <w:rPr>
          <w:rFonts w:ascii="Times New Roman" w:hAnsi="Times New Roman" w:cs="Times New Roman"/>
          <w:sz w:val="24"/>
          <w:szCs w:val="24"/>
          <w:lang w:val="fr-FR"/>
        </w:rPr>
        <w:t xml:space="preserve"> et al.</w:t>
      </w:r>
      <w:r w:rsidR="008C0E9D" w:rsidRPr="00FC4EA6">
        <w:rPr>
          <w:rFonts w:ascii="Times New Roman" w:hAnsi="Times New Roman" w:cs="Times New Roman"/>
          <w:sz w:val="24"/>
          <w:szCs w:val="24"/>
          <w:lang w:val="fr-FR"/>
        </w:rPr>
        <w:t xml:space="preserve"> (2023)</w:t>
      </w:r>
      <w:r w:rsidRPr="00FC4EA6">
        <w:rPr>
          <w:rFonts w:ascii="Times New Roman" w:hAnsi="Times New Roman" w:cs="Times New Roman"/>
          <w:sz w:val="24"/>
          <w:szCs w:val="24"/>
          <w:lang w:val="fr-FR"/>
        </w:rPr>
        <w:t xml:space="preserve"> au Maroc, qui rapportent le tabac comme facteur de risque le plus fréquent, suivi de la varicocèle puis de l'infection, avec un spermogramme perturbé dans 53,1 % des cas. Cette différence s'explique par le poids plus important des IST dans notre contexte, en lien avec une prévalence plus élevée des infections génitales en Afrique subsaharienne comparativement au Maghreb.</w:t>
      </w:r>
    </w:p>
    <w:p w14:paraId="763F52D9" w14:textId="63120ED2" w:rsidR="008C0E9D" w:rsidRPr="00FC4EA6" w:rsidRDefault="008C0E9D"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Par </w:t>
      </w:r>
      <w:r w:rsidR="00647A0E" w:rsidRPr="00FC4EA6">
        <w:rPr>
          <w:rFonts w:ascii="Times New Roman" w:hAnsi="Times New Roman" w:cs="Times New Roman"/>
          <w:sz w:val="24"/>
          <w:szCs w:val="24"/>
          <w:lang w:val="fr-FR"/>
        </w:rPr>
        <w:t>ailleurs</w:t>
      </w:r>
      <w:r w:rsidRPr="00FC4EA6">
        <w:rPr>
          <w:rFonts w:ascii="Times New Roman" w:hAnsi="Times New Roman" w:cs="Times New Roman"/>
          <w:sz w:val="24"/>
          <w:szCs w:val="24"/>
          <w:lang w:val="fr-FR"/>
        </w:rPr>
        <w:t>, l’étude d’</w:t>
      </w:r>
      <w:proofErr w:type="spellStart"/>
      <w:r w:rsidRPr="00FC4EA6">
        <w:rPr>
          <w:rFonts w:ascii="Times New Roman" w:hAnsi="Times New Roman" w:cs="Times New Roman"/>
          <w:sz w:val="24"/>
          <w:szCs w:val="24"/>
          <w:lang w:val="fr-FR"/>
        </w:rPr>
        <w:t>Epoupa</w:t>
      </w:r>
      <w:proofErr w:type="spellEnd"/>
      <w:r w:rsidRPr="00FC4EA6">
        <w:rPr>
          <w:rFonts w:ascii="Times New Roman" w:hAnsi="Times New Roman" w:cs="Times New Roman"/>
          <w:sz w:val="24"/>
          <w:szCs w:val="24"/>
          <w:lang w:val="fr-FR"/>
        </w:rPr>
        <w:t xml:space="preserve"> </w:t>
      </w:r>
      <w:proofErr w:type="spellStart"/>
      <w:r w:rsidRPr="00FC4EA6">
        <w:rPr>
          <w:rFonts w:ascii="Times New Roman" w:hAnsi="Times New Roman" w:cs="Times New Roman"/>
          <w:sz w:val="24"/>
          <w:szCs w:val="24"/>
          <w:lang w:val="fr-FR"/>
        </w:rPr>
        <w:t>Ngalle</w:t>
      </w:r>
      <w:proofErr w:type="spellEnd"/>
      <w:r w:rsidRPr="00FC4EA6">
        <w:rPr>
          <w:rFonts w:ascii="Times New Roman" w:hAnsi="Times New Roman" w:cs="Times New Roman"/>
          <w:sz w:val="24"/>
          <w:szCs w:val="24"/>
          <w:lang w:val="fr-FR"/>
        </w:rPr>
        <w:t xml:space="preserve"> et </w:t>
      </w:r>
      <w:r w:rsidR="00647A0E" w:rsidRPr="00FC4EA6">
        <w:rPr>
          <w:rFonts w:ascii="Times New Roman" w:hAnsi="Times New Roman" w:cs="Times New Roman"/>
          <w:sz w:val="24"/>
          <w:szCs w:val="24"/>
          <w:lang w:val="fr-FR"/>
        </w:rPr>
        <w:t>al.</w:t>
      </w:r>
      <w:r w:rsidRPr="00FC4EA6">
        <w:rPr>
          <w:rFonts w:ascii="Times New Roman" w:hAnsi="Times New Roman" w:cs="Times New Roman"/>
          <w:sz w:val="24"/>
          <w:szCs w:val="24"/>
          <w:lang w:val="fr-FR"/>
        </w:rPr>
        <w:t xml:space="preserve"> (2023) à Douala rapporte des proportions plus élevées de </w:t>
      </w:r>
      <w:r w:rsidR="00647A0E" w:rsidRPr="00FC4EA6">
        <w:rPr>
          <w:rFonts w:ascii="Times New Roman" w:hAnsi="Times New Roman" w:cs="Times New Roman"/>
          <w:sz w:val="24"/>
          <w:szCs w:val="24"/>
          <w:lang w:val="fr-FR"/>
        </w:rPr>
        <w:t>Chlamydia par</w:t>
      </w:r>
      <w:r w:rsidRPr="00FC4EA6">
        <w:rPr>
          <w:rFonts w:ascii="Times New Roman" w:hAnsi="Times New Roman" w:cs="Times New Roman"/>
          <w:sz w:val="24"/>
          <w:szCs w:val="24"/>
          <w:lang w:val="fr-FR"/>
        </w:rPr>
        <w:t xml:space="preserve"> PCR chez les hommes infertile</w:t>
      </w:r>
      <w:r w:rsidR="00647A0E" w:rsidRPr="00FC4EA6">
        <w:rPr>
          <w:rFonts w:ascii="Times New Roman" w:hAnsi="Times New Roman" w:cs="Times New Roman"/>
          <w:sz w:val="24"/>
          <w:szCs w:val="24"/>
          <w:lang w:val="fr-FR"/>
        </w:rPr>
        <w:t>s</w:t>
      </w:r>
      <w:r w:rsidRPr="00FC4EA6">
        <w:rPr>
          <w:rFonts w:ascii="Times New Roman" w:hAnsi="Times New Roman" w:cs="Times New Roman"/>
          <w:sz w:val="24"/>
          <w:szCs w:val="24"/>
          <w:lang w:val="fr-FR"/>
        </w:rPr>
        <w:t xml:space="preserve">. Cette </w:t>
      </w:r>
      <w:r w:rsidR="00647A0E" w:rsidRPr="00FC4EA6">
        <w:rPr>
          <w:rFonts w:ascii="Times New Roman" w:hAnsi="Times New Roman" w:cs="Times New Roman"/>
          <w:sz w:val="24"/>
          <w:szCs w:val="24"/>
          <w:lang w:val="fr-FR"/>
        </w:rPr>
        <w:t>différence</w:t>
      </w:r>
      <w:r w:rsidRPr="00FC4EA6">
        <w:rPr>
          <w:rFonts w:ascii="Times New Roman" w:hAnsi="Times New Roman" w:cs="Times New Roman"/>
          <w:sz w:val="24"/>
          <w:szCs w:val="24"/>
          <w:lang w:val="fr-FR"/>
        </w:rPr>
        <w:t xml:space="preserve"> s’</w:t>
      </w:r>
      <w:r w:rsidR="00647A0E" w:rsidRPr="00FC4EA6">
        <w:rPr>
          <w:rFonts w:ascii="Times New Roman" w:hAnsi="Times New Roman" w:cs="Times New Roman"/>
          <w:sz w:val="24"/>
          <w:szCs w:val="24"/>
          <w:lang w:val="fr-FR"/>
        </w:rPr>
        <w:t>explique</w:t>
      </w:r>
      <w:r w:rsidRPr="00FC4EA6">
        <w:rPr>
          <w:rFonts w:ascii="Times New Roman" w:hAnsi="Times New Roman" w:cs="Times New Roman"/>
          <w:sz w:val="24"/>
          <w:szCs w:val="24"/>
          <w:lang w:val="fr-FR"/>
        </w:rPr>
        <w:t xml:space="preserve"> par les méthodes de </w:t>
      </w:r>
      <w:r w:rsidR="00647A0E" w:rsidRPr="00FC4EA6">
        <w:rPr>
          <w:rFonts w:ascii="Times New Roman" w:hAnsi="Times New Roman" w:cs="Times New Roman"/>
          <w:sz w:val="24"/>
          <w:szCs w:val="24"/>
          <w:lang w:val="fr-FR"/>
        </w:rPr>
        <w:t>diagnostic</w:t>
      </w:r>
      <w:r w:rsidR="002E469E" w:rsidRPr="00FC4EA6">
        <w:rPr>
          <w:rFonts w:ascii="Times New Roman" w:hAnsi="Times New Roman" w:cs="Times New Roman"/>
          <w:sz w:val="24"/>
          <w:szCs w:val="24"/>
          <w:lang w:val="fr-FR"/>
        </w:rPr>
        <w:t xml:space="preserve"> utilisées (</w:t>
      </w:r>
      <w:r w:rsidR="00647A0E" w:rsidRPr="00FC4EA6">
        <w:rPr>
          <w:rFonts w:ascii="Times New Roman" w:hAnsi="Times New Roman" w:cs="Times New Roman"/>
          <w:sz w:val="24"/>
          <w:szCs w:val="24"/>
          <w:lang w:val="fr-FR"/>
        </w:rPr>
        <w:t>PCR plus sensible que les tests sérologiques) et le contexte urbain de Douala.</w:t>
      </w:r>
    </w:p>
    <w:p w14:paraId="7267ABAA" w14:textId="62E3EE8A" w:rsidR="00541D62" w:rsidRPr="00FC4EA6" w:rsidRDefault="00541D62" w:rsidP="005026D0">
      <w:pPr>
        <w:pStyle w:val="Titre2"/>
        <w:spacing w:before="0" w:after="0"/>
        <w:jc w:val="both"/>
        <w:rPr>
          <w:rFonts w:ascii="Times New Roman" w:hAnsi="Times New Roman" w:cs="Times New Roman"/>
          <w:color w:val="auto"/>
          <w:sz w:val="24"/>
          <w:szCs w:val="24"/>
          <w:lang w:val="fr-FR"/>
        </w:rPr>
      </w:pPr>
      <w:bookmarkStart w:id="447" w:name="_Toc239694772"/>
      <w:r w:rsidRPr="00FC4EA6">
        <w:rPr>
          <w:rFonts w:ascii="Times New Roman" w:hAnsi="Times New Roman" w:cs="Times New Roman"/>
          <w:color w:val="auto"/>
          <w:sz w:val="24"/>
          <w:szCs w:val="24"/>
          <w:lang w:val="fr-FR"/>
        </w:rPr>
        <w:t>V</w:t>
      </w:r>
      <w:r w:rsidR="002E469E" w:rsidRPr="00FC4EA6">
        <w:rPr>
          <w:rFonts w:ascii="Times New Roman" w:hAnsi="Times New Roman" w:cs="Times New Roman"/>
          <w:color w:val="auto"/>
          <w:sz w:val="24"/>
          <w:szCs w:val="24"/>
          <w:lang w:val="fr-FR"/>
        </w:rPr>
        <w:t>.2</w:t>
      </w:r>
      <w:r w:rsidRPr="00FC4EA6">
        <w:rPr>
          <w:rFonts w:ascii="Times New Roman" w:hAnsi="Times New Roman" w:cs="Times New Roman"/>
          <w:color w:val="auto"/>
          <w:sz w:val="24"/>
          <w:szCs w:val="24"/>
          <w:lang w:val="fr-FR"/>
        </w:rPr>
        <w:t>.5. Caractéristiques de l'infertilité</w:t>
      </w:r>
      <w:bookmarkEnd w:id="447"/>
    </w:p>
    <w:p w14:paraId="5FFA1F58" w14:textId="77777777" w:rsidR="008C0E9D" w:rsidRPr="00FC4EA6" w:rsidRDefault="00541D62"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Nos résultats montrent que la durée d'infertilité est supérieure à 6 ans chez 36,1 % des couples et que le délai avant consultation dépasse 2 ans chez 59 % d'entre eux. Cela peut s'expliquer par le recours fréquent et prolongé au traitement traditionnel avant la consultation spécialisée, retrouvé chez 90,2 % de nos couples, retardant ainsi la prise en charge médicale appropriée. </w:t>
      </w:r>
    </w:p>
    <w:p w14:paraId="45890277" w14:textId="096E1A78" w:rsidR="00762096" w:rsidRPr="00FC4EA6" w:rsidRDefault="00541D62"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Dans la littérature, nous avons trouvé des données semblables aux nôtres. Nos résultats sont </w:t>
      </w:r>
      <w:r w:rsidR="00762096" w:rsidRPr="00FC4EA6">
        <w:rPr>
          <w:rFonts w:ascii="Times New Roman" w:hAnsi="Times New Roman" w:cs="Times New Roman"/>
          <w:sz w:val="24"/>
          <w:szCs w:val="24"/>
          <w:lang w:val="fr-FR"/>
        </w:rPr>
        <w:t xml:space="preserve">semblables à ceux de </w:t>
      </w:r>
      <w:proofErr w:type="spellStart"/>
      <w:r w:rsidR="00762096" w:rsidRPr="00FC4EA6">
        <w:rPr>
          <w:rFonts w:ascii="Times New Roman" w:hAnsi="Times New Roman" w:cs="Times New Roman"/>
          <w:sz w:val="24"/>
          <w:szCs w:val="24"/>
          <w:lang w:val="fr-FR"/>
        </w:rPr>
        <w:t>Voundi-Voundi</w:t>
      </w:r>
      <w:proofErr w:type="spellEnd"/>
      <w:r w:rsidR="00762096" w:rsidRPr="00FC4EA6">
        <w:rPr>
          <w:rFonts w:ascii="Times New Roman" w:hAnsi="Times New Roman" w:cs="Times New Roman"/>
          <w:sz w:val="24"/>
          <w:szCs w:val="24"/>
          <w:lang w:val="fr-FR"/>
        </w:rPr>
        <w:t xml:space="preserve"> et al. (2024) Yaoundé qui a rapporté une durée moyenne d’infertilité de 4,6 ans</w:t>
      </w:r>
      <w:r w:rsidRPr="00FC4EA6">
        <w:rPr>
          <w:rFonts w:ascii="Times New Roman" w:hAnsi="Times New Roman" w:cs="Times New Roman"/>
          <w:sz w:val="24"/>
          <w:szCs w:val="24"/>
          <w:lang w:val="fr-FR"/>
        </w:rPr>
        <w:t>.</w:t>
      </w:r>
      <w:r w:rsidR="00762096" w:rsidRPr="00FC4EA6">
        <w:rPr>
          <w:rFonts w:ascii="Times New Roman" w:hAnsi="Times New Roman" w:cs="Times New Roman"/>
          <w:sz w:val="24"/>
          <w:szCs w:val="24"/>
          <w:lang w:val="fr-FR"/>
        </w:rPr>
        <w:t xml:space="preserve"> Ces similitudes peuvent s’expliquer par le fait que les couples consultent souvent après plusieurs années d’infertilité, une fois qu’ils ont épuisé les recours traditionnels.</w:t>
      </w:r>
      <w:r w:rsidRPr="00FC4EA6">
        <w:rPr>
          <w:rFonts w:ascii="Times New Roman" w:hAnsi="Times New Roman" w:cs="Times New Roman"/>
          <w:sz w:val="24"/>
          <w:szCs w:val="24"/>
          <w:lang w:val="fr-FR"/>
        </w:rPr>
        <w:t xml:space="preserve"> </w:t>
      </w:r>
    </w:p>
    <w:p w14:paraId="0E3195D1" w14:textId="5DE693F4" w:rsidR="00541D62" w:rsidRPr="00FC4EA6" w:rsidRDefault="00541D62"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Par ailleurs, l'étude </w:t>
      </w:r>
      <w:r w:rsidR="002E119D" w:rsidRPr="00FC4EA6">
        <w:rPr>
          <w:rFonts w:ascii="Times New Roman" w:hAnsi="Times New Roman" w:cs="Times New Roman"/>
          <w:sz w:val="24"/>
          <w:szCs w:val="24"/>
          <w:lang w:val="fr-FR"/>
        </w:rPr>
        <w:t>de Bell et al</w:t>
      </w:r>
      <w:r w:rsidR="00762096" w:rsidRPr="00FC4EA6">
        <w:rPr>
          <w:rFonts w:ascii="Times New Roman" w:hAnsi="Times New Roman" w:cs="Times New Roman"/>
          <w:sz w:val="24"/>
          <w:szCs w:val="24"/>
          <w:lang w:val="fr-FR"/>
        </w:rPr>
        <w:t>. (2024) en Afrique subsaharienne rapporte des délais de consultation similaires 3 à 4 ans. Ce</w:t>
      </w:r>
      <w:r w:rsidR="008C0E9D" w:rsidRPr="00FC4EA6">
        <w:rPr>
          <w:rFonts w:ascii="Times New Roman" w:hAnsi="Times New Roman" w:cs="Times New Roman"/>
          <w:sz w:val="24"/>
          <w:szCs w:val="24"/>
          <w:lang w:val="fr-FR"/>
        </w:rPr>
        <w:t>tte</w:t>
      </w:r>
      <w:r w:rsidR="00762096" w:rsidRPr="00FC4EA6">
        <w:rPr>
          <w:rFonts w:ascii="Times New Roman" w:hAnsi="Times New Roman" w:cs="Times New Roman"/>
          <w:sz w:val="24"/>
          <w:szCs w:val="24"/>
          <w:lang w:val="fr-FR"/>
        </w:rPr>
        <w:t xml:space="preserve"> similitude s’expliqu</w:t>
      </w:r>
      <w:r w:rsidR="002E119D" w:rsidRPr="00FC4EA6">
        <w:rPr>
          <w:rFonts w:ascii="Times New Roman" w:hAnsi="Times New Roman" w:cs="Times New Roman"/>
          <w:sz w:val="24"/>
          <w:szCs w:val="24"/>
          <w:lang w:val="fr-FR"/>
        </w:rPr>
        <w:t xml:space="preserve">e par les barrières communes à </w:t>
      </w:r>
      <w:r w:rsidR="00762096" w:rsidRPr="00FC4EA6">
        <w:rPr>
          <w:rFonts w:ascii="Times New Roman" w:hAnsi="Times New Roman" w:cs="Times New Roman"/>
          <w:sz w:val="24"/>
          <w:szCs w:val="24"/>
          <w:lang w:val="fr-FR"/>
        </w:rPr>
        <w:t>l’accès aux soins dans la région (pression procréatives, cout des soins, méconnaissance des options médical</w:t>
      </w:r>
      <w:r w:rsidR="008C0E9D" w:rsidRPr="00FC4EA6">
        <w:rPr>
          <w:rFonts w:ascii="Times New Roman" w:hAnsi="Times New Roman" w:cs="Times New Roman"/>
          <w:sz w:val="24"/>
          <w:szCs w:val="24"/>
          <w:lang w:val="fr-FR"/>
        </w:rPr>
        <w:t>).</w:t>
      </w:r>
    </w:p>
    <w:p w14:paraId="1F4D2C8C" w14:textId="7330E88A" w:rsidR="00541D62" w:rsidRPr="00FC4EA6" w:rsidRDefault="00541D62" w:rsidP="005026D0">
      <w:pPr>
        <w:pStyle w:val="Titre2"/>
        <w:spacing w:before="0" w:after="0"/>
        <w:jc w:val="both"/>
        <w:rPr>
          <w:rFonts w:ascii="Times New Roman" w:hAnsi="Times New Roman" w:cs="Times New Roman"/>
          <w:color w:val="auto"/>
          <w:sz w:val="24"/>
          <w:szCs w:val="24"/>
          <w:lang w:val="fr-FR"/>
        </w:rPr>
      </w:pPr>
      <w:bookmarkStart w:id="448" w:name="_Toc239694773"/>
      <w:r w:rsidRPr="00FC4EA6">
        <w:rPr>
          <w:rFonts w:ascii="Times New Roman" w:hAnsi="Times New Roman" w:cs="Times New Roman"/>
          <w:color w:val="auto"/>
          <w:sz w:val="24"/>
          <w:szCs w:val="24"/>
          <w:lang w:val="fr-FR"/>
        </w:rPr>
        <w:t>V</w:t>
      </w:r>
      <w:r w:rsidR="002E469E" w:rsidRPr="00FC4EA6">
        <w:rPr>
          <w:rFonts w:ascii="Times New Roman" w:hAnsi="Times New Roman" w:cs="Times New Roman"/>
          <w:color w:val="auto"/>
          <w:sz w:val="24"/>
          <w:szCs w:val="24"/>
          <w:lang w:val="fr-FR"/>
        </w:rPr>
        <w:t>.2</w:t>
      </w:r>
      <w:r w:rsidRPr="00FC4EA6">
        <w:rPr>
          <w:rFonts w:ascii="Times New Roman" w:hAnsi="Times New Roman" w:cs="Times New Roman"/>
          <w:color w:val="auto"/>
          <w:sz w:val="24"/>
          <w:szCs w:val="24"/>
          <w:lang w:val="fr-FR"/>
        </w:rPr>
        <w:t>.6. Examens complémentaires de la femme</w:t>
      </w:r>
      <w:bookmarkEnd w:id="448"/>
    </w:p>
    <w:p w14:paraId="6EB2C47C" w14:textId="7FC38B19" w:rsidR="00541D62" w:rsidRPr="00FC4EA6" w:rsidRDefault="00541D62"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Nos résultats montrent une nette prédominance de l'échographie pelvienne (88,5 %) et du bilan infectieux (83,6 %) parmi les examens complémentaires réalisés chez la femme. Cela peut s'expliquer par le caractère peu coûteux, accessible et non invasif de ces examens, comparativement à l'hystérosalpingographie (68,9 %), qui nécessite un plateau technique plus spécifique et reste plus onéreuse pour les couples de notre contexte.</w:t>
      </w:r>
      <w:r w:rsidR="005A1194" w:rsidRPr="00FC4EA6">
        <w:rPr>
          <w:rFonts w:ascii="Times New Roman" w:hAnsi="Times New Roman" w:cs="Times New Roman"/>
          <w:sz w:val="24"/>
          <w:szCs w:val="24"/>
          <w:lang w:val="fr-FR"/>
        </w:rPr>
        <w:t xml:space="preserve"> Aussi, les recommandations </w:t>
      </w:r>
      <w:r w:rsidR="005A1194" w:rsidRPr="00FC4EA6">
        <w:rPr>
          <w:rFonts w:ascii="Times New Roman" w:hAnsi="Times New Roman" w:cs="Times New Roman"/>
          <w:sz w:val="24"/>
          <w:szCs w:val="24"/>
          <w:lang w:val="fr-FR"/>
        </w:rPr>
        <w:lastRenderedPageBreak/>
        <w:t>cliniques privilégient l’explo</w:t>
      </w:r>
      <w:r w:rsidR="002E119D" w:rsidRPr="00FC4EA6">
        <w:rPr>
          <w:rFonts w:ascii="Times New Roman" w:hAnsi="Times New Roman" w:cs="Times New Roman"/>
          <w:sz w:val="24"/>
          <w:szCs w:val="24"/>
          <w:lang w:val="fr-FR"/>
        </w:rPr>
        <w:t>ration des causes anatomiques (é</w:t>
      </w:r>
      <w:r w:rsidR="005A1194" w:rsidRPr="00FC4EA6">
        <w:rPr>
          <w:rFonts w:ascii="Times New Roman" w:hAnsi="Times New Roman" w:cs="Times New Roman"/>
          <w:sz w:val="24"/>
          <w:szCs w:val="24"/>
          <w:lang w:val="fr-FR"/>
        </w:rPr>
        <w:t>chographie) et infectieuses (bilan infectieux), qui sont les causes les plus fréquentes d’infertilité dans la région.</w:t>
      </w:r>
    </w:p>
    <w:p w14:paraId="148FD9DC" w14:textId="4FF0E6BA" w:rsidR="005A1194" w:rsidRPr="00FC4EA6" w:rsidRDefault="005A1194"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Dans la littérature, nous avons trouvé des données similaires. L’OMS (2025</w:t>
      </w:r>
      <w:r w:rsidR="00080192" w:rsidRPr="00FC4EA6">
        <w:rPr>
          <w:rFonts w:ascii="Times New Roman" w:hAnsi="Times New Roman" w:cs="Times New Roman"/>
          <w:sz w:val="24"/>
          <w:szCs w:val="24"/>
          <w:lang w:val="fr-FR"/>
        </w:rPr>
        <w:t>) recommande</w:t>
      </w:r>
      <w:r w:rsidRPr="00FC4EA6">
        <w:rPr>
          <w:rFonts w:ascii="Times New Roman" w:hAnsi="Times New Roman" w:cs="Times New Roman"/>
          <w:sz w:val="24"/>
          <w:szCs w:val="24"/>
          <w:lang w:val="fr-FR"/>
        </w:rPr>
        <w:t xml:space="preserve"> l’échographie pelvienne comme examen de </w:t>
      </w:r>
      <w:r w:rsidR="00080192" w:rsidRPr="00FC4EA6">
        <w:rPr>
          <w:rFonts w:ascii="Times New Roman" w:hAnsi="Times New Roman" w:cs="Times New Roman"/>
          <w:sz w:val="24"/>
          <w:szCs w:val="24"/>
          <w:lang w:val="fr-FR"/>
        </w:rPr>
        <w:t>première</w:t>
      </w:r>
      <w:r w:rsidRPr="00FC4EA6">
        <w:rPr>
          <w:rFonts w:ascii="Times New Roman" w:hAnsi="Times New Roman" w:cs="Times New Roman"/>
          <w:sz w:val="24"/>
          <w:szCs w:val="24"/>
          <w:lang w:val="fr-FR"/>
        </w:rPr>
        <w:t xml:space="preserve"> intention pour </w:t>
      </w:r>
      <w:r w:rsidR="00080192" w:rsidRPr="00FC4EA6">
        <w:rPr>
          <w:rFonts w:ascii="Times New Roman" w:hAnsi="Times New Roman" w:cs="Times New Roman"/>
          <w:sz w:val="24"/>
          <w:szCs w:val="24"/>
          <w:lang w:val="fr-FR"/>
        </w:rPr>
        <w:t>évaluer</w:t>
      </w:r>
      <w:r w:rsidRPr="00FC4EA6">
        <w:rPr>
          <w:rFonts w:ascii="Times New Roman" w:hAnsi="Times New Roman" w:cs="Times New Roman"/>
          <w:sz w:val="24"/>
          <w:szCs w:val="24"/>
          <w:lang w:val="fr-FR"/>
        </w:rPr>
        <w:t xml:space="preserve"> l’utérus, les ovaires et la </w:t>
      </w:r>
      <w:r w:rsidR="00080192" w:rsidRPr="00FC4EA6">
        <w:rPr>
          <w:rFonts w:ascii="Times New Roman" w:hAnsi="Times New Roman" w:cs="Times New Roman"/>
          <w:sz w:val="24"/>
          <w:szCs w:val="24"/>
          <w:lang w:val="fr-FR"/>
        </w:rPr>
        <w:t>réserve</w:t>
      </w:r>
      <w:r w:rsidRPr="00FC4EA6">
        <w:rPr>
          <w:rFonts w:ascii="Times New Roman" w:hAnsi="Times New Roman" w:cs="Times New Roman"/>
          <w:sz w:val="24"/>
          <w:szCs w:val="24"/>
          <w:lang w:val="fr-FR"/>
        </w:rPr>
        <w:t xml:space="preserve"> ovarienne</w:t>
      </w:r>
      <w:r w:rsidR="00080192" w:rsidRPr="00FC4EA6">
        <w:rPr>
          <w:rFonts w:ascii="Times New Roman" w:hAnsi="Times New Roman" w:cs="Times New Roman"/>
          <w:sz w:val="24"/>
          <w:szCs w:val="24"/>
          <w:lang w:val="fr-FR"/>
        </w:rPr>
        <w:t>. Ces similitudes peuvent s’expliquer par l’importance de l’échographie dans le bilan d’infertilité, reconnue par les recommandations internationales.</w:t>
      </w:r>
    </w:p>
    <w:p w14:paraId="67D0441C" w14:textId="6021A107" w:rsidR="00080192" w:rsidRPr="00FC4EA6" w:rsidRDefault="00080192" w:rsidP="005026D0">
      <w:pPr>
        <w:spacing w:after="0"/>
        <w:ind w:firstLine="709"/>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Par ailleurs, le faible recours au bilan hormonal (27,9%) peut refléter des difficultés d’accès ou un cout élevé de ces examens dans la ville. Cette différence s’explique par les contraintes économiques et la disponibilité limitée de certains examens spécialisés dans les hôpitaux de la région.</w:t>
      </w:r>
    </w:p>
    <w:p w14:paraId="5B28A9C7" w14:textId="2004814B" w:rsidR="00541D62" w:rsidRPr="00FC4EA6" w:rsidRDefault="00541D62" w:rsidP="005026D0">
      <w:pPr>
        <w:pStyle w:val="Titre2"/>
        <w:spacing w:before="0" w:after="0"/>
        <w:jc w:val="both"/>
        <w:rPr>
          <w:rFonts w:ascii="Times New Roman" w:hAnsi="Times New Roman" w:cs="Times New Roman"/>
          <w:color w:val="auto"/>
          <w:sz w:val="24"/>
          <w:szCs w:val="24"/>
          <w:lang w:val="fr-FR"/>
        </w:rPr>
      </w:pPr>
      <w:bookmarkStart w:id="449" w:name="_Toc239694774"/>
      <w:r w:rsidRPr="00FC4EA6">
        <w:rPr>
          <w:rFonts w:ascii="Times New Roman" w:hAnsi="Times New Roman" w:cs="Times New Roman"/>
          <w:color w:val="auto"/>
          <w:sz w:val="24"/>
          <w:szCs w:val="24"/>
          <w:lang w:val="fr-FR"/>
        </w:rPr>
        <w:t>V</w:t>
      </w:r>
      <w:r w:rsidR="002E469E" w:rsidRPr="00FC4EA6">
        <w:rPr>
          <w:rFonts w:ascii="Times New Roman" w:hAnsi="Times New Roman" w:cs="Times New Roman"/>
          <w:color w:val="auto"/>
          <w:sz w:val="24"/>
          <w:szCs w:val="24"/>
          <w:lang w:val="fr-FR"/>
        </w:rPr>
        <w:t>.2</w:t>
      </w:r>
      <w:r w:rsidRPr="00FC4EA6">
        <w:rPr>
          <w:rFonts w:ascii="Times New Roman" w:hAnsi="Times New Roman" w:cs="Times New Roman"/>
          <w:color w:val="auto"/>
          <w:sz w:val="24"/>
          <w:szCs w:val="24"/>
          <w:lang w:val="fr-FR"/>
        </w:rPr>
        <w:t>.7. Examens complémentaires de l'homme</w:t>
      </w:r>
      <w:bookmarkEnd w:id="449"/>
    </w:p>
    <w:p w14:paraId="00D46B36" w14:textId="047BCDA7" w:rsidR="00556C49" w:rsidRPr="00FC4EA6" w:rsidRDefault="00541D62"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Nos résultats montrent que le bilan infectieux (88,5 %) et le spermogramme (83,6 %) sont les examens les plus fréquemment prescrits chez l'homme, avec 37,7 % de spermogrammes anormaux. Cela peut s'expliquer par </w:t>
      </w:r>
      <w:r w:rsidR="00306048" w:rsidRPr="00FC4EA6">
        <w:rPr>
          <w:rFonts w:ascii="Times New Roman" w:hAnsi="Times New Roman" w:cs="Times New Roman"/>
          <w:sz w:val="24"/>
          <w:szCs w:val="24"/>
          <w:lang w:val="fr-FR"/>
        </w:rPr>
        <w:t>la priorité donnée à l’exploration des causes infectieuses et de la qualité spermatique dans le bilan masculin</w:t>
      </w:r>
      <w:r w:rsidR="00536B1E" w:rsidRPr="00FC4EA6">
        <w:rPr>
          <w:rFonts w:ascii="Times New Roman" w:hAnsi="Times New Roman" w:cs="Times New Roman"/>
          <w:sz w:val="24"/>
          <w:szCs w:val="24"/>
          <w:lang w:val="fr-FR"/>
        </w:rPr>
        <w:t>, conformément aux recommandations de l’OMS.</w:t>
      </w:r>
    </w:p>
    <w:p w14:paraId="42062450" w14:textId="1DD1F18D" w:rsidR="00541D62" w:rsidRPr="00FC4EA6" w:rsidRDefault="00541D62"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 Dans la littérature, nous avons trouvé des </w:t>
      </w:r>
      <w:r w:rsidR="00536B1E" w:rsidRPr="00FC4EA6">
        <w:rPr>
          <w:rFonts w:ascii="Times New Roman" w:hAnsi="Times New Roman" w:cs="Times New Roman"/>
          <w:sz w:val="24"/>
          <w:szCs w:val="24"/>
          <w:lang w:val="fr-FR"/>
        </w:rPr>
        <w:t>données similaires des</w:t>
      </w:r>
      <w:r w:rsidRPr="00FC4EA6">
        <w:rPr>
          <w:rFonts w:ascii="Times New Roman" w:hAnsi="Times New Roman" w:cs="Times New Roman"/>
          <w:sz w:val="24"/>
          <w:szCs w:val="24"/>
          <w:lang w:val="fr-FR"/>
        </w:rPr>
        <w:t xml:space="preserve"> nôtres</w:t>
      </w:r>
      <w:r w:rsidR="00536B1E" w:rsidRPr="00FC4EA6">
        <w:rPr>
          <w:rFonts w:ascii="Times New Roman" w:hAnsi="Times New Roman" w:cs="Times New Roman"/>
          <w:sz w:val="24"/>
          <w:szCs w:val="24"/>
          <w:lang w:val="fr-FR"/>
        </w:rPr>
        <w:t>. L’OMS (2025) et le GNGOF (2024) recommandent le spermogramme comme l’examen de référence chez l’homme. Ces similitudes peuvent s’expliquer par la standardisation des pratiques cliniques à travers le pays, en lien avec les recommandations internationales.</w:t>
      </w:r>
    </w:p>
    <w:p w14:paraId="1A2C7914" w14:textId="4AA21B2F" w:rsidR="00536B1E" w:rsidRPr="00FC4EA6" w:rsidRDefault="00536B1E" w:rsidP="005026D0">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Par ailleurs, 37,7% des hommes </w:t>
      </w:r>
      <w:r w:rsidR="005A1194" w:rsidRPr="00FC4EA6">
        <w:rPr>
          <w:rFonts w:ascii="Times New Roman" w:hAnsi="Times New Roman" w:cs="Times New Roman"/>
          <w:sz w:val="24"/>
          <w:szCs w:val="24"/>
          <w:lang w:val="fr-FR"/>
        </w:rPr>
        <w:t>présentent</w:t>
      </w:r>
      <w:r w:rsidRPr="00FC4EA6">
        <w:rPr>
          <w:rFonts w:ascii="Times New Roman" w:hAnsi="Times New Roman" w:cs="Times New Roman"/>
          <w:sz w:val="24"/>
          <w:szCs w:val="24"/>
          <w:lang w:val="fr-FR"/>
        </w:rPr>
        <w:t xml:space="preserve"> des anomalies du spermogramme, ce qui souligne l’importance des facteurs masculins dans l’infertilité primaire. Cette proportion est comparable aux do</w:t>
      </w:r>
      <w:r w:rsidR="005A1194" w:rsidRPr="00FC4EA6">
        <w:rPr>
          <w:rFonts w:ascii="Times New Roman" w:hAnsi="Times New Roman" w:cs="Times New Roman"/>
          <w:sz w:val="24"/>
          <w:szCs w:val="24"/>
          <w:lang w:val="fr-FR"/>
        </w:rPr>
        <w:t xml:space="preserve">nnées de la littérature ou les </w:t>
      </w:r>
      <w:r w:rsidRPr="00FC4EA6">
        <w:rPr>
          <w:rFonts w:ascii="Times New Roman" w:hAnsi="Times New Roman" w:cs="Times New Roman"/>
          <w:sz w:val="24"/>
          <w:szCs w:val="24"/>
          <w:lang w:val="fr-FR"/>
        </w:rPr>
        <w:t xml:space="preserve">anomalies spermatiques sont retrouvées dans 20-40% des cas d’infertilité masculine </w:t>
      </w:r>
      <w:r w:rsidR="005A1194" w:rsidRPr="00FC4EA6">
        <w:rPr>
          <w:rFonts w:ascii="Times New Roman" w:hAnsi="Times New Roman" w:cs="Times New Roman"/>
          <w:sz w:val="24"/>
          <w:szCs w:val="24"/>
          <w:lang w:val="fr-FR"/>
        </w:rPr>
        <w:t>(</w:t>
      </w:r>
      <w:proofErr w:type="spellStart"/>
      <w:r w:rsidR="005A1194" w:rsidRPr="00FC4EA6">
        <w:rPr>
          <w:rFonts w:ascii="Times New Roman" w:hAnsi="Times New Roman" w:cs="Times New Roman"/>
          <w:sz w:val="24"/>
          <w:szCs w:val="24"/>
          <w:lang w:val="fr-FR"/>
        </w:rPr>
        <w:t>Agarwal</w:t>
      </w:r>
      <w:proofErr w:type="spellEnd"/>
      <w:r w:rsidR="005A1194" w:rsidRPr="00FC4EA6">
        <w:rPr>
          <w:rFonts w:ascii="Times New Roman" w:hAnsi="Times New Roman" w:cs="Times New Roman"/>
          <w:sz w:val="24"/>
          <w:szCs w:val="24"/>
          <w:lang w:val="fr-FR"/>
        </w:rPr>
        <w:t xml:space="preserve"> et al., 2021).</w:t>
      </w:r>
    </w:p>
    <w:p w14:paraId="00ABF5EC" w14:textId="72B56220" w:rsidR="00541D62" w:rsidRPr="00FC4EA6" w:rsidRDefault="002E469E" w:rsidP="005026D0">
      <w:pPr>
        <w:pStyle w:val="Titre2"/>
        <w:spacing w:before="0" w:after="0"/>
        <w:jc w:val="both"/>
        <w:rPr>
          <w:rFonts w:ascii="Times New Roman" w:hAnsi="Times New Roman" w:cs="Times New Roman"/>
          <w:color w:val="auto"/>
          <w:sz w:val="24"/>
          <w:szCs w:val="24"/>
          <w:lang w:val="fr-FR"/>
        </w:rPr>
      </w:pPr>
      <w:bookmarkStart w:id="450" w:name="_Toc239694775"/>
      <w:r w:rsidRPr="00FC4EA6">
        <w:rPr>
          <w:rFonts w:ascii="Times New Roman" w:hAnsi="Times New Roman" w:cs="Times New Roman"/>
          <w:color w:val="auto"/>
          <w:sz w:val="24"/>
          <w:szCs w:val="24"/>
          <w:lang w:val="fr-FR"/>
        </w:rPr>
        <w:t>V.2</w:t>
      </w:r>
      <w:r w:rsidR="00541D62" w:rsidRPr="00FC4EA6">
        <w:rPr>
          <w:rFonts w:ascii="Times New Roman" w:hAnsi="Times New Roman" w:cs="Times New Roman"/>
          <w:color w:val="auto"/>
          <w:sz w:val="24"/>
          <w:szCs w:val="24"/>
          <w:lang w:val="fr-FR"/>
        </w:rPr>
        <w:t>.8. Diagnostics étiologiques selon le médecin</w:t>
      </w:r>
      <w:bookmarkEnd w:id="450"/>
    </w:p>
    <w:p w14:paraId="787A8A40" w14:textId="37FEDE1B" w:rsidR="00556C49" w:rsidRPr="00FC4EA6" w:rsidRDefault="00541D62" w:rsidP="005026D0">
      <w:pPr>
        <w:spacing w:after="20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Nos résultats montrent une prédominance du facteur ovulatoire (36,1 %), suivi du facteur infectieux (27,9 %) et du facteur utérin (26,2 %) parmi les étiologies retenues par le médecin. Cela peut s'expliquer par la fr</w:t>
      </w:r>
      <w:r w:rsidR="005E73CB" w:rsidRPr="00FC4EA6">
        <w:rPr>
          <w:rFonts w:ascii="Times New Roman" w:hAnsi="Times New Roman" w:cs="Times New Roman"/>
          <w:sz w:val="24"/>
          <w:szCs w:val="24"/>
          <w:lang w:val="fr-FR"/>
        </w:rPr>
        <w:t>équence</w:t>
      </w:r>
      <w:r w:rsidRPr="00FC4EA6">
        <w:rPr>
          <w:rFonts w:ascii="Times New Roman" w:hAnsi="Times New Roman" w:cs="Times New Roman"/>
          <w:sz w:val="24"/>
          <w:szCs w:val="24"/>
          <w:lang w:val="fr-FR"/>
        </w:rPr>
        <w:t xml:space="preserve"> de </w:t>
      </w:r>
      <w:r w:rsidR="005E73CB" w:rsidRPr="00FC4EA6">
        <w:rPr>
          <w:rFonts w:ascii="Times New Roman" w:hAnsi="Times New Roman" w:cs="Times New Roman"/>
          <w:sz w:val="24"/>
          <w:szCs w:val="24"/>
          <w:lang w:val="fr-FR"/>
        </w:rPr>
        <w:t xml:space="preserve">l’irrégularité du cycle </w:t>
      </w:r>
      <w:r w:rsidRPr="00FC4EA6">
        <w:rPr>
          <w:rFonts w:ascii="Times New Roman" w:hAnsi="Times New Roman" w:cs="Times New Roman"/>
          <w:sz w:val="24"/>
          <w:szCs w:val="24"/>
          <w:lang w:val="fr-FR"/>
        </w:rPr>
        <w:t xml:space="preserve">menstruelle déjà relevés dans notre série (62,3 %), ainsi que par le poids des infections génitales non ou mal traitées. </w:t>
      </w:r>
    </w:p>
    <w:p w14:paraId="1CE2D34E" w14:textId="27FF71BC" w:rsidR="00306048" w:rsidRPr="00FC4EA6" w:rsidRDefault="00541D62" w:rsidP="005026D0">
      <w:pPr>
        <w:spacing w:after="20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lastRenderedPageBreak/>
        <w:t>Dans la littérature, nous avon</w:t>
      </w:r>
      <w:r w:rsidR="005E73CB" w:rsidRPr="00FC4EA6">
        <w:rPr>
          <w:rFonts w:ascii="Times New Roman" w:hAnsi="Times New Roman" w:cs="Times New Roman"/>
          <w:sz w:val="24"/>
          <w:szCs w:val="24"/>
          <w:lang w:val="fr-FR"/>
        </w:rPr>
        <w:t xml:space="preserve">s trouvé des données similaires </w:t>
      </w:r>
      <w:r w:rsidRPr="00FC4EA6">
        <w:rPr>
          <w:rFonts w:ascii="Times New Roman" w:hAnsi="Times New Roman" w:cs="Times New Roman"/>
          <w:sz w:val="24"/>
          <w:szCs w:val="24"/>
          <w:lang w:val="fr-FR"/>
        </w:rPr>
        <w:t xml:space="preserve">des nôtres. </w:t>
      </w:r>
      <w:r w:rsidR="005E73CB" w:rsidRPr="00FC4EA6">
        <w:rPr>
          <w:rFonts w:ascii="Times New Roman" w:hAnsi="Times New Roman" w:cs="Times New Roman"/>
          <w:sz w:val="24"/>
          <w:szCs w:val="24"/>
          <w:lang w:val="fr-FR"/>
        </w:rPr>
        <w:t xml:space="preserve"> </w:t>
      </w:r>
      <w:proofErr w:type="spellStart"/>
      <w:r w:rsidR="005E73CB" w:rsidRPr="00FC4EA6">
        <w:rPr>
          <w:rFonts w:ascii="Times New Roman" w:hAnsi="Times New Roman" w:cs="Times New Roman"/>
          <w:sz w:val="24"/>
          <w:szCs w:val="24"/>
          <w:lang w:val="fr-FR"/>
        </w:rPr>
        <w:t>Legro</w:t>
      </w:r>
      <w:proofErr w:type="spellEnd"/>
      <w:r w:rsidR="005E73CB" w:rsidRPr="00FC4EA6">
        <w:rPr>
          <w:rFonts w:ascii="Times New Roman" w:hAnsi="Times New Roman" w:cs="Times New Roman"/>
          <w:sz w:val="24"/>
          <w:szCs w:val="24"/>
          <w:lang w:val="fr-FR"/>
        </w:rPr>
        <w:t xml:space="preserve"> (2022) a souligné que les troubles ovulatoires </w:t>
      </w:r>
      <w:r w:rsidR="00306048" w:rsidRPr="00FC4EA6">
        <w:rPr>
          <w:rFonts w:ascii="Times New Roman" w:hAnsi="Times New Roman" w:cs="Times New Roman"/>
          <w:sz w:val="24"/>
          <w:szCs w:val="24"/>
          <w:lang w:val="fr-FR"/>
        </w:rPr>
        <w:t>représentent</w:t>
      </w:r>
      <w:r w:rsidR="005E73CB" w:rsidRPr="00FC4EA6">
        <w:rPr>
          <w:rFonts w:ascii="Times New Roman" w:hAnsi="Times New Roman" w:cs="Times New Roman"/>
          <w:sz w:val="24"/>
          <w:szCs w:val="24"/>
          <w:lang w:val="fr-FR"/>
        </w:rPr>
        <w:t xml:space="preserve"> 20-25</w:t>
      </w:r>
      <w:r w:rsidR="00306048" w:rsidRPr="00FC4EA6">
        <w:rPr>
          <w:rFonts w:ascii="Times New Roman" w:hAnsi="Times New Roman" w:cs="Times New Roman"/>
          <w:sz w:val="24"/>
          <w:szCs w:val="24"/>
          <w:lang w:val="fr-FR"/>
        </w:rPr>
        <w:t xml:space="preserve">% des causes d’infertilité féminine. </w:t>
      </w:r>
      <w:proofErr w:type="spellStart"/>
      <w:r w:rsidR="00306048" w:rsidRPr="00FC4EA6">
        <w:rPr>
          <w:rFonts w:ascii="Times New Roman" w:hAnsi="Times New Roman" w:cs="Times New Roman"/>
          <w:sz w:val="24"/>
          <w:szCs w:val="24"/>
          <w:lang w:val="fr-FR"/>
        </w:rPr>
        <w:t>Adamson</w:t>
      </w:r>
      <w:proofErr w:type="spellEnd"/>
      <w:r w:rsidR="00306048" w:rsidRPr="00FC4EA6">
        <w:rPr>
          <w:rFonts w:ascii="Times New Roman" w:hAnsi="Times New Roman" w:cs="Times New Roman"/>
          <w:sz w:val="24"/>
          <w:szCs w:val="24"/>
          <w:lang w:val="fr-FR"/>
        </w:rPr>
        <w:t xml:space="preserve"> et al. (2022) ont montré la charge des facteurs infectieux en Afrique subsaharienne. Ces </w:t>
      </w:r>
      <w:r w:rsidR="002E469E" w:rsidRPr="00FC4EA6">
        <w:rPr>
          <w:rFonts w:ascii="Times New Roman" w:hAnsi="Times New Roman" w:cs="Times New Roman"/>
          <w:sz w:val="24"/>
          <w:szCs w:val="24"/>
          <w:lang w:val="fr-FR"/>
        </w:rPr>
        <w:t>similitudes</w:t>
      </w:r>
      <w:r w:rsidR="00306048" w:rsidRPr="00FC4EA6">
        <w:rPr>
          <w:rFonts w:ascii="Times New Roman" w:hAnsi="Times New Roman" w:cs="Times New Roman"/>
          <w:sz w:val="24"/>
          <w:szCs w:val="24"/>
          <w:lang w:val="fr-FR"/>
        </w:rPr>
        <w:t xml:space="preserve"> peuvent s’expliquer par la convergence des facteurs de risques et des étiologies à travers les différentes régions du Cameroun.</w:t>
      </w:r>
    </w:p>
    <w:p w14:paraId="6005FE94" w14:textId="6BA088D3" w:rsidR="00541D62" w:rsidRPr="00FC4EA6" w:rsidRDefault="00541D62" w:rsidP="00396FEE">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Par ailleurs, l'étude de Koné et al</w:t>
      </w:r>
      <w:r w:rsidR="00306048" w:rsidRPr="00FC4EA6">
        <w:rPr>
          <w:rFonts w:ascii="Times New Roman" w:hAnsi="Times New Roman" w:cs="Times New Roman"/>
          <w:sz w:val="24"/>
          <w:szCs w:val="24"/>
          <w:lang w:val="fr-FR"/>
        </w:rPr>
        <w:t xml:space="preserve"> (2020)</w:t>
      </w:r>
      <w:r w:rsidRPr="00FC4EA6">
        <w:rPr>
          <w:rFonts w:ascii="Times New Roman" w:hAnsi="Times New Roman" w:cs="Times New Roman"/>
          <w:sz w:val="24"/>
          <w:szCs w:val="24"/>
          <w:lang w:val="fr-FR"/>
        </w:rPr>
        <w:t xml:space="preserve"> au Mali rapporte une origine masculine plus fréquente (46,67 %) que féminine (20,9 %), donc supérieure à notre proportion de facteur masculin isolé (23 %). Cette différence s'explique par un meilleur taux de participation des conjoints à l'exploration dans notre série, permettant une identification plus fine des étiologies féminines associées.</w:t>
      </w:r>
    </w:p>
    <w:p w14:paraId="6104552C" w14:textId="15D2B409" w:rsidR="00541D62" w:rsidRPr="00FC4EA6" w:rsidRDefault="00541D62" w:rsidP="0095186E">
      <w:pPr>
        <w:pStyle w:val="Titre2"/>
        <w:spacing w:before="0" w:after="0"/>
        <w:jc w:val="both"/>
        <w:rPr>
          <w:rFonts w:ascii="Times New Roman" w:hAnsi="Times New Roman" w:cs="Times New Roman"/>
          <w:color w:val="auto"/>
          <w:sz w:val="24"/>
          <w:szCs w:val="24"/>
          <w:lang w:val="fr-FR"/>
        </w:rPr>
      </w:pPr>
      <w:bookmarkStart w:id="451" w:name="_Toc239694776"/>
      <w:r w:rsidRPr="00FC4EA6">
        <w:rPr>
          <w:rFonts w:ascii="Times New Roman" w:hAnsi="Times New Roman" w:cs="Times New Roman"/>
          <w:color w:val="auto"/>
          <w:sz w:val="24"/>
          <w:szCs w:val="24"/>
          <w:lang w:val="fr-FR"/>
        </w:rPr>
        <w:t>V</w:t>
      </w:r>
      <w:r w:rsidR="002E469E" w:rsidRPr="00FC4EA6">
        <w:rPr>
          <w:rFonts w:ascii="Times New Roman" w:hAnsi="Times New Roman" w:cs="Times New Roman"/>
          <w:color w:val="auto"/>
          <w:sz w:val="24"/>
          <w:szCs w:val="24"/>
          <w:lang w:val="fr-FR"/>
        </w:rPr>
        <w:t>.2</w:t>
      </w:r>
      <w:r w:rsidRPr="00FC4EA6">
        <w:rPr>
          <w:rFonts w:ascii="Times New Roman" w:hAnsi="Times New Roman" w:cs="Times New Roman"/>
          <w:color w:val="auto"/>
          <w:sz w:val="24"/>
          <w:szCs w:val="24"/>
          <w:lang w:val="fr-FR"/>
        </w:rPr>
        <w:t>.9. Prise en charge initiale</w:t>
      </w:r>
      <w:bookmarkEnd w:id="451"/>
    </w:p>
    <w:p w14:paraId="38659220" w14:textId="6A04845F" w:rsidR="00BC6270" w:rsidRPr="00FC4EA6" w:rsidRDefault="00541D62" w:rsidP="00396FEE">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Nos résultats montrent que la prise en charge ini</w:t>
      </w:r>
      <w:r w:rsidR="00BC6270" w:rsidRPr="00FC4EA6">
        <w:rPr>
          <w:rFonts w:ascii="Times New Roman" w:hAnsi="Times New Roman" w:cs="Times New Roman"/>
          <w:sz w:val="24"/>
          <w:szCs w:val="24"/>
          <w:lang w:val="fr-FR"/>
        </w:rPr>
        <w:t>tiale des couples infertiles était</w:t>
      </w:r>
      <w:r w:rsidRPr="00FC4EA6">
        <w:rPr>
          <w:rFonts w:ascii="Times New Roman" w:hAnsi="Times New Roman" w:cs="Times New Roman"/>
          <w:sz w:val="24"/>
          <w:szCs w:val="24"/>
          <w:lang w:val="fr-FR"/>
        </w:rPr>
        <w:t xml:space="preserve"> dominée par la stimulation ovarienne (49,2 %), suivie du traitement des IST (45,9 %) et des traitements hormonaux (31,1 %). Cela peut s'expliquer par la prédominance du facteur ovulatoire et du facteur infectieux parmi les étiologies retrouvées dans notre étude, orientant logiquement la prise en charge thérapeutique initiale vers ces </w:t>
      </w:r>
      <w:r w:rsidR="00396FEE" w:rsidRPr="00FC4EA6">
        <w:rPr>
          <w:rFonts w:ascii="Times New Roman" w:hAnsi="Times New Roman" w:cs="Times New Roman"/>
          <w:sz w:val="24"/>
          <w:szCs w:val="24"/>
          <w:lang w:val="fr-FR"/>
        </w:rPr>
        <w:t>deux axes</w:t>
      </w:r>
      <w:r w:rsidRPr="00FC4EA6">
        <w:rPr>
          <w:rFonts w:ascii="Times New Roman" w:hAnsi="Times New Roman" w:cs="Times New Roman"/>
          <w:sz w:val="24"/>
          <w:szCs w:val="24"/>
          <w:lang w:val="fr-FR"/>
        </w:rPr>
        <w:t xml:space="preserve">. </w:t>
      </w:r>
    </w:p>
    <w:p w14:paraId="0372DF02" w14:textId="2BE69699" w:rsidR="000C3C0F" w:rsidRPr="00FC4EA6" w:rsidRDefault="00BC6270" w:rsidP="00396FEE">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Dans la littérature, nous avons trouvé des données similaires. </w:t>
      </w:r>
      <w:r w:rsidR="00541D62" w:rsidRPr="00FC4EA6">
        <w:rPr>
          <w:rFonts w:ascii="Times New Roman" w:hAnsi="Times New Roman" w:cs="Times New Roman"/>
          <w:sz w:val="24"/>
          <w:szCs w:val="24"/>
          <w:lang w:val="fr-FR"/>
        </w:rPr>
        <w:t xml:space="preserve">Cette approche est </w:t>
      </w:r>
      <w:r w:rsidR="00556C49" w:rsidRPr="00FC4EA6">
        <w:rPr>
          <w:rFonts w:ascii="Times New Roman" w:hAnsi="Times New Roman" w:cs="Times New Roman"/>
          <w:sz w:val="24"/>
          <w:szCs w:val="24"/>
          <w:lang w:val="fr-FR"/>
        </w:rPr>
        <w:t>conforme à la recommandation</w:t>
      </w:r>
      <w:r w:rsidR="00541D62" w:rsidRPr="00FC4EA6">
        <w:rPr>
          <w:rFonts w:ascii="Times New Roman" w:hAnsi="Times New Roman" w:cs="Times New Roman"/>
          <w:sz w:val="24"/>
          <w:szCs w:val="24"/>
          <w:lang w:val="fr-FR"/>
        </w:rPr>
        <w:t xml:space="preserve"> de l’OMS (2025) qui préconise une prise e</w:t>
      </w:r>
      <w:r w:rsidR="00757350" w:rsidRPr="00FC4EA6">
        <w:rPr>
          <w:rFonts w:ascii="Times New Roman" w:hAnsi="Times New Roman" w:cs="Times New Roman"/>
          <w:sz w:val="24"/>
          <w:szCs w:val="24"/>
          <w:lang w:val="fr-FR"/>
        </w:rPr>
        <w:t>n charge</w:t>
      </w:r>
      <w:r w:rsidRPr="00FC4EA6">
        <w:rPr>
          <w:rFonts w:ascii="Times New Roman" w:hAnsi="Times New Roman" w:cs="Times New Roman"/>
          <w:sz w:val="24"/>
          <w:szCs w:val="24"/>
          <w:lang w:val="fr-FR"/>
        </w:rPr>
        <w:t xml:space="preserve"> graduelle, en commençant</w:t>
      </w:r>
      <w:r w:rsidR="00541D62" w:rsidRPr="00FC4EA6">
        <w:rPr>
          <w:rFonts w:ascii="Times New Roman" w:hAnsi="Times New Roman" w:cs="Times New Roman"/>
          <w:sz w:val="24"/>
          <w:szCs w:val="24"/>
          <w:lang w:val="fr-FR"/>
        </w:rPr>
        <w:t xml:space="preserve"> par les traitements les moins invasifs et les plus accessibles</w:t>
      </w:r>
      <w:r w:rsidRPr="00FC4EA6">
        <w:rPr>
          <w:rFonts w:ascii="Times New Roman" w:hAnsi="Times New Roman" w:cs="Times New Roman"/>
          <w:sz w:val="24"/>
          <w:szCs w:val="24"/>
          <w:lang w:val="fr-FR"/>
        </w:rPr>
        <w:t xml:space="preserve">. Ces similitudes peuvent s’expliquer </w:t>
      </w:r>
      <w:r w:rsidR="005E73CB" w:rsidRPr="00FC4EA6">
        <w:rPr>
          <w:rFonts w:ascii="Times New Roman" w:hAnsi="Times New Roman" w:cs="Times New Roman"/>
          <w:sz w:val="24"/>
          <w:szCs w:val="24"/>
          <w:lang w:val="fr-FR"/>
        </w:rPr>
        <w:t>par</w:t>
      </w:r>
      <w:r w:rsidRPr="00FC4EA6">
        <w:rPr>
          <w:rFonts w:ascii="Times New Roman" w:hAnsi="Times New Roman" w:cs="Times New Roman"/>
          <w:sz w:val="24"/>
          <w:szCs w:val="24"/>
          <w:lang w:val="fr-FR"/>
        </w:rPr>
        <w:t xml:space="preserve"> l’approche </w:t>
      </w:r>
      <w:r w:rsidR="005E73CB" w:rsidRPr="00FC4EA6">
        <w:rPr>
          <w:rFonts w:ascii="Times New Roman" w:hAnsi="Times New Roman" w:cs="Times New Roman"/>
          <w:sz w:val="24"/>
          <w:szCs w:val="24"/>
          <w:lang w:val="fr-FR"/>
        </w:rPr>
        <w:t>progressive</w:t>
      </w:r>
      <w:r w:rsidRPr="00FC4EA6">
        <w:rPr>
          <w:rFonts w:ascii="Times New Roman" w:hAnsi="Times New Roman" w:cs="Times New Roman"/>
          <w:sz w:val="24"/>
          <w:szCs w:val="24"/>
          <w:lang w:val="fr-FR"/>
        </w:rPr>
        <w:t xml:space="preserve"> </w:t>
      </w:r>
      <w:r w:rsidR="00757350" w:rsidRPr="00FC4EA6">
        <w:rPr>
          <w:rFonts w:ascii="Times New Roman" w:hAnsi="Times New Roman" w:cs="Times New Roman"/>
          <w:sz w:val="24"/>
          <w:szCs w:val="24"/>
          <w:lang w:val="fr-FR"/>
        </w:rPr>
        <w:t>recommandée</w:t>
      </w:r>
      <w:r w:rsidRPr="00FC4EA6">
        <w:rPr>
          <w:rFonts w:ascii="Times New Roman" w:hAnsi="Times New Roman" w:cs="Times New Roman"/>
          <w:sz w:val="24"/>
          <w:szCs w:val="24"/>
          <w:lang w:val="fr-FR"/>
        </w:rPr>
        <w:t xml:space="preserve"> par les directives internationales, adaptée </w:t>
      </w:r>
      <w:r w:rsidR="00757350" w:rsidRPr="00FC4EA6">
        <w:rPr>
          <w:rFonts w:ascii="Times New Roman" w:hAnsi="Times New Roman" w:cs="Times New Roman"/>
          <w:sz w:val="24"/>
          <w:szCs w:val="24"/>
          <w:lang w:val="fr-FR"/>
        </w:rPr>
        <w:t>aux ressources disponi</w:t>
      </w:r>
      <w:r w:rsidR="002E119D" w:rsidRPr="00FC4EA6">
        <w:rPr>
          <w:rFonts w:ascii="Times New Roman" w:hAnsi="Times New Roman" w:cs="Times New Roman"/>
          <w:sz w:val="24"/>
          <w:szCs w:val="24"/>
          <w:lang w:val="fr-FR"/>
        </w:rPr>
        <w:t>bles</w:t>
      </w:r>
      <w:r w:rsidRPr="00FC4EA6">
        <w:rPr>
          <w:rFonts w:ascii="Times New Roman" w:hAnsi="Times New Roman" w:cs="Times New Roman"/>
          <w:sz w:val="24"/>
          <w:szCs w:val="24"/>
          <w:lang w:val="fr-FR"/>
        </w:rPr>
        <w:t xml:space="preserve">. </w:t>
      </w:r>
    </w:p>
    <w:p w14:paraId="6ABE0D48" w14:textId="0B0624FB" w:rsidR="00BC6270" w:rsidRPr="00FC4EA6" w:rsidRDefault="00BC6270" w:rsidP="00396FEE">
      <w:pPr>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Par ailleurs, la faible proportion d’IIU </w:t>
      </w:r>
      <w:r w:rsidR="005E73CB" w:rsidRPr="00FC4EA6">
        <w:rPr>
          <w:rFonts w:ascii="Times New Roman" w:hAnsi="Times New Roman" w:cs="Times New Roman"/>
          <w:sz w:val="24"/>
          <w:szCs w:val="24"/>
          <w:lang w:val="fr-FR"/>
        </w:rPr>
        <w:t>reflète l’absence de centres d’AMP à Ngaoundéré, obligeant les couples à se déplacer à Yaoundé ou Douala. Cette différence s’explique par l’inaccessibilité des techniques avancées dans les régions hors des grandes villes Camerounaises.</w:t>
      </w:r>
    </w:p>
    <w:p w14:paraId="6B92C0BD" w14:textId="77777777" w:rsidR="00BC6270" w:rsidRPr="00FC4EA6" w:rsidRDefault="00BC6270" w:rsidP="00C73D34">
      <w:pPr>
        <w:jc w:val="both"/>
        <w:rPr>
          <w:rFonts w:ascii="Times New Roman" w:hAnsi="Times New Roman" w:cs="Times New Roman"/>
          <w:sz w:val="24"/>
          <w:szCs w:val="24"/>
          <w:lang w:val="fr-FR"/>
        </w:rPr>
      </w:pPr>
    </w:p>
    <w:p w14:paraId="68E1F75D" w14:textId="77777777" w:rsidR="000C3C0F" w:rsidRPr="00FC4EA6" w:rsidRDefault="000C3C0F" w:rsidP="00C73D34">
      <w:pPr>
        <w:jc w:val="both"/>
        <w:rPr>
          <w:rFonts w:ascii="Times New Roman" w:hAnsi="Times New Roman" w:cs="Times New Roman"/>
          <w:sz w:val="24"/>
          <w:szCs w:val="24"/>
          <w:lang w:val="fr-FR"/>
        </w:rPr>
      </w:pPr>
    </w:p>
    <w:p w14:paraId="0AD246A4" w14:textId="77777777" w:rsidR="00AF5827" w:rsidRPr="00FC4EA6" w:rsidRDefault="00AF5827" w:rsidP="00C73D34">
      <w:pPr>
        <w:jc w:val="both"/>
        <w:rPr>
          <w:rFonts w:ascii="Times New Roman" w:hAnsi="Times New Roman" w:cs="Times New Roman"/>
          <w:sz w:val="24"/>
          <w:szCs w:val="24"/>
          <w:lang w:val="fr-FR"/>
        </w:rPr>
      </w:pPr>
    </w:p>
    <w:p w14:paraId="3FECB31B" w14:textId="77777777" w:rsidR="00AF5827" w:rsidRPr="00FC4EA6" w:rsidRDefault="00AF5827" w:rsidP="00C73D34">
      <w:pPr>
        <w:jc w:val="both"/>
        <w:rPr>
          <w:rFonts w:ascii="Times New Roman" w:hAnsi="Times New Roman" w:cs="Times New Roman"/>
          <w:sz w:val="24"/>
          <w:szCs w:val="24"/>
          <w:lang w:val="fr-FR"/>
        </w:rPr>
      </w:pPr>
    </w:p>
    <w:p w14:paraId="769FEF1E" w14:textId="77777777" w:rsidR="00AF5827" w:rsidRPr="00FC4EA6" w:rsidRDefault="00AF5827" w:rsidP="00C73D34">
      <w:pPr>
        <w:jc w:val="both"/>
        <w:rPr>
          <w:rFonts w:ascii="Times New Roman" w:hAnsi="Times New Roman" w:cs="Times New Roman"/>
          <w:sz w:val="24"/>
          <w:szCs w:val="24"/>
          <w:lang w:val="fr-FR"/>
        </w:rPr>
      </w:pPr>
    </w:p>
    <w:p w14:paraId="70A549B5" w14:textId="77777777" w:rsidR="00AF5827" w:rsidRPr="00FC4EA6" w:rsidRDefault="00AF5827" w:rsidP="00C73D34">
      <w:pPr>
        <w:jc w:val="both"/>
        <w:rPr>
          <w:rFonts w:ascii="Times New Roman" w:hAnsi="Times New Roman" w:cs="Times New Roman"/>
          <w:sz w:val="24"/>
          <w:szCs w:val="24"/>
          <w:lang w:val="fr-FR"/>
        </w:rPr>
      </w:pPr>
    </w:p>
    <w:p w14:paraId="4D656BDF" w14:textId="50C88FB2" w:rsidR="00AF5827" w:rsidRPr="00FC4EA6" w:rsidRDefault="00AF5827" w:rsidP="00C73D34">
      <w:pPr>
        <w:jc w:val="both"/>
        <w:rPr>
          <w:rFonts w:ascii="Times New Roman" w:hAnsi="Times New Roman" w:cs="Times New Roman"/>
          <w:b/>
          <w:sz w:val="24"/>
          <w:szCs w:val="24"/>
          <w:lang w:val="fr-FR"/>
        </w:rPr>
      </w:pPr>
    </w:p>
    <w:p w14:paraId="46E834C9" w14:textId="36BAF1E2" w:rsidR="00AF5827" w:rsidRPr="00FC4EA6" w:rsidRDefault="00AF5827" w:rsidP="00C73D34">
      <w:pPr>
        <w:jc w:val="both"/>
        <w:rPr>
          <w:rFonts w:ascii="Times New Roman" w:hAnsi="Times New Roman" w:cs="Times New Roman"/>
          <w:b/>
          <w:sz w:val="24"/>
          <w:szCs w:val="24"/>
          <w:lang w:val="fr-FR"/>
        </w:rPr>
      </w:pPr>
    </w:p>
    <w:p w14:paraId="08FE2C65" w14:textId="3BBAE5A4" w:rsidR="00AF5827" w:rsidRPr="00FC4EA6" w:rsidRDefault="00AF5827" w:rsidP="00C73D34">
      <w:pPr>
        <w:jc w:val="both"/>
        <w:rPr>
          <w:rFonts w:ascii="Times New Roman" w:hAnsi="Times New Roman" w:cs="Times New Roman"/>
          <w:b/>
          <w:sz w:val="24"/>
          <w:szCs w:val="24"/>
          <w:lang w:val="fr-FR"/>
        </w:rPr>
      </w:pPr>
    </w:p>
    <w:p w14:paraId="1EA2B751" w14:textId="4E1555DB" w:rsidR="00AF5827" w:rsidRPr="00FC4EA6" w:rsidRDefault="00AF5827" w:rsidP="00C73D34">
      <w:pPr>
        <w:jc w:val="both"/>
        <w:rPr>
          <w:rFonts w:ascii="Times New Roman" w:hAnsi="Times New Roman" w:cs="Times New Roman"/>
          <w:b/>
          <w:sz w:val="24"/>
          <w:szCs w:val="24"/>
          <w:lang w:val="fr-FR"/>
        </w:rPr>
      </w:pPr>
    </w:p>
    <w:p w14:paraId="635F514D" w14:textId="4061F638" w:rsidR="00AF5827" w:rsidRPr="00FC4EA6" w:rsidRDefault="00AF5827" w:rsidP="00C73D34">
      <w:pPr>
        <w:jc w:val="both"/>
        <w:rPr>
          <w:rFonts w:ascii="Times New Roman" w:hAnsi="Times New Roman" w:cs="Times New Roman"/>
          <w:b/>
          <w:sz w:val="24"/>
          <w:szCs w:val="24"/>
          <w:lang w:val="fr-FR"/>
        </w:rPr>
      </w:pPr>
    </w:p>
    <w:p w14:paraId="5ABEDDA0" w14:textId="06C9C9A0" w:rsidR="00AF5827" w:rsidRPr="00FC4EA6" w:rsidRDefault="00AF5827" w:rsidP="00C73D34">
      <w:pPr>
        <w:jc w:val="both"/>
        <w:rPr>
          <w:rFonts w:ascii="Times New Roman" w:hAnsi="Times New Roman" w:cs="Times New Roman"/>
          <w:b/>
          <w:sz w:val="24"/>
          <w:szCs w:val="24"/>
          <w:lang w:val="fr-FR"/>
        </w:rPr>
      </w:pPr>
    </w:p>
    <w:p w14:paraId="6749171E" w14:textId="59757CED" w:rsidR="00AF5827" w:rsidRPr="00FC4EA6" w:rsidRDefault="00AF5827" w:rsidP="00C73D34">
      <w:pPr>
        <w:jc w:val="both"/>
        <w:rPr>
          <w:rFonts w:ascii="Times New Roman" w:hAnsi="Times New Roman" w:cs="Times New Roman"/>
          <w:b/>
          <w:sz w:val="24"/>
          <w:szCs w:val="24"/>
          <w:lang w:val="fr-FR"/>
        </w:rPr>
      </w:pPr>
    </w:p>
    <w:p w14:paraId="7A08CB7D" w14:textId="3A0EA94C" w:rsidR="00AF5827" w:rsidRPr="00FC4EA6" w:rsidRDefault="00AF5827" w:rsidP="00C73D34">
      <w:pPr>
        <w:jc w:val="both"/>
        <w:rPr>
          <w:rFonts w:ascii="Times New Roman" w:hAnsi="Times New Roman" w:cs="Times New Roman"/>
          <w:b/>
          <w:sz w:val="24"/>
          <w:szCs w:val="24"/>
          <w:lang w:val="fr-FR"/>
        </w:rPr>
      </w:pPr>
    </w:p>
    <w:p w14:paraId="3E736256" w14:textId="7ECB1450" w:rsidR="00AF5827" w:rsidRPr="00FC4EA6" w:rsidRDefault="00AF5827" w:rsidP="00C73D34">
      <w:pPr>
        <w:jc w:val="both"/>
        <w:rPr>
          <w:rFonts w:ascii="Times New Roman" w:hAnsi="Times New Roman" w:cs="Times New Roman"/>
          <w:b/>
          <w:sz w:val="24"/>
          <w:szCs w:val="24"/>
          <w:lang w:val="fr-FR"/>
        </w:rPr>
      </w:pPr>
    </w:p>
    <w:p w14:paraId="6B9054AE" w14:textId="5A3576CD" w:rsidR="00AF5827" w:rsidRPr="00FC4EA6" w:rsidRDefault="00AF5827" w:rsidP="00C73D34">
      <w:pPr>
        <w:jc w:val="both"/>
        <w:rPr>
          <w:rFonts w:ascii="Times New Roman" w:hAnsi="Times New Roman" w:cs="Times New Roman"/>
          <w:b/>
          <w:sz w:val="24"/>
          <w:szCs w:val="24"/>
          <w:lang w:val="fr-FR"/>
        </w:rPr>
      </w:pPr>
    </w:p>
    <w:p w14:paraId="66AC6248" w14:textId="5FC758A5" w:rsidR="001A44B3" w:rsidRPr="00FC4EA6" w:rsidRDefault="005026D0" w:rsidP="00C73D34">
      <w:pPr>
        <w:jc w:val="both"/>
        <w:rPr>
          <w:rFonts w:ascii="Times New Roman" w:hAnsi="Times New Roman" w:cs="Times New Roman"/>
          <w:b/>
          <w:sz w:val="24"/>
          <w:szCs w:val="24"/>
          <w:lang w:val="fr-FR"/>
        </w:rPr>
      </w:pPr>
      <w:r w:rsidRPr="00FC4EA6">
        <w:rPr>
          <w:rFonts w:ascii="Times New Roman" w:hAnsi="Times New Roman" w:cs="Times New Roman"/>
          <w:b/>
          <w:noProof/>
          <w:sz w:val="24"/>
          <w:szCs w:val="24"/>
          <w:lang w:val="fr-FR"/>
        </w:rPr>
        <mc:AlternateContent>
          <mc:Choice Requires="wps">
            <w:drawing>
              <wp:anchor distT="0" distB="0" distL="114300" distR="114300" simplePos="0" relativeHeight="251691520" behindDoc="0" locked="0" layoutInCell="1" allowOverlap="1" wp14:anchorId="1F0C4EAF" wp14:editId="35353DA4">
                <wp:simplePos x="0" y="0"/>
                <wp:positionH relativeFrom="margin">
                  <wp:posOffset>1325880</wp:posOffset>
                </wp:positionH>
                <wp:positionV relativeFrom="paragraph">
                  <wp:posOffset>261991</wp:posOffset>
                </wp:positionV>
                <wp:extent cx="2571750" cy="514350"/>
                <wp:effectExtent l="0" t="0" r="19050" b="19050"/>
                <wp:wrapNone/>
                <wp:docPr id="23" name="Organigramme : Alternativ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0" cy="514350"/>
                        </a:xfrm>
                        <a:prstGeom prst="flowChartAlternateProcess">
                          <a:avLst/>
                        </a:prstGeom>
                        <a:solidFill>
                          <a:srgbClr val="F4D6CC"/>
                        </a:solidFill>
                        <a:ln w="9525">
                          <a:solidFill>
                            <a:srgbClr val="000000"/>
                          </a:solidFill>
                          <a:miter lim="800000"/>
                          <a:headEnd/>
                          <a:tailEnd/>
                        </a:ln>
                      </wps:spPr>
                      <wps:txbx>
                        <w:txbxContent>
                          <w:p w14:paraId="25359E36" w14:textId="10ED258A" w:rsidR="00C15A28" w:rsidRPr="00EA0E94" w:rsidRDefault="00C15A28" w:rsidP="00396FEE">
                            <w:pPr>
                              <w:jc w:val="center"/>
                              <w:outlineLvl w:val="0"/>
                              <w:rPr>
                                <w:rFonts w:ascii="Times New Roman" w:hAnsi="Times New Roman" w:cs="Times New Roman"/>
                                <w:b/>
                                <w:sz w:val="24"/>
                                <w:szCs w:val="24"/>
                              </w:rPr>
                            </w:pPr>
                            <w:bookmarkStart w:id="452" w:name="_Toc239694601"/>
                            <w:bookmarkStart w:id="453" w:name="_Toc239694777"/>
                            <w:r w:rsidRPr="00EA0E94">
                              <w:rPr>
                                <w:rFonts w:ascii="Times New Roman" w:hAnsi="Times New Roman" w:cs="Times New Roman"/>
                                <w:b/>
                                <w:sz w:val="24"/>
                                <w:szCs w:val="24"/>
                              </w:rPr>
                              <w:t>CONCLUSION</w:t>
                            </w:r>
                            <w:r>
                              <w:rPr>
                                <w:rFonts w:ascii="Times New Roman" w:hAnsi="Times New Roman" w:cs="Times New Roman"/>
                                <w:b/>
                                <w:sz w:val="24"/>
                                <w:szCs w:val="24"/>
                              </w:rPr>
                              <w:t xml:space="preserve"> ET SUGESTION</w:t>
                            </w:r>
                            <w:bookmarkEnd w:id="452"/>
                            <w:bookmarkEnd w:id="453"/>
                          </w:p>
                          <w:p w14:paraId="40602054" w14:textId="77777777" w:rsidR="00C15A28" w:rsidRPr="000575C6" w:rsidRDefault="00C15A28" w:rsidP="00AF5827">
                            <w:pPr>
                              <w:pStyle w:val="Titre1"/>
                              <w:spacing w:before="120"/>
                              <w:jc w:val="center"/>
                              <w:rPr>
                                <w:color w:val="auto"/>
                                <w:sz w:val="32"/>
                              </w:rPr>
                            </w:pPr>
                          </w:p>
                          <w:p w14:paraId="42C50CAF" w14:textId="77777777" w:rsidR="00C15A28" w:rsidRDefault="00C15A28" w:rsidP="00AF5827">
                            <w:pPr>
                              <w:spacing w:before="12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C4EAF" id="Organigramme : Alternative 23" o:spid="_x0000_s1039" type="#_x0000_t176" style="position:absolute;left:0;text-align:left;margin-left:104.4pt;margin-top:20.65pt;width:202.5pt;height:40.5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" fillcolor="#f4d6cc">
                <v:textbox>
                  <w:txbxContent>
                    <w:p w14:paraId="25359E36" w14:textId="10ED258A" w:rsidR="00C15A28" w:rsidRPr="00EA0E94" w:rsidRDefault="00C15A28" w:rsidP="00396FEE">
                      <w:pPr>
                        <w:jc w:val="center"/>
                        <w:outlineLvl w:val="0"/>
                        <w:rPr>
                          <w:rFonts w:ascii="Times New Roman" w:hAnsi="Times New Roman" w:cs="Times New Roman"/>
                          <w:b/>
                          <w:sz w:val="24"/>
                          <w:szCs w:val="24"/>
                        </w:rPr>
                      </w:pPr>
                      <w:bookmarkStart w:id="454" w:name="_Toc239694601"/>
                      <w:bookmarkStart w:id="455" w:name="_Toc239694777"/>
                      <w:r w:rsidRPr="00EA0E94">
                        <w:rPr>
                          <w:rFonts w:ascii="Times New Roman" w:hAnsi="Times New Roman" w:cs="Times New Roman"/>
                          <w:b/>
                          <w:sz w:val="24"/>
                          <w:szCs w:val="24"/>
                        </w:rPr>
                        <w:t>CONCLUSION</w:t>
                      </w:r>
                      <w:r>
                        <w:rPr>
                          <w:rFonts w:ascii="Times New Roman" w:hAnsi="Times New Roman" w:cs="Times New Roman"/>
                          <w:b/>
                          <w:sz w:val="24"/>
                          <w:szCs w:val="24"/>
                        </w:rPr>
                        <w:t xml:space="preserve"> ET SUGESTION</w:t>
                      </w:r>
                      <w:bookmarkEnd w:id="454"/>
                      <w:bookmarkEnd w:id="455"/>
                    </w:p>
                    <w:p w14:paraId="40602054" w14:textId="77777777" w:rsidR="00C15A28" w:rsidRPr="000575C6" w:rsidRDefault="00C15A28" w:rsidP="00AF5827">
                      <w:pPr>
                        <w:pStyle w:val="Titre1"/>
                        <w:spacing w:before="120"/>
                        <w:jc w:val="center"/>
                        <w:rPr>
                          <w:color w:val="auto"/>
                          <w:sz w:val="32"/>
                        </w:rPr>
                      </w:pPr>
                    </w:p>
                    <w:p w14:paraId="42C50CAF" w14:textId="77777777" w:rsidR="00C15A28" w:rsidRDefault="00C15A28" w:rsidP="00AF5827">
                      <w:pPr>
                        <w:spacing w:before="120"/>
                        <w:jc w:val="center"/>
                      </w:pPr>
                    </w:p>
                  </w:txbxContent>
                </v:textbox>
                <w10:wrap anchorx="margin"/>
              </v:shape>
            </w:pict>
          </mc:Fallback>
        </mc:AlternateContent>
      </w:r>
    </w:p>
    <w:p w14:paraId="7E4360AF" w14:textId="1946AEE4" w:rsidR="001A44B3" w:rsidRPr="00FC4EA6" w:rsidRDefault="001A44B3" w:rsidP="00C73D34">
      <w:pPr>
        <w:jc w:val="both"/>
        <w:rPr>
          <w:rFonts w:ascii="Times New Roman" w:hAnsi="Times New Roman" w:cs="Times New Roman"/>
          <w:b/>
          <w:sz w:val="24"/>
          <w:szCs w:val="24"/>
          <w:lang w:val="fr-FR"/>
        </w:rPr>
      </w:pPr>
    </w:p>
    <w:p w14:paraId="79E1156D" w14:textId="438BA861" w:rsidR="001A44B3" w:rsidRPr="00FC4EA6" w:rsidRDefault="001A44B3" w:rsidP="00C73D34">
      <w:pPr>
        <w:jc w:val="both"/>
        <w:rPr>
          <w:rFonts w:ascii="Times New Roman" w:hAnsi="Times New Roman" w:cs="Times New Roman"/>
          <w:b/>
          <w:sz w:val="24"/>
          <w:szCs w:val="24"/>
          <w:lang w:val="fr-FR"/>
        </w:rPr>
      </w:pPr>
    </w:p>
    <w:p w14:paraId="5A219768" w14:textId="5068B355" w:rsidR="001A44B3" w:rsidRPr="00FC4EA6" w:rsidRDefault="001A44B3" w:rsidP="00C73D34">
      <w:pPr>
        <w:jc w:val="both"/>
        <w:rPr>
          <w:rFonts w:ascii="Times New Roman" w:hAnsi="Times New Roman" w:cs="Times New Roman"/>
          <w:b/>
          <w:sz w:val="24"/>
          <w:szCs w:val="24"/>
          <w:lang w:val="fr-FR"/>
        </w:rPr>
      </w:pPr>
    </w:p>
    <w:p w14:paraId="45FD8BBA" w14:textId="514D9785" w:rsidR="00DD1E14" w:rsidRPr="00FC4EA6" w:rsidRDefault="00DD1E14" w:rsidP="00C73D34">
      <w:pPr>
        <w:jc w:val="both"/>
        <w:rPr>
          <w:rFonts w:ascii="Times New Roman" w:hAnsi="Times New Roman" w:cs="Times New Roman"/>
          <w:b/>
          <w:sz w:val="24"/>
          <w:szCs w:val="24"/>
          <w:lang w:val="fr-FR"/>
        </w:rPr>
      </w:pPr>
    </w:p>
    <w:p w14:paraId="5AB0611A" w14:textId="3B8A1563" w:rsidR="00DD1E14" w:rsidRPr="00FC4EA6" w:rsidRDefault="00DD1E14" w:rsidP="00C73D34">
      <w:pPr>
        <w:jc w:val="both"/>
        <w:rPr>
          <w:rFonts w:ascii="Times New Roman" w:hAnsi="Times New Roman" w:cs="Times New Roman"/>
          <w:b/>
          <w:sz w:val="24"/>
          <w:szCs w:val="24"/>
          <w:lang w:val="fr-FR"/>
        </w:rPr>
      </w:pPr>
    </w:p>
    <w:p w14:paraId="3B6342DE" w14:textId="6A09188F" w:rsidR="00DD1E14" w:rsidRPr="00FC4EA6" w:rsidRDefault="00DD1E14" w:rsidP="00C73D34">
      <w:pPr>
        <w:jc w:val="both"/>
        <w:rPr>
          <w:rFonts w:ascii="Times New Roman" w:hAnsi="Times New Roman" w:cs="Times New Roman"/>
          <w:b/>
          <w:sz w:val="24"/>
          <w:szCs w:val="24"/>
          <w:lang w:val="fr-FR"/>
        </w:rPr>
      </w:pPr>
    </w:p>
    <w:p w14:paraId="7A0024F3" w14:textId="3D78697F" w:rsidR="00396FEE" w:rsidRPr="00FC4EA6" w:rsidRDefault="0095186E">
      <w:pPr>
        <w:rPr>
          <w:rFonts w:ascii="Times New Roman" w:hAnsi="Times New Roman" w:cs="Times New Roman"/>
          <w:b/>
          <w:sz w:val="24"/>
          <w:szCs w:val="24"/>
          <w:lang w:val="fr-FR"/>
        </w:rPr>
      </w:pPr>
      <w:r>
        <w:rPr>
          <w:rFonts w:ascii="Times New Roman" w:hAnsi="Times New Roman" w:cs="Times New Roman"/>
          <w:b/>
          <w:noProof/>
          <w:sz w:val="24"/>
          <w:szCs w:val="24"/>
          <w:lang w:val="fr-FR"/>
        </w:rPr>
        <mc:AlternateContent>
          <mc:Choice Requires="wps">
            <w:drawing>
              <wp:anchor distT="0" distB="0" distL="114300" distR="114300" simplePos="0" relativeHeight="251724288" behindDoc="0" locked="0" layoutInCell="1" allowOverlap="1" wp14:anchorId="4F73F91D" wp14:editId="6C249AB5">
                <wp:simplePos x="0" y="0"/>
                <wp:positionH relativeFrom="column">
                  <wp:posOffset>5354356</wp:posOffset>
                </wp:positionH>
                <wp:positionV relativeFrom="paragraph">
                  <wp:posOffset>3711455</wp:posOffset>
                </wp:positionV>
                <wp:extent cx="646981" cy="215661"/>
                <wp:effectExtent l="0" t="0" r="1270" b="0"/>
                <wp:wrapNone/>
                <wp:docPr id="46" name="Rectangle : coins arrondis 46"/>
                <wp:cNvGraphicFramePr/>
                <a:graphic xmlns:a="http://schemas.openxmlformats.org/drawingml/2006/main">
                  <a:graphicData uri="http://schemas.microsoft.com/office/word/2010/wordprocessingShape">
                    <wps:wsp>
                      <wps:cNvSpPr/>
                      <wps:spPr>
                        <a:xfrm>
                          <a:off x="0" y="0"/>
                          <a:ext cx="646981" cy="215661"/>
                        </a:xfrm>
                        <a:prstGeom prst="round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673ADB" id="Rectangle : coins arrondis 46" o:spid="_x0000_s1026" style="position:absolute;margin-left:421.6pt;margin-top:292.25pt;width:50.95pt;height:17pt;z-index:251724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" fillcolor="white [3201]" stroked="f" strokeweight="2pt"/>
            </w:pict>
          </mc:Fallback>
        </mc:AlternateContent>
      </w:r>
      <w:r w:rsidR="00645FF8" w:rsidRPr="00FC4EA6">
        <w:rPr>
          <w:rFonts w:ascii="Times New Roman" w:hAnsi="Times New Roman" w:cs="Times New Roman"/>
          <w:b/>
          <w:noProof/>
          <w:sz w:val="24"/>
          <w:szCs w:val="24"/>
          <w:lang w:val="fr-FR"/>
        </w:rPr>
        <mc:AlternateContent>
          <mc:Choice Requires="wps">
            <w:drawing>
              <wp:anchor distT="0" distB="0" distL="114300" distR="114300" simplePos="0" relativeHeight="251720192" behindDoc="0" locked="0" layoutInCell="1" allowOverlap="1" wp14:anchorId="1AFF1DBF" wp14:editId="689EA6CC">
                <wp:simplePos x="0" y="0"/>
                <wp:positionH relativeFrom="column">
                  <wp:posOffset>5490372</wp:posOffset>
                </wp:positionH>
                <wp:positionV relativeFrom="paragraph">
                  <wp:posOffset>4669893</wp:posOffset>
                </wp:positionV>
                <wp:extent cx="425303" cy="233917"/>
                <wp:effectExtent l="0" t="0" r="0" b="0"/>
                <wp:wrapNone/>
                <wp:docPr id="40" name="Rectangle : coins arrondis 40"/>
                <wp:cNvGraphicFramePr/>
                <a:graphic xmlns:a="http://schemas.openxmlformats.org/drawingml/2006/main">
                  <a:graphicData uri="http://schemas.microsoft.com/office/word/2010/wordprocessingShape">
                    <wps:wsp>
                      <wps:cNvSpPr/>
                      <wps:spPr>
                        <a:xfrm>
                          <a:off x="0" y="0"/>
                          <a:ext cx="425303" cy="233917"/>
                        </a:xfrm>
                        <a:prstGeom prst="round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A4A749" id="Rectangle : coins arrondis 40" o:spid="_x0000_s1026" style="position:absolute;margin-left:432.3pt;margin-top:367.7pt;width:33.5pt;height:18.4pt;z-index:251720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" fillcolor="white [3201]" stroked="f" strokeweight="2pt"/>
            </w:pict>
          </mc:Fallback>
        </mc:AlternateContent>
      </w:r>
      <w:r w:rsidR="00396FEE" w:rsidRPr="00FC4EA6">
        <w:rPr>
          <w:rFonts w:ascii="Times New Roman" w:hAnsi="Times New Roman" w:cs="Times New Roman"/>
          <w:b/>
          <w:sz w:val="24"/>
          <w:szCs w:val="24"/>
          <w:lang w:val="fr-FR"/>
        </w:rPr>
        <w:br w:type="page"/>
      </w:r>
    </w:p>
    <w:p w14:paraId="4D3B6368" w14:textId="1A3A2426" w:rsidR="00BD6D98" w:rsidRPr="00FC4EA6" w:rsidRDefault="00BD6D98" w:rsidP="00396FEE">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lastRenderedPageBreak/>
        <w:t xml:space="preserve">Nous sommes parvenus au terme de notre étude menée dans trois hôpitaux (CHR, HPN, HRN) de la ville de Ngaoundéré dont l’objectif principal était d’étudier les facteurs associés à l’infertilité primaire chez les couples consultant dans trois hôpitaux de référence de la ville de Ngaoundéré en 2026 dans le </w:t>
      </w:r>
      <w:r w:rsidR="00AE10A9" w:rsidRPr="00FC4EA6">
        <w:rPr>
          <w:rFonts w:ascii="Times New Roman" w:hAnsi="Times New Roman" w:cs="Times New Roman"/>
          <w:sz w:val="24"/>
          <w:szCs w:val="24"/>
          <w:lang w:val="fr-FR"/>
        </w:rPr>
        <w:t xml:space="preserve">but </w:t>
      </w:r>
      <w:r w:rsidRPr="00FC4EA6">
        <w:rPr>
          <w:rFonts w:ascii="Times New Roman" w:hAnsi="Times New Roman" w:cs="Times New Roman"/>
          <w:sz w:val="24"/>
          <w:szCs w:val="24"/>
          <w:lang w:val="fr-FR"/>
        </w:rPr>
        <w:t>de produire des connaissances locales sur les facteurs associés à l’infertilité primaire afin d’améliorer la pertinence des diagnostics et l’efficacité des traitements. Nous pouvons tirer les conclusions suivantes :</w:t>
      </w:r>
    </w:p>
    <w:p w14:paraId="7A617AD9" w14:textId="0644AABB" w:rsidR="00BD6D98" w:rsidRPr="00FC4EA6" w:rsidRDefault="00BD6D98" w:rsidP="00396FEE">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Concernant </w:t>
      </w:r>
      <w:r w:rsidR="00AE10A9" w:rsidRPr="00FC4EA6">
        <w:rPr>
          <w:rFonts w:ascii="Times New Roman" w:hAnsi="Times New Roman" w:cs="Times New Roman"/>
          <w:sz w:val="24"/>
          <w:szCs w:val="24"/>
          <w:lang w:val="fr-FR"/>
        </w:rPr>
        <w:t xml:space="preserve">notre premier objectif qui était </w:t>
      </w:r>
      <w:r w:rsidRPr="00FC4EA6">
        <w:rPr>
          <w:rFonts w:ascii="Times New Roman" w:hAnsi="Times New Roman" w:cs="Times New Roman"/>
          <w:sz w:val="24"/>
          <w:szCs w:val="24"/>
          <w:lang w:val="fr-FR"/>
        </w:rPr>
        <w:t>de décrire les caractéristiques sociodémographiques des couples confronté</w:t>
      </w:r>
      <w:r w:rsidR="003853CE" w:rsidRPr="00FC4EA6">
        <w:rPr>
          <w:rFonts w:ascii="Times New Roman" w:hAnsi="Times New Roman" w:cs="Times New Roman"/>
          <w:sz w:val="24"/>
          <w:szCs w:val="24"/>
          <w:lang w:val="fr-FR"/>
        </w:rPr>
        <w:t>s</w:t>
      </w:r>
      <w:r w:rsidRPr="00FC4EA6">
        <w:rPr>
          <w:rFonts w:ascii="Times New Roman" w:hAnsi="Times New Roman" w:cs="Times New Roman"/>
          <w:sz w:val="24"/>
          <w:szCs w:val="24"/>
          <w:lang w:val="fr-FR"/>
        </w:rPr>
        <w:t xml:space="preserve"> à l’infertilité primaire, nou</w:t>
      </w:r>
      <w:r w:rsidR="00AE10A9" w:rsidRPr="00FC4EA6">
        <w:rPr>
          <w:rFonts w:ascii="Times New Roman" w:hAnsi="Times New Roman" w:cs="Times New Roman"/>
          <w:sz w:val="24"/>
          <w:szCs w:val="24"/>
          <w:lang w:val="fr-FR"/>
        </w:rPr>
        <w:t xml:space="preserve">s avons trouvé que la majorité </w:t>
      </w:r>
      <w:r w:rsidRPr="00FC4EA6">
        <w:rPr>
          <w:rFonts w:ascii="Times New Roman" w:hAnsi="Times New Roman" w:cs="Times New Roman"/>
          <w:sz w:val="24"/>
          <w:szCs w:val="24"/>
          <w:lang w:val="fr-FR"/>
        </w:rPr>
        <w:t xml:space="preserve">des femmes était âgées de 20-35 ans (57,4%) et les hommes de 30-40 ans (55,7%). La résidence urbaine (73,8%) prédominait. La profession ménagère était la plus </w:t>
      </w:r>
      <w:r w:rsidR="00AF5827" w:rsidRPr="00FC4EA6">
        <w:rPr>
          <w:rFonts w:ascii="Times New Roman" w:hAnsi="Times New Roman" w:cs="Times New Roman"/>
          <w:sz w:val="24"/>
          <w:szCs w:val="24"/>
          <w:lang w:val="fr-FR"/>
        </w:rPr>
        <w:t>représenté</w:t>
      </w:r>
      <w:r w:rsidR="003853CE" w:rsidRPr="00FC4EA6">
        <w:rPr>
          <w:rFonts w:ascii="Times New Roman" w:hAnsi="Times New Roman" w:cs="Times New Roman"/>
          <w:sz w:val="24"/>
          <w:szCs w:val="24"/>
          <w:lang w:val="fr-FR"/>
        </w:rPr>
        <w:t>e</w:t>
      </w:r>
      <w:r w:rsidRPr="00FC4EA6">
        <w:rPr>
          <w:rFonts w:ascii="Times New Roman" w:hAnsi="Times New Roman" w:cs="Times New Roman"/>
          <w:sz w:val="24"/>
          <w:szCs w:val="24"/>
          <w:lang w:val="fr-FR"/>
        </w:rPr>
        <w:t xml:space="preserve"> chez les femmes avec (36,1%) et la </w:t>
      </w:r>
      <w:r w:rsidR="00AE10A9" w:rsidRPr="00FC4EA6">
        <w:rPr>
          <w:rFonts w:ascii="Times New Roman" w:hAnsi="Times New Roman" w:cs="Times New Roman"/>
          <w:sz w:val="24"/>
          <w:szCs w:val="24"/>
          <w:lang w:val="fr-FR"/>
        </w:rPr>
        <w:t>profession de</w:t>
      </w:r>
      <w:r w:rsidRPr="00FC4EA6">
        <w:rPr>
          <w:rFonts w:ascii="Times New Roman" w:hAnsi="Times New Roman" w:cs="Times New Roman"/>
          <w:sz w:val="24"/>
          <w:szCs w:val="24"/>
          <w:lang w:val="fr-FR"/>
        </w:rPr>
        <w:t xml:space="preserve"> chauffeur chez les hommes avec (23%). La durée de mariage la plus fréquente était de 1 à 5 ans soit (47,5%).</w:t>
      </w:r>
    </w:p>
    <w:p w14:paraId="08B2D085" w14:textId="76ACA99E" w:rsidR="00BD6D98" w:rsidRPr="00FC4EA6" w:rsidRDefault="00BD6D98" w:rsidP="00396FEE">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Parlant du deuxième object</w:t>
      </w:r>
      <w:r w:rsidR="00DD1E14" w:rsidRPr="00FC4EA6">
        <w:rPr>
          <w:rFonts w:ascii="Times New Roman" w:hAnsi="Times New Roman" w:cs="Times New Roman"/>
          <w:sz w:val="24"/>
          <w:szCs w:val="24"/>
          <w:lang w:val="fr-FR"/>
        </w:rPr>
        <w:t>if qui é</w:t>
      </w:r>
      <w:r w:rsidR="00757350" w:rsidRPr="00FC4EA6">
        <w:rPr>
          <w:rFonts w:ascii="Times New Roman" w:hAnsi="Times New Roman" w:cs="Times New Roman"/>
          <w:sz w:val="24"/>
          <w:szCs w:val="24"/>
          <w:lang w:val="fr-FR"/>
        </w:rPr>
        <w:t xml:space="preserve">tait de déterminer la </w:t>
      </w:r>
      <w:r w:rsidR="003853CE" w:rsidRPr="00FC4EA6">
        <w:rPr>
          <w:rFonts w:ascii="Times New Roman" w:hAnsi="Times New Roman" w:cs="Times New Roman"/>
          <w:sz w:val="24"/>
          <w:szCs w:val="24"/>
          <w:lang w:val="fr-FR"/>
        </w:rPr>
        <w:t>prévalence</w:t>
      </w:r>
      <w:r w:rsidR="00DD1E14" w:rsidRPr="00FC4EA6">
        <w:rPr>
          <w:rFonts w:ascii="Times New Roman" w:hAnsi="Times New Roman" w:cs="Times New Roman"/>
          <w:sz w:val="24"/>
          <w:szCs w:val="24"/>
          <w:lang w:val="fr-FR"/>
        </w:rPr>
        <w:t xml:space="preserve"> de</w:t>
      </w:r>
      <w:r w:rsidRPr="00FC4EA6">
        <w:rPr>
          <w:rFonts w:ascii="Times New Roman" w:hAnsi="Times New Roman" w:cs="Times New Roman"/>
          <w:sz w:val="24"/>
          <w:szCs w:val="24"/>
          <w:lang w:val="fr-FR"/>
        </w:rPr>
        <w:t xml:space="preserve"> l’infertilité primaire parmi </w:t>
      </w:r>
      <w:r w:rsidR="00AE10A9" w:rsidRPr="00FC4EA6">
        <w:rPr>
          <w:rFonts w:ascii="Times New Roman" w:hAnsi="Times New Roman" w:cs="Times New Roman"/>
          <w:sz w:val="24"/>
          <w:szCs w:val="24"/>
          <w:lang w:val="fr-FR"/>
        </w:rPr>
        <w:t>les couples reçus</w:t>
      </w:r>
      <w:r w:rsidRPr="00FC4EA6">
        <w:rPr>
          <w:rFonts w:ascii="Times New Roman" w:hAnsi="Times New Roman" w:cs="Times New Roman"/>
          <w:sz w:val="24"/>
          <w:szCs w:val="24"/>
          <w:lang w:val="fr-FR"/>
        </w:rPr>
        <w:t xml:space="preserve"> en consultation</w:t>
      </w:r>
      <w:r w:rsidR="00DD1E14" w:rsidRPr="00FC4EA6">
        <w:rPr>
          <w:rFonts w:ascii="Times New Roman" w:hAnsi="Times New Roman" w:cs="Times New Roman"/>
          <w:sz w:val="24"/>
          <w:szCs w:val="24"/>
          <w:lang w:val="fr-FR"/>
        </w:rPr>
        <w:t xml:space="preserve"> dans les trois hôpitaux, nous avons retrouvé </w:t>
      </w:r>
      <w:r w:rsidR="000337B6" w:rsidRPr="00FC4EA6">
        <w:rPr>
          <w:rFonts w:ascii="Times New Roman" w:hAnsi="Times New Roman" w:cs="Times New Roman"/>
          <w:sz w:val="24"/>
          <w:szCs w:val="24"/>
          <w:lang w:val="fr-FR"/>
        </w:rPr>
        <w:t>que la</w:t>
      </w:r>
      <w:r w:rsidR="00DD1E14" w:rsidRPr="00FC4EA6">
        <w:rPr>
          <w:rFonts w:ascii="Times New Roman" w:hAnsi="Times New Roman" w:cs="Times New Roman"/>
          <w:sz w:val="24"/>
          <w:szCs w:val="24"/>
          <w:lang w:val="fr-FR"/>
        </w:rPr>
        <w:t xml:space="preserve"> prévalence de l’infertilité primaire était de 9,38% chez </w:t>
      </w:r>
      <w:r w:rsidR="000337B6" w:rsidRPr="00FC4EA6">
        <w:rPr>
          <w:rFonts w:ascii="Times New Roman" w:hAnsi="Times New Roman" w:cs="Times New Roman"/>
          <w:sz w:val="24"/>
          <w:szCs w:val="24"/>
          <w:lang w:val="fr-FR"/>
        </w:rPr>
        <w:t>les couples</w:t>
      </w:r>
      <w:r w:rsidRPr="00FC4EA6">
        <w:rPr>
          <w:rFonts w:ascii="Times New Roman" w:hAnsi="Times New Roman" w:cs="Times New Roman"/>
          <w:sz w:val="24"/>
          <w:szCs w:val="24"/>
          <w:lang w:val="fr-FR"/>
        </w:rPr>
        <w:t>.</w:t>
      </w:r>
    </w:p>
    <w:p w14:paraId="4EF63131" w14:textId="0AA9B69E" w:rsidR="00BD6D98" w:rsidRPr="00FC4EA6" w:rsidRDefault="00BD6D98" w:rsidP="00396FEE">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En ce qui concerne notre troisième objectif qui était d’identifier les principales étiologies de l’infertilité primaire dans la population d’étude, il ressort que le facteur ovulatoire (36,1%) domine les diagnostics posés par les médecins, suivi du facteur infectieux (27,9%), fac</w:t>
      </w:r>
      <w:r w:rsidR="00AE10A9" w:rsidRPr="00FC4EA6">
        <w:rPr>
          <w:rFonts w:ascii="Times New Roman" w:hAnsi="Times New Roman" w:cs="Times New Roman"/>
          <w:sz w:val="24"/>
          <w:szCs w:val="24"/>
          <w:lang w:val="fr-FR"/>
        </w:rPr>
        <w:t>teur utérin (26,2%), du facteur</w:t>
      </w:r>
      <w:r w:rsidRPr="00FC4EA6">
        <w:rPr>
          <w:rFonts w:ascii="Times New Roman" w:hAnsi="Times New Roman" w:cs="Times New Roman"/>
          <w:sz w:val="24"/>
          <w:szCs w:val="24"/>
          <w:lang w:val="fr-FR"/>
        </w:rPr>
        <w:t xml:space="preserve"> tubaire (23%) et du facteur masculin (23%).</w:t>
      </w:r>
      <w:r w:rsidR="003853CE" w:rsidRPr="00FC4EA6">
        <w:rPr>
          <w:rFonts w:ascii="Times New Roman" w:hAnsi="Times New Roman" w:cs="Times New Roman"/>
          <w:sz w:val="24"/>
          <w:szCs w:val="24"/>
          <w:lang w:val="fr-FR"/>
        </w:rPr>
        <w:t xml:space="preserve"> Les facteurs mixtes représentaien</w:t>
      </w:r>
      <w:r w:rsidRPr="00FC4EA6">
        <w:rPr>
          <w:rFonts w:ascii="Times New Roman" w:hAnsi="Times New Roman" w:cs="Times New Roman"/>
          <w:sz w:val="24"/>
          <w:szCs w:val="24"/>
          <w:lang w:val="fr-FR"/>
        </w:rPr>
        <w:t>t (18%) de cas et les facteurs inexpliqués (6,6%).</w:t>
      </w:r>
    </w:p>
    <w:p w14:paraId="43263523" w14:textId="70F5D6A0" w:rsidR="00BD6D98" w:rsidRPr="00FC4EA6" w:rsidRDefault="00BD6D98" w:rsidP="00396FEE">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Notre hypothèse fixée au départ selon </w:t>
      </w:r>
      <w:r w:rsidR="000337B6" w:rsidRPr="00FC4EA6">
        <w:rPr>
          <w:rFonts w:ascii="Times New Roman" w:hAnsi="Times New Roman" w:cs="Times New Roman"/>
          <w:sz w:val="24"/>
          <w:szCs w:val="24"/>
          <w:lang w:val="fr-FR"/>
        </w:rPr>
        <w:t>laquelle</w:t>
      </w:r>
      <w:r w:rsidRPr="00FC4EA6">
        <w:rPr>
          <w:rFonts w:ascii="Times New Roman" w:hAnsi="Times New Roman" w:cs="Times New Roman"/>
          <w:sz w:val="24"/>
          <w:szCs w:val="24"/>
          <w:lang w:val="fr-FR"/>
        </w:rPr>
        <w:t xml:space="preserve"> certain</w:t>
      </w:r>
      <w:r w:rsidR="000337B6" w:rsidRPr="00FC4EA6">
        <w:rPr>
          <w:rFonts w:ascii="Times New Roman" w:hAnsi="Times New Roman" w:cs="Times New Roman"/>
          <w:sz w:val="24"/>
          <w:szCs w:val="24"/>
          <w:lang w:val="fr-FR"/>
        </w:rPr>
        <w:t>s</w:t>
      </w:r>
      <w:r w:rsidRPr="00FC4EA6">
        <w:rPr>
          <w:rFonts w:ascii="Times New Roman" w:hAnsi="Times New Roman" w:cs="Times New Roman"/>
          <w:sz w:val="24"/>
          <w:szCs w:val="24"/>
          <w:lang w:val="fr-FR"/>
        </w:rPr>
        <w:t xml:space="preserve"> facteurs sociodémographiques, infectieux, </w:t>
      </w:r>
      <w:r w:rsidR="00396FEE" w:rsidRPr="00FC4EA6">
        <w:rPr>
          <w:rFonts w:ascii="Times New Roman" w:hAnsi="Times New Roman" w:cs="Times New Roman"/>
          <w:sz w:val="24"/>
          <w:szCs w:val="24"/>
          <w:lang w:val="fr-FR"/>
        </w:rPr>
        <w:t>comportementaux sont</w:t>
      </w:r>
      <w:r w:rsidR="003853CE" w:rsidRPr="00FC4EA6">
        <w:rPr>
          <w:rFonts w:ascii="Times New Roman" w:hAnsi="Times New Roman" w:cs="Times New Roman"/>
          <w:sz w:val="24"/>
          <w:szCs w:val="24"/>
          <w:lang w:val="fr-FR"/>
        </w:rPr>
        <w:t xml:space="preserve"> responsables de</w:t>
      </w:r>
      <w:r w:rsidR="000337B6" w:rsidRPr="00FC4EA6">
        <w:rPr>
          <w:rFonts w:ascii="Times New Roman" w:hAnsi="Times New Roman" w:cs="Times New Roman"/>
          <w:sz w:val="24"/>
          <w:szCs w:val="24"/>
          <w:lang w:val="fr-FR"/>
        </w:rPr>
        <w:t xml:space="preserve"> l’infertilité primaire chez les couples consultants dans trois hôpitaux de référence de la ville de </w:t>
      </w:r>
      <w:r w:rsidR="00396FEE" w:rsidRPr="00FC4EA6">
        <w:rPr>
          <w:rFonts w:ascii="Times New Roman" w:hAnsi="Times New Roman" w:cs="Times New Roman"/>
          <w:sz w:val="24"/>
          <w:szCs w:val="24"/>
          <w:lang w:val="fr-FR"/>
        </w:rPr>
        <w:t>Ngaoundéré est</w:t>
      </w:r>
      <w:r w:rsidRPr="00FC4EA6">
        <w:rPr>
          <w:rFonts w:ascii="Times New Roman" w:hAnsi="Times New Roman" w:cs="Times New Roman"/>
          <w:sz w:val="24"/>
          <w:szCs w:val="24"/>
          <w:lang w:val="fr-FR"/>
        </w:rPr>
        <w:t xml:space="preserve"> confirmé.</w:t>
      </w:r>
    </w:p>
    <w:p w14:paraId="2BD14AF2" w14:textId="129D9B18" w:rsidR="00BD6D98" w:rsidRPr="00FC4EA6" w:rsidRDefault="00BD6D98" w:rsidP="00396FEE">
      <w:pPr>
        <w:spacing w:after="0"/>
        <w:ind w:firstLine="567"/>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L’infertilité ne doit plus être considérer comme une fatalité personnelle, mais comme un véritable problème de santé publique qui mérite une attention et </w:t>
      </w:r>
      <w:r w:rsidR="00DD1E14" w:rsidRPr="00FC4EA6">
        <w:rPr>
          <w:rFonts w:ascii="Times New Roman" w:hAnsi="Times New Roman" w:cs="Times New Roman"/>
          <w:sz w:val="24"/>
          <w:szCs w:val="24"/>
          <w:lang w:val="fr-FR"/>
        </w:rPr>
        <w:t>des ressources</w:t>
      </w:r>
      <w:r w:rsidRPr="00FC4EA6">
        <w:rPr>
          <w:rFonts w:ascii="Times New Roman" w:hAnsi="Times New Roman" w:cs="Times New Roman"/>
          <w:sz w:val="24"/>
          <w:szCs w:val="24"/>
          <w:lang w:val="fr-FR"/>
        </w:rPr>
        <w:t xml:space="preserve"> à la hauteur de son impact humain et social.</w:t>
      </w:r>
    </w:p>
    <w:p w14:paraId="1734E77B" w14:textId="77777777" w:rsidR="00BD6D98" w:rsidRPr="00FC4EA6" w:rsidRDefault="00BD6D98" w:rsidP="00396FEE">
      <w:pPr>
        <w:spacing w:after="0"/>
        <w:ind w:firstLine="567"/>
        <w:jc w:val="both"/>
        <w:rPr>
          <w:rFonts w:ascii="Times New Roman" w:hAnsi="Times New Roman" w:cs="Times New Roman"/>
          <w:sz w:val="24"/>
          <w:szCs w:val="24"/>
          <w:lang w:val="fr-FR"/>
        </w:rPr>
      </w:pPr>
    </w:p>
    <w:p w14:paraId="63A10AAF" w14:textId="77777777" w:rsidR="00BD6D98" w:rsidRPr="00FC4EA6" w:rsidRDefault="00BD6D98" w:rsidP="00396FEE">
      <w:pPr>
        <w:spacing w:after="0"/>
        <w:ind w:firstLine="567"/>
        <w:jc w:val="both"/>
        <w:rPr>
          <w:rFonts w:ascii="Times New Roman" w:hAnsi="Times New Roman" w:cs="Times New Roman"/>
          <w:sz w:val="24"/>
          <w:szCs w:val="24"/>
          <w:lang w:val="fr-FR"/>
        </w:rPr>
      </w:pPr>
    </w:p>
    <w:p w14:paraId="3423D3D6" w14:textId="77777777" w:rsidR="00BD6D98" w:rsidRPr="00FC4EA6" w:rsidRDefault="00BD6D98" w:rsidP="00C73D34">
      <w:pPr>
        <w:jc w:val="both"/>
        <w:rPr>
          <w:rFonts w:ascii="Times New Roman" w:hAnsi="Times New Roman" w:cs="Times New Roman"/>
          <w:sz w:val="24"/>
          <w:szCs w:val="24"/>
          <w:lang w:val="fr-FR"/>
        </w:rPr>
      </w:pPr>
    </w:p>
    <w:p w14:paraId="5D8280AC" w14:textId="77777777" w:rsidR="00BD6D98" w:rsidRPr="00FC4EA6" w:rsidRDefault="00BD6D98" w:rsidP="00C73D34">
      <w:pPr>
        <w:jc w:val="both"/>
        <w:rPr>
          <w:rFonts w:ascii="Times New Roman" w:hAnsi="Times New Roman" w:cs="Times New Roman"/>
          <w:sz w:val="24"/>
          <w:szCs w:val="24"/>
          <w:lang w:val="fr-FR"/>
        </w:rPr>
      </w:pPr>
    </w:p>
    <w:p w14:paraId="45869C1A" w14:textId="77777777" w:rsidR="00BD6D98" w:rsidRPr="00FC4EA6" w:rsidRDefault="00BD6D98" w:rsidP="00C73D34">
      <w:pPr>
        <w:jc w:val="both"/>
        <w:rPr>
          <w:rFonts w:ascii="Times New Roman" w:hAnsi="Times New Roman" w:cs="Times New Roman"/>
          <w:sz w:val="24"/>
          <w:szCs w:val="24"/>
          <w:lang w:val="fr-FR"/>
        </w:rPr>
      </w:pPr>
    </w:p>
    <w:p w14:paraId="520346CA" w14:textId="77777777" w:rsidR="00AF5827" w:rsidRPr="00FC4EA6" w:rsidRDefault="00AF5827" w:rsidP="00C73D34">
      <w:pPr>
        <w:jc w:val="both"/>
        <w:rPr>
          <w:rFonts w:ascii="Times New Roman" w:hAnsi="Times New Roman" w:cs="Times New Roman"/>
          <w:sz w:val="24"/>
          <w:szCs w:val="24"/>
          <w:lang w:val="fr-FR"/>
        </w:rPr>
        <w:sectPr w:rsidR="00AF5827" w:rsidRPr="00FC4EA6" w:rsidSect="00645FF8">
          <w:headerReference w:type="default" r:id="rId31"/>
          <w:footerReference w:type="default" r:id="rId32"/>
          <w:type w:val="nextColumn"/>
          <w:pgSz w:w="11906" w:h="16838"/>
          <w:pgMar w:top="1417" w:right="1417" w:bottom="1417" w:left="1417" w:header="426" w:footer="346" w:gutter="0"/>
          <w:cols w:space="708"/>
          <w:docGrid w:linePitch="360"/>
        </w:sectPr>
      </w:pPr>
    </w:p>
    <w:p w14:paraId="3537B088" w14:textId="08F59FE2" w:rsidR="00BD6D98" w:rsidRPr="00FC4EA6" w:rsidRDefault="00BD6D98" w:rsidP="00C73D34">
      <w:pPr>
        <w:jc w:val="both"/>
        <w:rPr>
          <w:rFonts w:ascii="Times New Roman" w:hAnsi="Times New Roman" w:cs="Times New Roman"/>
          <w:sz w:val="24"/>
          <w:szCs w:val="24"/>
          <w:lang w:val="fr-FR"/>
        </w:rPr>
      </w:pPr>
    </w:p>
    <w:p w14:paraId="347C3044" w14:textId="4A7430A1" w:rsidR="00BD6D98" w:rsidRPr="00FC4EA6" w:rsidRDefault="00BD6D98" w:rsidP="00396FEE">
      <w:pPr>
        <w:jc w:val="center"/>
        <w:outlineLvl w:val="1"/>
        <w:rPr>
          <w:rFonts w:ascii="Times New Roman" w:hAnsi="Times New Roman" w:cs="Times New Roman"/>
          <w:b/>
          <w:sz w:val="24"/>
          <w:szCs w:val="24"/>
          <w:lang w:val="fr-FR"/>
        </w:rPr>
      </w:pPr>
      <w:bookmarkStart w:id="456" w:name="_Toc239694778"/>
      <w:r w:rsidRPr="00FC4EA6">
        <w:rPr>
          <w:rFonts w:ascii="Times New Roman" w:hAnsi="Times New Roman" w:cs="Times New Roman"/>
          <w:b/>
          <w:sz w:val="24"/>
          <w:szCs w:val="24"/>
          <w:lang w:val="fr-FR"/>
        </w:rPr>
        <w:t>SUGGESTION</w:t>
      </w:r>
      <w:r w:rsidR="00396FEE" w:rsidRPr="00FC4EA6">
        <w:rPr>
          <w:rFonts w:ascii="Times New Roman" w:hAnsi="Times New Roman" w:cs="Times New Roman"/>
          <w:b/>
          <w:sz w:val="24"/>
          <w:szCs w:val="24"/>
          <w:lang w:val="fr-FR"/>
        </w:rPr>
        <w:t>S</w:t>
      </w:r>
      <w:r w:rsidRPr="00FC4EA6">
        <w:rPr>
          <w:rFonts w:ascii="Times New Roman" w:hAnsi="Times New Roman" w:cs="Times New Roman"/>
          <w:b/>
          <w:sz w:val="24"/>
          <w:szCs w:val="24"/>
          <w:lang w:val="fr-FR"/>
        </w:rPr>
        <w:t>/RECOMMANDATION</w:t>
      </w:r>
      <w:r w:rsidR="00396FEE" w:rsidRPr="00FC4EA6">
        <w:rPr>
          <w:rFonts w:ascii="Times New Roman" w:hAnsi="Times New Roman" w:cs="Times New Roman"/>
          <w:b/>
          <w:sz w:val="24"/>
          <w:szCs w:val="24"/>
          <w:lang w:val="fr-FR"/>
        </w:rPr>
        <w:t>S</w:t>
      </w:r>
      <w:bookmarkEnd w:id="456"/>
    </w:p>
    <w:p w14:paraId="1B5478E5" w14:textId="79459A15" w:rsidR="00BD6D98" w:rsidRPr="00FC4EA6" w:rsidRDefault="00BD6D98" w:rsidP="00C73D34">
      <w:pPr>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 xml:space="preserve">Les données issues de cette étude nous ont permis </w:t>
      </w:r>
      <w:r w:rsidR="00396FEE" w:rsidRPr="00FC4EA6">
        <w:rPr>
          <w:rFonts w:ascii="Times New Roman" w:hAnsi="Times New Roman" w:cs="Times New Roman"/>
          <w:sz w:val="24"/>
          <w:szCs w:val="24"/>
          <w:lang w:val="fr-FR"/>
        </w:rPr>
        <w:t>de reformuler</w:t>
      </w:r>
      <w:r w:rsidRPr="00FC4EA6">
        <w:rPr>
          <w:rFonts w:ascii="Times New Roman" w:hAnsi="Times New Roman" w:cs="Times New Roman"/>
          <w:sz w:val="24"/>
          <w:szCs w:val="24"/>
          <w:lang w:val="fr-FR"/>
        </w:rPr>
        <w:t xml:space="preserve"> quelques suggestions </w:t>
      </w:r>
      <w:r w:rsidR="00FC4EA6" w:rsidRPr="00FC4EA6">
        <w:rPr>
          <w:rFonts w:ascii="Times New Roman" w:hAnsi="Times New Roman" w:cs="Times New Roman"/>
          <w:sz w:val="24"/>
          <w:szCs w:val="24"/>
          <w:lang w:val="fr-FR"/>
        </w:rPr>
        <w:t>afin</w:t>
      </w:r>
      <w:r w:rsidRPr="00FC4EA6">
        <w:rPr>
          <w:rFonts w:ascii="Times New Roman" w:hAnsi="Times New Roman" w:cs="Times New Roman"/>
          <w:sz w:val="24"/>
          <w:szCs w:val="24"/>
          <w:lang w:val="fr-FR"/>
        </w:rPr>
        <w:t xml:space="preserve"> de répondre </w:t>
      </w:r>
      <w:r w:rsidR="00FC4EA6" w:rsidRPr="00FC4EA6">
        <w:rPr>
          <w:rFonts w:ascii="Times New Roman" w:hAnsi="Times New Roman" w:cs="Times New Roman"/>
          <w:sz w:val="24"/>
          <w:szCs w:val="24"/>
          <w:lang w:val="fr-FR"/>
        </w:rPr>
        <w:t>efficacement à</w:t>
      </w:r>
      <w:r w:rsidRPr="00FC4EA6">
        <w:rPr>
          <w:rFonts w:ascii="Times New Roman" w:hAnsi="Times New Roman" w:cs="Times New Roman"/>
          <w:sz w:val="24"/>
          <w:szCs w:val="24"/>
          <w:lang w:val="fr-FR"/>
        </w:rPr>
        <w:t xml:space="preserve"> ces insuffisances</w:t>
      </w:r>
    </w:p>
    <w:p w14:paraId="12AEBB04" w14:textId="63CD4379" w:rsidR="00BD6D98" w:rsidRPr="00FC4EA6" w:rsidRDefault="001A44B3" w:rsidP="00C73D34">
      <w:pPr>
        <w:pStyle w:val="Lgende"/>
        <w:jc w:val="both"/>
        <w:rPr>
          <w:rFonts w:ascii="Times New Roman" w:hAnsi="Times New Roman" w:cs="Times New Roman"/>
          <w:i w:val="0"/>
          <w:color w:val="auto"/>
          <w:sz w:val="24"/>
          <w:szCs w:val="24"/>
          <w:lang w:val="fr-FR"/>
        </w:rPr>
      </w:pPr>
      <w:bookmarkStart w:id="457" w:name="_Toc239432516"/>
      <w:r w:rsidRPr="00FC4EA6">
        <w:rPr>
          <w:rFonts w:ascii="Times New Roman" w:hAnsi="Times New Roman" w:cs="Times New Roman"/>
          <w:b/>
          <w:i w:val="0"/>
          <w:color w:val="auto"/>
          <w:sz w:val="24"/>
          <w:szCs w:val="24"/>
          <w:lang w:val="fr-FR"/>
        </w:rPr>
        <w:t>Tableau</w:t>
      </w:r>
      <w:r w:rsidR="003853CE" w:rsidRPr="00FC4EA6">
        <w:rPr>
          <w:rFonts w:ascii="Times New Roman" w:hAnsi="Times New Roman" w:cs="Times New Roman"/>
          <w:b/>
          <w:i w:val="0"/>
          <w:color w:val="auto"/>
          <w:sz w:val="24"/>
          <w:szCs w:val="24"/>
          <w:lang w:val="fr-FR"/>
        </w:rPr>
        <w:t xml:space="preserve"> XXIII</w:t>
      </w:r>
      <w:r w:rsidR="00BD6D98" w:rsidRPr="00FC4EA6">
        <w:rPr>
          <w:rFonts w:ascii="Times New Roman" w:hAnsi="Times New Roman" w:cs="Times New Roman"/>
          <w:i w:val="0"/>
          <w:color w:val="auto"/>
          <w:sz w:val="24"/>
          <w:szCs w:val="24"/>
          <w:lang w:val="fr-FR"/>
        </w:rPr>
        <w:t> : suggestion</w:t>
      </w:r>
      <w:r w:rsidR="00396FEE" w:rsidRPr="00FC4EA6">
        <w:rPr>
          <w:rFonts w:ascii="Times New Roman" w:hAnsi="Times New Roman" w:cs="Times New Roman"/>
          <w:i w:val="0"/>
          <w:color w:val="auto"/>
          <w:sz w:val="24"/>
          <w:szCs w:val="24"/>
          <w:lang w:val="fr-FR"/>
        </w:rPr>
        <w:t>s</w:t>
      </w:r>
      <w:r w:rsidR="00BD6D98" w:rsidRPr="00FC4EA6">
        <w:rPr>
          <w:rFonts w:ascii="Times New Roman" w:hAnsi="Times New Roman" w:cs="Times New Roman"/>
          <w:i w:val="0"/>
          <w:color w:val="auto"/>
          <w:sz w:val="24"/>
          <w:szCs w:val="24"/>
          <w:lang w:val="fr-FR"/>
        </w:rPr>
        <w:t>/recommandation</w:t>
      </w:r>
      <w:bookmarkEnd w:id="457"/>
      <w:r w:rsidR="00396FEE" w:rsidRPr="00FC4EA6">
        <w:rPr>
          <w:rFonts w:ascii="Times New Roman" w:hAnsi="Times New Roman" w:cs="Times New Roman"/>
          <w:i w:val="0"/>
          <w:color w:val="auto"/>
          <w:sz w:val="24"/>
          <w:szCs w:val="24"/>
          <w:lang w:val="fr-FR"/>
        </w:rPr>
        <w:t>s</w:t>
      </w:r>
    </w:p>
    <w:tbl>
      <w:tblPr>
        <w:tblStyle w:val="Grilledutableau"/>
        <w:tblW w:w="13707" w:type="dxa"/>
        <w:tblLayout w:type="fixed"/>
        <w:tblLook w:val="04A0" w:firstRow="1" w:lastRow="0" w:firstColumn="1" w:lastColumn="0" w:noHBand="0" w:noVBand="1"/>
      </w:tblPr>
      <w:tblGrid>
        <w:gridCol w:w="2559"/>
        <w:gridCol w:w="3472"/>
        <w:gridCol w:w="3472"/>
        <w:gridCol w:w="2193"/>
        <w:gridCol w:w="2011"/>
      </w:tblGrid>
      <w:tr w:rsidR="00BD6D98" w:rsidRPr="00FC4EA6" w14:paraId="3ED64380" w14:textId="77777777" w:rsidTr="00B1674B">
        <w:trPr>
          <w:trHeight w:val="928"/>
        </w:trPr>
        <w:tc>
          <w:tcPr>
            <w:tcW w:w="2559" w:type="dxa"/>
          </w:tcPr>
          <w:p w14:paraId="5449496A" w14:textId="77777777" w:rsidR="00BD6D98" w:rsidRPr="00FC4EA6" w:rsidRDefault="00BD6D98" w:rsidP="00396FEE">
            <w:pPr>
              <w:spacing w:after="0"/>
              <w:jc w:val="both"/>
              <w:rPr>
                <w:rFonts w:ascii="Times New Roman" w:hAnsi="Times New Roman" w:cs="Times New Roman"/>
                <w:b/>
                <w:sz w:val="24"/>
                <w:szCs w:val="24"/>
              </w:rPr>
            </w:pPr>
            <w:r w:rsidRPr="00FC4EA6">
              <w:rPr>
                <w:rFonts w:ascii="Times New Roman" w:hAnsi="Times New Roman" w:cs="Times New Roman"/>
                <w:b/>
                <w:sz w:val="24"/>
                <w:szCs w:val="24"/>
              </w:rPr>
              <w:t>Problèmes identifiés</w:t>
            </w:r>
          </w:p>
        </w:tc>
        <w:tc>
          <w:tcPr>
            <w:tcW w:w="3472" w:type="dxa"/>
          </w:tcPr>
          <w:p w14:paraId="1A9253DB" w14:textId="77777777" w:rsidR="00BD6D98" w:rsidRPr="00FC4EA6" w:rsidRDefault="00BD6D98" w:rsidP="00396FEE">
            <w:pPr>
              <w:spacing w:after="0"/>
              <w:jc w:val="both"/>
              <w:rPr>
                <w:rFonts w:ascii="Times New Roman" w:hAnsi="Times New Roman" w:cs="Times New Roman"/>
                <w:b/>
                <w:sz w:val="24"/>
                <w:szCs w:val="24"/>
              </w:rPr>
            </w:pPr>
            <w:r w:rsidRPr="00FC4EA6">
              <w:rPr>
                <w:rFonts w:ascii="Times New Roman" w:hAnsi="Times New Roman" w:cs="Times New Roman"/>
                <w:b/>
                <w:sz w:val="24"/>
                <w:szCs w:val="24"/>
              </w:rPr>
              <w:t>Causes potentielles</w:t>
            </w:r>
          </w:p>
        </w:tc>
        <w:tc>
          <w:tcPr>
            <w:tcW w:w="3472" w:type="dxa"/>
          </w:tcPr>
          <w:p w14:paraId="7AA7C50F" w14:textId="2999825F" w:rsidR="00BD6D98" w:rsidRPr="00FC4EA6" w:rsidRDefault="00BD6D98" w:rsidP="00396FEE">
            <w:pPr>
              <w:spacing w:after="0"/>
              <w:jc w:val="both"/>
              <w:rPr>
                <w:rFonts w:ascii="Times New Roman" w:hAnsi="Times New Roman" w:cs="Times New Roman"/>
                <w:b/>
                <w:sz w:val="24"/>
                <w:szCs w:val="24"/>
              </w:rPr>
            </w:pPr>
            <w:r w:rsidRPr="00FC4EA6">
              <w:rPr>
                <w:rFonts w:ascii="Times New Roman" w:hAnsi="Times New Roman" w:cs="Times New Roman"/>
                <w:b/>
                <w:sz w:val="24"/>
                <w:szCs w:val="24"/>
              </w:rPr>
              <w:t>Suggestion</w:t>
            </w:r>
            <w:r w:rsidR="00396FEE" w:rsidRPr="00FC4EA6">
              <w:rPr>
                <w:rFonts w:ascii="Times New Roman" w:hAnsi="Times New Roman" w:cs="Times New Roman"/>
                <w:b/>
                <w:sz w:val="24"/>
                <w:szCs w:val="24"/>
              </w:rPr>
              <w:t>s</w:t>
            </w:r>
            <w:r w:rsidRPr="00FC4EA6">
              <w:rPr>
                <w:rFonts w:ascii="Times New Roman" w:hAnsi="Times New Roman" w:cs="Times New Roman"/>
                <w:b/>
                <w:sz w:val="24"/>
                <w:szCs w:val="24"/>
              </w:rPr>
              <w:t>/recommandation</w:t>
            </w:r>
            <w:r w:rsidR="00396FEE" w:rsidRPr="00FC4EA6">
              <w:rPr>
                <w:rFonts w:ascii="Times New Roman" w:hAnsi="Times New Roman" w:cs="Times New Roman"/>
                <w:b/>
                <w:sz w:val="24"/>
                <w:szCs w:val="24"/>
              </w:rPr>
              <w:t>s</w:t>
            </w:r>
          </w:p>
        </w:tc>
        <w:tc>
          <w:tcPr>
            <w:tcW w:w="2193" w:type="dxa"/>
          </w:tcPr>
          <w:p w14:paraId="113FBBC0" w14:textId="77777777" w:rsidR="00BD6D98" w:rsidRPr="00FC4EA6" w:rsidRDefault="00BD6D98" w:rsidP="00396FEE">
            <w:pPr>
              <w:spacing w:after="0"/>
              <w:jc w:val="both"/>
              <w:rPr>
                <w:rFonts w:ascii="Times New Roman" w:hAnsi="Times New Roman" w:cs="Times New Roman"/>
                <w:b/>
                <w:sz w:val="24"/>
                <w:szCs w:val="24"/>
              </w:rPr>
            </w:pPr>
            <w:r w:rsidRPr="00FC4EA6">
              <w:rPr>
                <w:rFonts w:ascii="Times New Roman" w:hAnsi="Times New Roman" w:cs="Times New Roman"/>
                <w:b/>
                <w:sz w:val="24"/>
                <w:szCs w:val="24"/>
              </w:rPr>
              <w:t>Acteurs responsables</w:t>
            </w:r>
          </w:p>
        </w:tc>
        <w:tc>
          <w:tcPr>
            <w:tcW w:w="2011" w:type="dxa"/>
          </w:tcPr>
          <w:p w14:paraId="55126C6C" w14:textId="1AF4A50A" w:rsidR="00BD6D98" w:rsidRPr="00FC4EA6" w:rsidRDefault="00B1576D" w:rsidP="00396FEE">
            <w:pPr>
              <w:spacing w:after="0"/>
              <w:jc w:val="both"/>
              <w:rPr>
                <w:rFonts w:ascii="Times New Roman" w:hAnsi="Times New Roman" w:cs="Times New Roman"/>
                <w:b/>
                <w:sz w:val="24"/>
                <w:szCs w:val="24"/>
              </w:rPr>
            </w:pPr>
            <w:r w:rsidRPr="00FC4EA6">
              <w:rPr>
                <w:rFonts w:ascii="Times New Roman" w:hAnsi="Times New Roman" w:cs="Times New Roman"/>
                <w:b/>
                <w:sz w:val="24"/>
                <w:szCs w:val="24"/>
              </w:rPr>
              <w:t>Échéances</w:t>
            </w:r>
          </w:p>
        </w:tc>
      </w:tr>
      <w:tr w:rsidR="00BD6D98" w:rsidRPr="00FC4EA6" w14:paraId="550A73DB" w14:textId="77777777" w:rsidTr="00396FEE">
        <w:trPr>
          <w:trHeight w:val="782"/>
        </w:trPr>
        <w:tc>
          <w:tcPr>
            <w:tcW w:w="2559" w:type="dxa"/>
          </w:tcPr>
          <w:p w14:paraId="3CE85E4A" w14:textId="77777777"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 xml:space="preserve">Concentration des cas au HRN (49,2%) </w:t>
            </w:r>
          </w:p>
        </w:tc>
        <w:tc>
          <w:tcPr>
            <w:tcW w:w="3472" w:type="dxa"/>
          </w:tcPr>
          <w:p w14:paraId="39762017" w14:textId="77777777"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Inégalité d’accès aux soins entre hôpitaux</w:t>
            </w:r>
          </w:p>
        </w:tc>
        <w:tc>
          <w:tcPr>
            <w:tcW w:w="3472" w:type="dxa"/>
          </w:tcPr>
          <w:p w14:paraId="03B9D8B8" w14:textId="77777777"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Renforcer les capacités des hôpitaux périphériques</w:t>
            </w:r>
          </w:p>
        </w:tc>
        <w:tc>
          <w:tcPr>
            <w:tcW w:w="2193" w:type="dxa"/>
          </w:tcPr>
          <w:p w14:paraId="0BBBAD77" w14:textId="77777777"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MINSANTE, Délégation Régionale</w:t>
            </w:r>
          </w:p>
        </w:tc>
        <w:tc>
          <w:tcPr>
            <w:tcW w:w="2011" w:type="dxa"/>
          </w:tcPr>
          <w:p w14:paraId="39FA5E8F" w14:textId="77777777"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Moyen terme (1-2 ans)</w:t>
            </w:r>
          </w:p>
        </w:tc>
      </w:tr>
      <w:tr w:rsidR="00BD6D98" w:rsidRPr="00FC4EA6" w14:paraId="668EAD7B" w14:textId="77777777" w:rsidTr="00396FEE">
        <w:trPr>
          <w:trHeight w:val="1394"/>
        </w:trPr>
        <w:tc>
          <w:tcPr>
            <w:tcW w:w="2559" w:type="dxa"/>
          </w:tcPr>
          <w:p w14:paraId="0D0B8595" w14:textId="77777777"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Forte prévalence des IST (60-65% des couples)</w:t>
            </w:r>
          </w:p>
        </w:tc>
        <w:tc>
          <w:tcPr>
            <w:tcW w:w="3472" w:type="dxa"/>
          </w:tcPr>
          <w:p w14:paraId="0E10639F" w14:textId="77777777"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Absence de dépistage systématique ; faible utilisation du préservatif ; traitement tardif des infections</w:t>
            </w:r>
          </w:p>
        </w:tc>
        <w:tc>
          <w:tcPr>
            <w:tcW w:w="3472" w:type="dxa"/>
          </w:tcPr>
          <w:p w14:paraId="25CA90F9" w14:textId="507C789C"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 xml:space="preserve">Renforcer le dépistage et le traitement précoce des IST </w:t>
            </w:r>
            <w:r w:rsidR="00FC4EA6" w:rsidRPr="00FC4EA6">
              <w:rPr>
                <w:rFonts w:ascii="Times New Roman" w:hAnsi="Times New Roman" w:cs="Times New Roman"/>
                <w:sz w:val="24"/>
                <w:szCs w:val="24"/>
              </w:rPr>
              <w:t>dans les</w:t>
            </w:r>
            <w:r w:rsidRPr="00FC4EA6">
              <w:rPr>
                <w:rFonts w:ascii="Times New Roman" w:hAnsi="Times New Roman" w:cs="Times New Roman"/>
                <w:sz w:val="24"/>
                <w:szCs w:val="24"/>
              </w:rPr>
              <w:t xml:space="preserve"> consultations de routine</w:t>
            </w:r>
          </w:p>
        </w:tc>
        <w:tc>
          <w:tcPr>
            <w:tcW w:w="2193" w:type="dxa"/>
          </w:tcPr>
          <w:p w14:paraId="67285B80" w14:textId="77777777"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MINSANTE, Délégation Régionale</w:t>
            </w:r>
          </w:p>
        </w:tc>
        <w:tc>
          <w:tcPr>
            <w:tcW w:w="2011" w:type="dxa"/>
          </w:tcPr>
          <w:p w14:paraId="124B1C70" w14:textId="77777777"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Court terme (≤6mois)</w:t>
            </w:r>
          </w:p>
        </w:tc>
      </w:tr>
      <w:tr w:rsidR="00BD6D98" w:rsidRPr="00FC4EA6" w14:paraId="10F6DF51" w14:textId="77777777" w:rsidTr="00B1674B">
        <w:trPr>
          <w:trHeight w:val="1345"/>
        </w:trPr>
        <w:tc>
          <w:tcPr>
            <w:tcW w:w="2559" w:type="dxa"/>
          </w:tcPr>
          <w:p w14:paraId="0AA23BC0" w14:textId="77777777"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Cycles irréguliers chez 62,3% des femmes</w:t>
            </w:r>
          </w:p>
        </w:tc>
        <w:tc>
          <w:tcPr>
            <w:tcW w:w="3472" w:type="dxa"/>
          </w:tcPr>
          <w:p w14:paraId="0CDAF617" w14:textId="77777777"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Troubles hormonaux, SMOP, déséquilibres métaboliques</w:t>
            </w:r>
          </w:p>
        </w:tc>
        <w:tc>
          <w:tcPr>
            <w:tcW w:w="3472" w:type="dxa"/>
          </w:tcPr>
          <w:p w14:paraId="471F92D1" w14:textId="77777777"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Systématiser le bilan hormonal (FSH, LH, TSH, prolactine) chez les femmes infertiles</w:t>
            </w:r>
          </w:p>
        </w:tc>
        <w:tc>
          <w:tcPr>
            <w:tcW w:w="2193" w:type="dxa"/>
          </w:tcPr>
          <w:p w14:paraId="21503A30" w14:textId="77777777"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Gynécologue, laboratoires</w:t>
            </w:r>
          </w:p>
        </w:tc>
        <w:tc>
          <w:tcPr>
            <w:tcW w:w="2011" w:type="dxa"/>
          </w:tcPr>
          <w:p w14:paraId="1DD50A3F" w14:textId="77777777" w:rsidR="00BD6D98" w:rsidRPr="00FC4EA6" w:rsidRDefault="00BD6D98" w:rsidP="00645FF8">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Court terme (≤6mois)</w:t>
            </w:r>
          </w:p>
        </w:tc>
      </w:tr>
      <w:tr w:rsidR="00BD6D98" w:rsidRPr="00FC4EA6" w14:paraId="1966EAC4" w14:textId="77777777" w:rsidTr="00396FEE">
        <w:trPr>
          <w:trHeight w:val="850"/>
        </w:trPr>
        <w:tc>
          <w:tcPr>
            <w:tcW w:w="2559" w:type="dxa"/>
          </w:tcPr>
          <w:p w14:paraId="69E1E464" w14:textId="77777777" w:rsidR="00BD6D98" w:rsidRPr="00FC4EA6" w:rsidRDefault="00BD6D98" w:rsidP="00396FEE">
            <w:pPr>
              <w:spacing w:after="0"/>
              <w:jc w:val="both"/>
              <w:rPr>
                <w:rFonts w:ascii="Times New Roman" w:hAnsi="Times New Roman" w:cs="Times New Roman"/>
                <w:sz w:val="24"/>
                <w:szCs w:val="24"/>
              </w:rPr>
            </w:pPr>
            <w:r w:rsidRPr="00FC4EA6">
              <w:rPr>
                <w:rFonts w:ascii="Times New Roman" w:hAnsi="Times New Roman" w:cs="Times New Roman"/>
                <w:sz w:val="24"/>
                <w:szCs w:val="24"/>
              </w:rPr>
              <w:lastRenderedPageBreak/>
              <w:t>Délai de consultation prolongé (59% après 2 ans)</w:t>
            </w:r>
          </w:p>
        </w:tc>
        <w:tc>
          <w:tcPr>
            <w:tcW w:w="3472" w:type="dxa"/>
          </w:tcPr>
          <w:p w14:paraId="1A03B27D" w14:textId="77777777" w:rsidR="00BD6D98" w:rsidRPr="00FC4EA6" w:rsidRDefault="00BD6D98" w:rsidP="00396FEE">
            <w:pPr>
              <w:spacing w:after="0"/>
              <w:jc w:val="both"/>
              <w:rPr>
                <w:rFonts w:ascii="Times New Roman" w:hAnsi="Times New Roman" w:cs="Times New Roman"/>
                <w:sz w:val="24"/>
                <w:szCs w:val="24"/>
              </w:rPr>
            </w:pPr>
            <w:r w:rsidRPr="00FC4EA6">
              <w:rPr>
                <w:rFonts w:ascii="Times New Roman" w:hAnsi="Times New Roman" w:cs="Times New Roman"/>
                <w:sz w:val="24"/>
                <w:szCs w:val="24"/>
              </w:rPr>
              <w:t>Méconnaissance des options médicales ; barrières culturelles ; peur de la stigmatisation</w:t>
            </w:r>
          </w:p>
        </w:tc>
        <w:tc>
          <w:tcPr>
            <w:tcW w:w="3472" w:type="dxa"/>
          </w:tcPr>
          <w:p w14:paraId="1AE316F1" w14:textId="548CE763" w:rsidR="00BD6D98" w:rsidRPr="00FC4EA6" w:rsidRDefault="00BD6D98" w:rsidP="00396FEE">
            <w:pPr>
              <w:spacing w:after="0"/>
              <w:jc w:val="both"/>
              <w:rPr>
                <w:rFonts w:ascii="Times New Roman" w:hAnsi="Times New Roman" w:cs="Times New Roman"/>
                <w:sz w:val="24"/>
                <w:szCs w:val="24"/>
              </w:rPr>
            </w:pPr>
            <w:r w:rsidRPr="00FC4EA6">
              <w:rPr>
                <w:rFonts w:ascii="Times New Roman" w:hAnsi="Times New Roman" w:cs="Times New Roman"/>
                <w:sz w:val="24"/>
                <w:szCs w:val="24"/>
              </w:rPr>
              <w:t xml:space="preserve">Créer une consultation spécialisée d’infertilité </w:t>
            </w:r>
            <w:r w:rsidR="00FC4EA6" w:rsidRPr="00FC4EA6">
              <w:rPr>
                <w:rFonts w:ascii="Times New Roman" w:hAnsi="Times New Roman" w:cs="Times New Roman"/>
                <w:sz w:val="24"/>
                <w:szCs w:val="24"/>
              </w:rPr>
              <w:t>dans chaque</w:t>
            </w:r>
            <w:r w:rsidRPr="00FC4EA6">
              <w:rPr>
                <w:rFonts w:ascii="Times New Roman" w:hAnsi="Times New Roman" w:cs="Times New Roman"/>
                <w:sz w:val="24"/>
                <w:szCs w:val="24"/>
              </w:rPr>
              <w:t xml:space="preserve"> hôpital de référence</w:t>
            </w:r>
          </w:p>
        </w:tc>
        <w:tc>
          <w:tcPr>
            <w:tcW w:w="2193" w:type="dxa"/>
          </w:tcPr>
          <w:p w14:paraId="14F3D181" w14:textId="77777777" w:rsidR="00BD6D98" w:rsidRPr="00FC4EA6" w:rsidRDefault="00BD6D98" w:rsidP="00396FEE">
            <w:pPr>
              <w:spacing w:after="0"/>
              <w:jc w:val="both"/>
              <w:rPr>
                <w:rFonts w:ascii="Times New Roman" w:hAnsi="Times New Roman" w:cs="Times New Roman"/>
                <w:sz w:val="24"/>
                <w:szCs w:val="24"/>
              </w:rPr>
            </w:pPr>
            <w:r w:rsidRPr="00FC4EA6">
              <w:rPr>
                <w:rFonts w:ascii="Times New Roman" w:hAnsi="Times New Roman" w:cs="Times New Roman"/>
                <w:sz w:val="24"/>
                <w:szCs w:val="24"/>
              </w:rPr>
              <w:t xml:space="preserve">HRN, CHR, HPN, Délégation Régional </w:t>
            </w:r>
          </w:p>
        </w:tc>
        <w:tc>
          <w:tcPr>
            <w:tcW w:w="2011" w:type="dxa"/>
          </w:tcPr>
          <w:p w14:paraId="68B8ECF2" w14:textId="77777777" w:rsidR="00BD6D98" w:rsidRPr="00FC4EA6" w:rsidRDefault="00BD6D98" w:rsidP="00396FEE">
            <w:pPr>
              <w:spacing w:after="0"/>
              <w:jc w:val="both"/>
              <w:rPr>
                <w:rFonts w:ascii="Times New Roman" w:hAnsi="Times New Roman" w:cs="Times New Roman"/>
                <w:sz w:val="24"/>
                <w:szCs w:val="24"/>
              </w:rPr>
            </w:pPr>
            <w:r w:rsidRPr="00FC4EA6">
              <w:rPr>
                <w:rFonts w:ascii="Times New Roman" w:hAnsi="Times New Roman" w:cs="Times New Roman"/>
                <w:sz w:val="24"/>
                <w:szCs w:val="24"/>
              </w:rPr>
              <w:t>Court terme (≤6mois)</w:t>
            </w:r>
          </w:p>
        </w:tc>
      </w:tr>
      <w:tr w:rsidR="00B1576D" w:rsidRPr="00FC4EA6" w14:paraId="514F0EDF" w14:textId="77777777" w:rsidTr="002B25C3">
        <w:trPr>
          <w:trHeight w:val="645"/>
        </w:trPr>
        <w:tc>
          <w:tcPr>
            <w:tcW w:w="2559" w:type="dxa"/>
          </w:tcPr>
          <w:p w14:paraId="18088D53" w14:textId="180C390F" w:rsidR="00B1576D" w:rsidRPr="00FC4EA6" w:rsidRDefault="00B1576D" w:rsidP="00B1576D">
            <w:pPr>
              <w:spacing w:after="0" w:line="240" w:lineRule="auto"/>
              <w:jc w:val="both"/>
              <w:rPr>
                <w:rFonts w:ascii="Times New Roman" w:hAnsi="Times New Roman" w:cs="Times New Roman"/>
                <w:b/>
                <w:sz w:val="24"/>
                <w:szCs w:val="24"/>
              </w:rPr>
            </w:pPr>
            <w:r w:rsidRPr="00FC4EA6">
              <w:rPr>
                <w:rFonts w:ascii="Times New Roman" w:hAnsi="Times New Roman" w:cs="Times New Roman"/>
                <w:b/>
                <w:sz w:val="24"/>
                <w:szCs w:val="24"/>
              </w:rPr>
              <w:t>Problèmes identifiés</w:t>
            </w:r>
          </w:p>
        </w:tc>
        <w:tc>
          <w:tcPr>
            <w:tcW w:w="3472" w:type="dxa"/>
          </w:tcPr>
          <w:p w14:paraId="1B226313" w14:textId="27F5A65A" w:rsidR="00B1576D" w:rsidRPr="00FC4EA6" w:rsidRDefault="00B1576D" w:rsidP="00B1576D">
            <w:pPr>
              <w:spacing w:after="0" w:line="240" w:lineRule="auto"/>
              <w:jc w:val="both"/>
              <w:rPr>
                <w:rFonts w:ascii="Times New Roman" w:hAnsi="Times New Roman" w:cs="Times New Roman"/>
                <w:b/>
                <w:sz w:val="24"/>
                <w:szCs w:val="24"/>
              </w:rPr>
            </w:pPr>
            <w:r w:rsidRPr="00FC4EA6">
              <w:rPr>
                <w:rFonts w:ascii="Times New Roman" w:hAnsi="Times New Roman" w:cs="Times New Roman"/>
                <w:b/>
                <w:sz w:val="24"/>
                <w:szCs w:val="24"/>
              </w:rPr>
              <w:t>Causes potentielles</w:t>
            </w:r>
          </w:p>
        </w:tc>
        <w:tc>
          <w:tcPr>
            <w:tcW w:w="3472" w:type="dxa"/>
          </w:tcPr>
          <w:p w14:paraId="113F930B" w14:textId="15FBA37D" w:rsidR="00B1576D" w:rsidRPr="00FC4EA6" w:rsidRDefault="00B1576D" w:rsidP="00B1576D">
            <w:pPr>
              <w:spacing w:after="0" w:line="240" w:lineRule="auto"/>
              <w:jc w:val="both"/>
              <w:rPr>
                <w:rFonts w:ascii="Times New Roman" w:hAnsi="Times New Roman" w:cs="Times New Roman"/>
                <w:b/>
                <w:sz w:val="24"/>
                <w:szCs w:val="24"/>
              </w:rPr>
            </w:pPr>
            <w:r w:rsidRPr="00FC4EA6">
              <w:rPr>
                <w:rFonts w:ascii="Times New Roman" w:hAnsi="Times New Roman" w:cs="Times New Roman"/>
                <w:b/>
                <w:sz w:val="24"/>
                <w:szCs w:val="24"/>
              </w:rPr>
              <w:t>Suggestions/recommandations</w:t>
            </w:r>
          </w:p>
        </w:tc>
        <w:tc>
          <w:tcPr>
            <w:tcW w:w="2193" w:type="dxa"/>
          </w:tcPr>
          <w:p w14:paraId="4EF8B6E1" w14:textId="71BBAF40" w:rsidR="00B1576D" w:rsidRPr="00FC4EA6" w:rsidRDefault="00B1576D" w:rsidP="00B1576D">
            <w:pPr>
              <w:spacing w:after="0" w:line="240" w:lineRule="auto"/>
              <w:jc w:val="both"/>
              <w:rPr>
                <w:rFonts w:ascii="Times New Roman" w:hAnsi="Times New Roman" w:cs="Times New Roman"/>
                <w:b/>
                <w:sz w:val="24"/>
                <w:szCs w:val="24"/>
              </w:rPr>
            </w:pPr>
            <w:r w:rsidRPr="00FC4EA6">
              <w:rPr>
                <w:rFonts w:ascii="Times New Roman" w:hAnsi="Times New Roman" w:cs="Times New Roman"/>
                <w:b/>
                <w:sz w:val="24"/>
                <w:szCs w:val="24"/>
              </w:rPr>
              <w:t>Acteurs responsables</w:t>
            </w:r>
          </w:p>
        </w:tc>
        <w:tc>
          <w:tcPr>
            <w:tcW w:w="2011" w:type="dxa"/>
          </w:tcPr>
          <w:p w14:paraId="368CC42F" w14:textId="3CECC831" w:rsidR="00B1576D" w:rsidRPr="00FC4EA6" w:rsidRDefault="00645FF8" w:rsidP="00B1576D">
            <w:pPr>
              <w:spacing w:after="0" w:line="240" w:lineRule="auto"/>
              <w:jc w:val="both"/>
              <w:rPr>
                <w:rFonts w:ascii="Times New Roman" w:hAnsi="Times New Roman" w:cs="Times New Roman"/>
                <w:b/>
                <w:sz w:val="24"/>
                <w:szCs w:val="24"/>
              </w:rPr>
            </w:pPr>
            <w:r w:rsidRPr="00FC4EA6">
              <w:rPr>
                <w:rFonts w:ascii="Times New Roman" w:hAnsi="Times New Roman" w:cs="Times New Roman"/>
                <w:b/>
                <w:sz w:val="24"/>
                <w:szCs w:val="24"/>
              </w:rPr>
              <w:t>Échéances</w:t>
            </w:r>
          </w:p>
        </w:tc>
      </w:tr>
      <w:tr w:rsidR="00BD6D98" w:rsidRPr="00FC4EA6" w14:paraId="48767F28" w14:textId="77777777" w:rsidTr="00645FF8">
        <w:trPr>
          <w:trHeight w:val="1338"/>
        </w:trPr>
        <w:tc>
          <w:tcPr>
            <w:tcW w:w="2559" w:type="dxa"/>
          </w:tcPr>
          <w:p w14:paraId="1C49156E"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Recours massif au traitement traditionnel (90,2%)</w:t>
            </w:r>
          </w:p>
        </w:tc>
        <w:tc>
          <w:tcPr>
            <w:tcW w:w="3472" w:type="dxa"/>
          </w:tcPr>
          <w:p w14:paraId="3AC7E797" w14:textId="0078F256"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Influence culturelle</w:t>
            </w:r>
            <w:r w:rsidR="00645FF8" w:rsidRPr="00FC4EA6">
              <w:rPr>
                <w:rFonts w:ascii="Times New Roman" w:hAnsi="Times New Roman" w:cs="Times New Roman"/>
                <w:sz w:val="24"/>
                <w:szCs w:val="24"/>
              </w:rPr>
              <w:t> ; méfiance</w:t>
            </w:r>
            <w:r w:rsidRPr="00FC4EA6">
              <w:rPr>
                <w:rFonts w:ascii="Times New Roman" w:hAnsi="Times New Roman" w:cs="Times New Roman"/>
                <w:sz w:val="24"/>
                <w:szCs w:val="24"/>
              </w:rPr>
              <w:t xml:space="preserve"> envers la médecine moderne ; cout des soins</w:t>
            </w:r>
          </w:p>
        </w:tc>
        <w:tc>
          <w:tcPr>
            <w:tcW w:w="3472" w:type="dxa"/>
          </w:tcPr>
          <w:p w14:paraId="220C6266" w14:textId="741EE9A1"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 xml:space="preserve">Sensibiliser sur les risques du recours tardif aux soins modernes ; intégrer les </w:t>
            </w:r>
            <w:r w:rsidR="00645FF8" w:rsidRPr="00FC4EA6">
              <w:rPr>
                <w:rFonts w:ascii="Times New Roman" w:hAnsi="Times New Roman" w:cs="Times New Roman"/>
                <w:sz w:val="24"/>
                <w:szCs w:val="24"/>
              </w:rPr>
              <w:t>tradipraticiens</w:t>
            </w:r>
            <w:r w:rsidRPr="00FC4EA6">
              <w:rPr>
                <w:rFonts w:ascii="Times New Roman" w:hAnsi="Times New Roman" w:cs="Times New Roman"/>
                <w:sz w:val="24"/>
                <w:szCs w:val="24"/>
              </w:rPr>
              <w:t xml:space="preserve"> comme agents de référence</w:t>
            </w:r>
          </w:p>
        </w:tc>
        <w:tc>
          <w:tcPr>
            <w:tcW w:w="2193" w:type="dxa"/>
          </w:tcPr>
          <w:p w14:paraId="5027B507"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ONG, Délégation Régionale, leaders communautaires</w:t>
            </w:r>
          </w:p>
        </w:tc>
        <w:tc>
          <w:tcPr>
            <w:tcW w:w="2011" w:type="dxa"/>
          </w:tcPr>
          <w:p w14:paraId="1E589C72"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Court terme (≤6mois)</w:t>
            </w:r>
          </w:p>
        </w:tc>
      </w:tr>
      <w:tr w:rsidR="00BD6D98" w:rsidRPr="00FC4EA6" w14:paraId="46EC87BF" w14:textId="77777777" w:rsidTr="00396FEE">
        <w:trPr>
          <w:trHeight w:val="1318"/>
        </w:trPr>
        <w:tc>
          <w:tcPr>
            <w:tcW w:w="2559" w:type="dxa"/>
          </w:tcPr>
          <w:p w14:paraId="04F8EEC9"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Consommation d’alcool élevée (62% femmes, 61% hommes)</w:t>
            </w:r>
          </w:p>
        </w:tc>
        <w:tc>
          <w:tcPr>
            <w:tcW w:w="3472" w:type="dxa"/>
          </w:tcPr>
          <w:p w14:paraId="5CED52E9"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Habitudes culturelles ; stress, manque de sensibilisation</w:t>
            </w:r>
          </w:p>
        </w:tc>
        <w:tc>
          <w:tcPr>
            <w:tcW w:w="3472" w:type="dxa"/>
          </w:tcPr>
          <w:p w14:paraId="17928FD6"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Mener des campagnes de sensibilisation sur l’impact de l’alcool sur la fertilité</w:t>
            </w:r>
          </w:p>
        </w:tc>
        <w:tc>
          <w:tcPr>
            <w:tcW w:w="2193" w:type="dxa"/>
          </w:tcPr>
          <w:p w14:paraId="6CA4BA63"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ONG, Délégation Régionale, éducation nationale</w:t>
            </w:r>
          </w:p>
        </w:tc>
        <w:tc>
          <w:tcPr>
            <w:tcW w:w="2011" w:type="dxa"/>
          </w:tcPr>
          <w:p w14:paraId="068F6A45"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Court terme (≤6mois)</w:t>
            </w:r>
          </w:p>
        </w:tc>
      </w:tr>
      <w:tr w:rsidR="00BD6D98" w:rsidRPr="00FC4EA6" w14:paraId="5170F823" w14:textId="77777777" w:rsidTr="00396FEE">
        <w:trPr>
          <w:trHeight w:val="983"/>
        </w:trPr>
        <w:tc>
          <w:tcPr>
            <w:tcW w:w="2559" w:type="dxa"/>
          </w:tcPr>
          <w:p w14:paraId="7B208A71"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Tabagisme élevé chez les homme (47,5%)</w:t>
            </w:r>
          </w:p>
        </w:tc>
        <w:tc>
          <w:tcPr>
            <w:tcW w:w="3472" w:type="dxa"/>
          </w:tcPr>
          <w:p w14:paraId="2A6C0C02"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Manque d’information sur les effets du tabac ; pression sociale</w:t>
            </w:r>
          </w:p>
        </w:tc>
        <w:tc>
          <w:tcPr>
            <w:tcW w:w="3472" w:type="dxa"/>
          </w:tcPr>
          <w:p w14:paraId="0E15856B"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Intégrer le conseil de sevrage tabagique dans les consultations d’infertilité</w:t>
            </w:r>
          </w:p>
        </w:tc>
        <w:tc>
          <w:tcPr>
            <w:tcW w:w="2193" w:type="dxa"/>
          </w:tcPr>
          <w:p w14:paraId="6AAC016E"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ONG, Délégation Régionale, médecins</w:t>
            </w:r>
          </w:p>
        </w:tc>
        <w:tc>
          <w:tcPr>
            <w:tcW w:w="2011" w:type="dxa"/>
          </w:tcPr>
          <w:p w14:paraId="63BFD591"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Court terme (≤6mois)</w:t>
            </w:r>
          </w:p>
        </w:tc>
      </w:tr>
      <w:tr w:rsidR="00BD6D98" w:rsidRPr="00FC4EA6" w14:paraId="7C32FFD6" w14:textId="77777777" w:rsidTr="00396FEE">
        <w:trPr>
          <w:trHeight w:val="717"/>
        </w:trPr>
        <w:tc>
          <w:tcPr>
            <w:tcW w:w="2559" w:type="dxa"/>
          </w:tcPr>
          <w:p w14:paraId="75EC3618"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Spermogramme non systématique (37,7% anomalies)</w:t>
            </w:r>
          </w:p>
        </w:tc>
        <w:tc>
          <w:tcPr>
            <w:tcW w:w="3472" w:type="dxa"/>
          </w:tcPr>
          <w:p w14:paraId="01E43FB1"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Sous-estimation des facteurs masculins ; cout de l’examen</w:t>
            </w:r>
          </w:p>
        </w:tc>
        <w:tc>
          <w:tcPr>
            <w:tcW w:w="3472" w:type="dxa"/>
          </w:tcPr>
          <w:p w14:paraId="2C6C1E47"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Rendre le spermogramme systématique chez tout homme consultant pour infertilité</w:t>
            </w:r>
          </w:p>
        </w:tc>
        <w:tc>
          <w:tcPr>
            <w:tcW w:w="2193" w:type="dxa"/>
          </w:tcPr>
          <w:p w14:paraId="4AD24D61"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Urologue, laboratoires, MINSANTE</w:t>
            </w:r>
          </w:p>
        </w:tc>
        <w:tc>
          <w:tcPr>
            <w:tcW w:w="2011" w:type="dxa"/>
          </w:tcPr>
          <w:p w14:paraId="00EF6CF1"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Moyen terme (1-2 ans)</w:t>
            </w:r>
          </w:p>
        </w:tc>
      </w:tr>
      <w:tr w:rsidR="00BD6D98" w:rsidRPr="00FC4EA6" w14:paraId="4EA92EFF" w14:textId="77777777" w:rsidTr="00B1674B">
        <w:trPr>
          <w:trHeight w:val="2249"/>
        </w:trPr>
        <w:tc>
          <w:tcPr>
            <w:tcW w:w="2559" w:type="dxa"/>
          </w:tcPr>
          <w:p w14:paraId="4B8DADFA"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lastRenderedPageBreak/>
              <w:t>Stimulation ovarienne et traitement des IST dominants (49 et 46%)</w:t>
            </w:r>
          </w:p>
        </w:tc>
        <w:tc>
          <w:tcPr>
            <w:tcW w:w="3472" w:type="dxa"/>
          </w:tcPr>
          <w:p w14:paraId="15583128"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Manque d’accès aux techniques avancées (FIV)</w:t>
            </w:r>
          </w:p>
        </w:tc>
        <w:tc>
          <w:tcPr>
            <w:tcW w:w="3472" w:type="dxa"/>
          </w:tcPr>
          <w:p w14:paraId="73627D22"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Former le personnel des centres périphériques à la détection précoce et à l’orientation</w:t>
            </w:r>
          </w:p>
          <w:p w14:paraId="246764A2" w14:textId="77777777" w:rsidR="00BD6D98" w:rsidRPr="00FC4EA6" w:rsidRDefault="00BD6D98" w:rsidP="00B1576D">
            <w:pPr>
              <w:spacing w:after="0" w:line="240" w:lineRule="auto"/>
              <w:jc w:val="both"/>
              <w:rPr>
                <w:rFonts w:ascii="Times New Roman" w:hAnsi="Times New Roman" w:cs="Times New Roman"/>
                <w:sz w:val="24"/>
                <w:szCs w:val="24"/>
              </w:rPr>
            </w:pPr>
          </w:p>
        </w:tc>
        <w:tc>
          <w:tcPr>
            <w:tcW w:w="2193" w:type="dxa"/>
          </w:tcPr>
          <w:p w14:paraId="2D8C6841"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Délégation Régionale</w:t>
            </w:r>
          </w:p>
        </w:tc>
        <w:tc>
          <w:tcPr>
            <w:tcW w:w="2011" w:type="dxa"/>
          </w:tcPr>
          <w:p w14:paraId="7E885170"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Moyen terme (1-2 ans)</w:t>
            </w:r>
          </w:p>
        </w:tc>
      </w:tr>
      <w:tr w:rsidR="00BD6D98" w:rsidRPr="00FC4EA6" w14:paraId="1287C036" w14:textId="77777777" w:rsidTr="00396FEE">
        <w:trPr>
          <w:trHeight w:val="567"/>
        </w:trPr>
        <w:tc>
          <w:tcPr>
            <w:tcW w:w="2559" w:type="dxa"/>
          </w:tcPr>
          <w:p w14:paraId="4B7CC979"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Stigmatisation de l’infertilité</w:t>
            </w:r>
          </w:p>
        </w:tc>
        <w:tc>
          <w:tcPr>
            <w:tcW w:w="3472" w:type="dxa"/>
          </w:tcPr>
          <w:p w14:paraId="0D4A02D3"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Tabou social, pression procréative</w:t>
            </w:r>
          </w:p>
        </w:tc>
        <w:tc>
          <w:tcPr>
            <w:tcW w:w="3472" w:type="dxa"/>
          </w:tcPr>
          <w:p w14:paraId="6B5B0049"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Créer les groupes de soutiens pour les couples infertiles</w:t>
            </w:r>
          </w:p>
        </w:tc>
        <w:tc>
          <w:tcPr>
            <w:tcW w:w="2193" w:type="dxa"/>
          </w:tcPr>
          <w:p w14:paraId="1D26F419"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ONG, Hôpitaux, psychologues</w:t>
            </w:r>
          </w:p>
        </w:tc>
        <w:tc>
          <w:tcPr>
            <w:tcW w:w="2011" w:type="dxa"/>
          </w:tcPr>
          <w:p w14:paraId="7A6F150E"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Moyen terme (1-2 ans)</w:t>
            </w:r>
          </w:p>
        </w:tc>
      </w:tr>
      <w:tr w:rsidR="00396FEE" w:rsidRPr="00FC4EA6" w14:paraId="2426AE77" w14:textId="77777777" w:rsidTr="00396FEE">
        <w:trPr>
          <w:trHeight w:val="153"/>
        </w:trPr>
        <w:tc>
          <w:tcPr>
            <w:tcW w:w="2559" w:type="dxa"/>
          </w:tcPr>
          <w:p w14:paraId="38EFBE20" w14:textId="795F5608" w:rsidR="00396FEE" w:rsidRPr="00FC4EA6" w:rsidRDefault="00396FEE" w:rsidP="00B1576D">
            <w:pPr>
              <w:spacing w:after="0" w:line="240" w:lineRule="auto"/>
              <w:jc w:val="both"/>
              <w:rPr>
                <w:rFonts w:ascii="Times New Roman" w:hAnsi="Times New Roman" w:cs="Times New Roman"/>
                <w:b/>
                <w:sz w:val="24"/>
                <w:szCs w:val="24"/>
              </w:rPr>
            </w:pPr>
            <w:r w:rsidRPr="00FC4EA6">
              <w:rPr>
                <w:rFonts w:ascii="Times New Roman" w:hAnsi="Times New Roman" w:cs="Times New Roman"/>
                <w:b/>
                <w:sz w:val="24"/>
                <w:szCs w:val="24"/>
              </w:rPr>
              <w:t>Problèmes identifiés</w:t>
            </w:r>
          </w:p>
        </w:tc>
        <w:tc>
          <w:tcPr>
            <w:tcW w:w="3472" w:type="dxa"/>
          </w:tcPr>
          <w:p w14:paraId="605DB68D" w14:textId="597458C1" w:rsidR="00396FEE" w:rsidRPr="00FC4EA6" w:rsidRDefault="00396FEE" w:rsidP="00B1576D">
            <w:pPr>
              <w:spacing w:after="0" w:line="240" w:lineRule="auto"/>
              <w:jc w:val="both"/>
              <w:rPr>
                <w:rFonts w:ascii="Times New Roman" w:hAnsi="Times New Roman" w:cs="Times New Roman"/>
                <w:b/>
                <w:sz w:val="24"/>
                <w:szCs w:val="24"/>
              </w:rPr>
            </w:pPr>
            <w:r w:rsidRPr="00FC4EA6">
              <w:rPr>
                <w:rFonts w:ascii="Times New Roman" w:hAnsi="Times New Roman" w:cs="Times New Roman"/>
                <w:b/>
                <w:sz w:val="24"/>
                <w:szCs w:val="24"/>
              </w:rPr>
              <w:t>Causes potentielles</w:t>
            </w:r>
          </w:p>
        </w:tc>
        <w:tc>
          <w:tcPr>
            <w:tcW w:w="3472" w:type="dxa"/>
          </w:tcPr>
          <w:p w14:paraId="063132C4" w14:textId="5F7DDB06" w:rsidR="00396FEE" w:rsidRPr="00FC4EA6" w:rsidRDefault="00396FEE" w:rsidP="00B1576D">
            <w:pPr>
              <w:spacing w:after="0" w:line="240" w:lineRule="auto"/>
              <w:jc w:val="both"/>
              <w:rPr>
                <w:rFonts w:ascii="Times New Roman" w:hAnsi="Times New Roman" w:cs="Times New Roman"/>
                <w:b/>
                <w:sz w:val="24"/>
                <w:szCs w:val="24"/>
              </w:rPr>
            </w:pPr>
            <w:r w:rsidRPr="00FC4EA6">
              <w:rPr>
                <w:rFonts w:ascii="Times New Roman" w:hAnsi="Times New Roman" w:cs="Times New Roman"/>
                <w:b/>
                <w:sz w:val="24"/>
                <w:szCs w:val="24"/>
              </w:rPr>
              <w:t>Suggestions/recommandations</w:t>
            </w:r>
          </w:p>
        </w:tc>
        <w:tc>
          <w:tcPr>
            <w:tcW w:w="2193" w:type="dxa"/>
          </w:tcPr>
          <w:p w14:paraId="28754021" w14:textId="7A485921" w:rsidR="00396FEE" w:rsidRPr="00FC4EA6" w:rsidRDefault="00396FEE" w:rsidP="00B1576D">
            <w:pPr>
              <w:spacing w:after="0" w:line="240" w:lineRule="auto"/>
              <w:jc w:val="both"/>
              <w:rPr>
                <w:rFonts w:ascii="Times New Roman" w:hAnsi="Times New Roman" w:cs="Times New Roman"/>
                <w:b/>
                <w:sz w:val="24"/>
                <w:szCs w:val="24"/>
              </w:rPr>
            </w:pPr>
            <w:r w:rsidRPr="00FC4EA6">
              <w:rPr>
                <w:rFonts w:ascii="Times New Roman" w:hAnsi="Times New Roman" w:cs="Times New Roman"/>
                <w:b/>
                <w:sz w:val="24"/>
                <w:szCs w:val="24"/>
              </w:rPr>
              <w:t>Acteurs responsables</w:t>
            </w:r>
          </w:p>
        </w:tc>
        <w:tc>
          <w:tcPr>
            <w:tcW w:w="2011" w:type="dxa"/>
          </w:tcPr>
          <w:p w14:paraId="3529EAEF" w14:textId="16DAD8CF" w:rsidR="00396FEE" w:rsidRPr="00FC4EA6" w:rsidRDefault="002B25C3" w:rsidP="00B1576D">
            <w:pPr>
              <w:spacing w:after="0" w:line="240" w:lineRule="auto"/>
              <w:jc w:val="both"/>
              <w:rPr>
                <w:rFonts w:ascii="Times New Roman" w:hAnsi="Times New Roman" w:cs="Times New Roman"/>
                <w:b/>
                <w:sz w:val="24"/>
                <w:szCs w:val="24"/>
              </w:rPr>
            </w:pPr>
            <w:r w:rsidRPr="00FC4EA6">
              <w:rPr>
                <w:rFonts w:ascii="Times New Roman" w:hAnsi="Times New Roman" w:cs="Times New Roman"/>
                <w:b/>
                <w:sz w:val="24"/>
                <w:szCs w:val="24"/>
              </w:rPr>
              <w:t>Échéance</w:t>
            </w:r>
          </w:p>
        </w:tc>
      </w:tr>
      <w:tr w:rsidR="00BD6D98" w:rsidRPr="00FC4EA6" w14:paraId="15AECBE5" w14:textId="77777777" w:rsidTr="00396FEE">
        <w:trPr>
          <w:trHeight w:val="873"/>
        </w:trPr>
        <w:tc>
          <w:tcPr>
            <w:tcW w:w="2559" w:type="dxa"/>
          </w:tcPr>
          <w:p w14:paraId="7CE5907C"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Facteurs comportementaux persistants</w:t>
            </w:r>
          </w:p>
        </w:tc>
        <w:tc>
          <w:tcPr>
            <w:tcW w:w="3472" w:type="dxa"/>
          </w:tcPr>
          <w:p w14:paraId="0DE4E015"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Manque d’éducation à la santé reproductive</w:t>
            </w:r>
          </w:p>
        </w:tc>
        <w:tc>
          <w:tcPr>
            <w:tcW w:w="3472" w:type="dxa"/>
          </w:tcPr>
          <w:p w14:paraId="207542FF" w14:textId="6BA87AFA"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 xml:space="preserve">Mener les campagnes de sensibilisation </w:t>
            </w:r>
            <w:r w:rsidR="00FC4EA6" w:rsidRPr="00FC4EA6">
              <w:rPr>
                <w:rFonts w:ascii="Times New Roman" w:hAnsi="Times New Roman" w:cs="Times New Roman"/>
                <w:sz w:val="24"/>
                <w:szCs w:val="24"/>
              </w:rPr>
              <w:t>à</w:t>
            </w:r>
            <w:r w:rsidRPr="00FC4EA6">
              <w:rPr>
                <w:rFonts w:ascii="Times New Roman" w:hAnsi="Times New Roman" w:cs="Times New Roman"/>
                <w:sz w:val="24"/>
                <w:szCs w:val="24"/>
              </w:rPr>
              <w:t xml:space="preserve"> grande échelle dans l’Adamaoua</w:t>
            </w:r>
          </w:p>
        </w:tc>
        <w:tc>
          <w:tcPr>
            <w:tcW w:w="2193" w:type="dxa"/>
          </w:tcPr>
          <w:p w14:paraId="4D980169"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ONG, Délégation Régionale</w:t>
            </w:r>
          </w:p>
        </w:tc>
        <w:tc>
          <w:tcPr>
            <w:tcW w:w="2011" w:type="dxa"/>
          </w:tcPr>
          <w:p w14:paraId="5B7AEBA4"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Moyen terme (1-2 ans)</w:t>
            </w:r>
          </w:p>
        </w:tc>
      </w:tr>
      <w:tr w:rsidR="00BD6D98" w:rsidRPr="00FC4EA6" w14:paraId="5EE0B7E9" w14:textId="77777777" w:rsidTr="00396FEE">
        <w:trPr>
          <w:trHeight w:val="905"/>
        </w:trPr>
        <w:tc>
          <w:tcPr>
            <w:tcW w:w="2559" w:type="dxa"/>
          </w:tcPr>
          <w:p w14:paraId="6DD0D772"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Absence de centre d’AMS (FIV/ICSI)</w:t>
            </w:r>
          </w:p>
        </w:tc>
        <w:tc>
          <w:tcPr>
            <w:tcW w:w="3472" w:type="dxa"/>
          </w:tcPr>
          <w:p w14:paraId="7FE626A6" w14:textId="5687F883"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Cout élevé des équipements </w:t>
            </w:r>
            <w:r w:rsidR="00FC4EA6" w:rsidRPr="00FC4EA6">
              <w:rPr>
                <w:rFonts w:ascii="Times New Roman" w:hAnsi="Times New Roman" w:cs="Times New Roman"/>
                <w:sz w:val="24"/>
                <w:szCs w:val="24"/>
              </w:rPr>
              <w:t>; manque</w:t>
            </w:r>
            <w:r w:rsidRPr="00FC4EA6">
              <w:rPr>
                <w:rFonts w:ascii="Times New Roman" w:hAnsi="Times New Roman" w:cs="Times New Roman"/>
                <w:sz w:val="24"/>
                <w:szCs w:val="24"/>
              </w:rPr>
              <w:t xml:space="preserve"> de spécialiste</w:t>
            </w:r>
          </w:p>
        </w:tc>
        <w:tc>
          <w:tcPr>
            <w:tcW w:w="3472" w:type="dxa"/>
          </w:tcPr>
          <w:p w14:paraId="3B65A06C" w14:textId="67B1D095"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 xml:space="preserve">Créer un centre </w:t>
            </w:r>
            <w:r w:rsidR="00FC4EA6" w:rsidRPr="00FC4EA6">
              <w:rPr>
                <w:rFonts w:ascii="Times New Roman" w:hAnsi="Times New Roman" w:cs="Times New Roman"/>
                <w:sz w:val="24"/>
                <w:szCs w:val="24"/>
              </w:rPr>
              <w:t>AMP à</w:t>
            </w:r>
            <w:r w:rsidRPr="00FC4EA6">
              <w:rPr>
                <w:rFonts w:ascii="Times New Roman" w:hAnsi="Times New Roman" w:cs="Times New Roman"/>
                <w:sz w:val="24"/>
                <w:szCs w:val="24"/>
              </w:rPr>
              <w:t xml:space="preserve"> Ngaoundéré</w:t>
            </w:r>
          </w:p>
        </w:tc>
        <w:tc>
          <w:tcPr>
            <w:tcW w:w="2193" w:type="dxa"/>
          </w:tcPr>
          <w:p w14:paraId="44C81B49"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MINSANTE, Délégation Régionale</w:t>
            </w:r>
          </w:p>
        </w:tc>
        <w:tc>
          <w:tcPr>
            <w:tcW w:w="2011" w:type="dxa"/>
          </w:tcPr>
          <w:p w14:paraId="4BCBA75F"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Long terme (3-5 ans)</w:t>
            </w:r>
          </w:p>
        </w:tc>
      </w:tr>
      <w:tr w:rsidR="00BD6D98" w:rsidRPr="00FC4EA6" w14:paraId="296E92FE" w14:textId="77777777" w:rsidTr="002B25C3">
        <w:trPr>
          <w:trHeight w:val="326"/>
        </w:trPr>
        <w:tc>
          <w:tcPr>
            <w:tcW w:w="2559" w:type="dxa"/>
          </w:tcPr>
          <w:p w14:paraId="6DFC3BA9"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Cout élevé des examens et traitements</w:t>
            </w:r>
          </w:p>
        </w:tc>
        <w:tc>
          <w:tcPr>
            <w:tcW w:w="3472" w:type="dxa"/>
          </w:tcPr>
          <w:p w14:paraId="0089B052"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Absence de subventions ; faible couverture par l’assurance maladie</w:t>
            </w:r>
          </w:p>
        </w:tc>
        <w:tc>
          <w:tcPr>
            <w:tcW w:w="3472" w:type="dxa"/>
          </w:tcPr>
          <w:p w14:paraId="3D3DD8E3"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Subventionner les examens et traitements d’infertilité</w:t>
            </w:r>
          </w:p>
        </w:tc>
        <w:tc>
          <w:tcPr>
            <w:tcW w:w="2193" w:type="dxa"/>
          </w:tcPr>
          <w:p w14:paraId="08B63E8E"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MINSANTE, Assurance maladie</w:t>
            </w:r>
          </w:p>
        </w:tc>
        <w:tc>
          <w:tcPr>
            <w:tcW w:w="2011" w:type="dxa"/>
          </w:tcPr>
          <w:p w14:paraId="528A9478"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Long terme (3-5 ans)</w:t>
            </w:r>
          </w:p>
        </w:tc>
      </w:tr>
      <w:tr w:rsidR="00BD6D98" w:rsidRPr="00FC4EA6" w14:paraId="65FCA6CD" w14:textId="77777777" w:rsidTr="00396FEE">
        <w:trPr>
          <w:trHeight w:val="658"/>
        </w:trPr>
        <w:tc>
          <w:tcPr>
            <w:tcW w:w="2559" w:type="dxa"/>
          </w:tcPr>
          <w:p w14:paraId="1209D41F"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Manque de connaissances spécifiques à la région</w:t>
            </w:r>
          </w:p>
        </w:tc>
        <w:tc>
          <w:tcPr>
            <w:tcW w:w="3472" w:type="dxa"/>
          </w:tcPr>
          <w:p w14:paraId="1E1B656E" w14:textId="2BBFAD03"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 xml:space="preserve">Peu de </w:t>
            </w:r>
            <w:r w:rsidR="00FC4EA6" w:rsidRPr="00FC4EA6">
              <w:rPr>
                <w:rFonts w:ascii="Times New Roman" w:hAnsi="Times New Roman" w:cs="Times New Roman"/>
                <w:sz w:val="24"/>
                <w:szCs w:val="24"/>
              </w:rPr>
              <w:t>chercheur local</w:t>
            </w:r>
            <w:r w:rsidRPr="00FC4EA6">
              <w:rPr>
                <w:rFonts w:ascii="Times New Roman" w:hAnsi="Times New Roman" w:cs="Times New Roman"/>
                <w:sz w:val="24"/>
                <w:szCs w:val="24"/>
              </w:rPr>
              <w:t> ; faible financement de la recherche</w:t>
            </w:r>
          </w:p>
        </w:tc>
        <w:tc>
          <w:tcPr>
            <w:tcW w:w="3472" w:type="dxa"/>
          </w:tcPr>
          <w:p w14:paraId="1C0F0155"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Encourager la recherche locale sur l’infertilité</w:t>
            </w:r>
          </w:p>
        </w:tc>
        <w:tc>
          <w:tcPr>
            <w:tcW w:w="2193" w:type="dxa"/>
          </w:tcPr>
          <w:p w14:paraId="06B2E197"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Universités, chercheurs, MINSANTE</w:t>
            </w:r>
          </w:p>
        </w:tc>
        <w:tc>
          <w:tcPr>
            <w:tcW w:w="2011" w:type="dxa"/>
          </w:tcPr>
          <w:p w14:paraId="17850AD1"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Long terme (3-5 ans)</w:t>
            </w:r>
          </w:p>
        </w:tc>
      </w:tr>
      <w:tr w:rsidR="00BD6D98" w:rsidRPr="00FC4EA6" w14:paraId="1D601012" w14:textId="77777777" w:rsidTr="002B25C3">
        <w:trPr>
          <w:trHeight w:val="350"/>
        </w:trPr>
        <w:tc>
          <w:tcPr>
            <w:tcW w:w="2559" w:type="dxa"/>
          </w:tcPr>
          <w:p w14:paraId="2897ED20"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Stigmatisation et pression sociale persistantes</w:t>
            </w:r>
          </w:p>
        </w:tc>
        <w:tc>
          <w:tcPr>
            <w:tcW w:w="3472" w:type="dxa"/>
          </w:tcPr>
          <w:p w14:paraId="6770B89E" w14:textId="385E7A7D"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 xml:space="preserve">Normes culturelles ; absence de </w:t>
            </w:r>
            <w:r w:rsidR="00FC4EA6" w:rsidRPr="00FC4EA6">
              <w:rPr>
                <w:rFonts w:ascii="Times New Roman" w:hAnsi="Times New Roman" w:cs="Times New Roman"/>
                <w:sz w:val="24"/>
                <w:szCs w:val="24"/>
              </w:rPr>
              <w:t>sensibilisation communautaire</w:t>
            </w:r>
          </w:p>
        </w:tc>
        <w:tc>
          <w:tcPr>
            <w:tcW w:w="3472" w:type="dxa"/>
          </w:tcPr>
          <w:p w14:paraId="6A6776FD"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Sensibiliser les leaders religieux et communautaires</w:t>
            </w:r>
          </w:p>
        </w:tc>
        <w:tc>
          <w:tcPr>
            <w:tcW w:w="2193" w:type="dxa"/>
          </w:tcPr>
          <w:p w14:paraId="1E4CAFD7"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Leaders religieux, ONG, Délégation Régionale</w:t>
            </w:r>
          </w:p>
        </w:tc>
        <w:tc>
          <w:tcPr>
            <w:tcW w:w="2011" w:type="dxa"/>
          </w:tcPr>
          <w:p w14:paraId="7F027C1B"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Moyen terme (1-2 ans)</w:t>
            </w:r>
          </w:p>
        </w:tc>
      </w:tr>
      <w:tr w:rsidR="00BD6D98" w:rsidRPr="00FC4EA6" w14:paraId="4D1B42D0" w14:textId="77777777" w:rsidTr="00396FEE">
        <w:trPr>
          <w:trHeight w:val="708"/>
        </w:trPr>
        <w:tc>
          <w:tcPr>
            <w:tcW w:w="2559" w:type="dxa"/>
          </w:tcPr>
          <w:p w14:paraId="09554A8C"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lastRenderedPageBreak/>
              <w:t>Faible implication des hommes dans la prise en charge</w:t>
            </w:r>
          </w:p>
        </w:tc>
        <w:tc>
          <w:tcPr>
            <w:tcW w:w="3472" w:type="dxa"/>
          </w:tcPr>
          <w:p w14:paraId="2819A5B1"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Perception de l’infertilité comme problème féminin</w:t>
            </w:r>
          </w:p>
        </w:tc>
        <w:tc>
          <w:tcPr>
            <w:tcW w:w="3472" w:type="dxa"/>
          </w:tcPr>
          <w:p w14:paraId="7AF6400E"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Proposer des consultations de couples systématiques</w:t>
            </w:r>
          </w:p>
        </w:tc>
        <w:tc>
          <w:tcPr>
            <w:tcW w:w="2193" w:type="dxa"/>
          </w:tcPr>
          <w:p w14:paraId="5404413C"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Hôpitaux, médecins</w:t>
            </w:r>
          </w:p>
        </w:tc>
        <w:tc>
          <w:tcPr>
            <w:tcW w:w="2011" w:type="dxa"/>
          </w:tcPr>
          <w:p w14:paraId="42478738"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Court terme (≤6 mois)</w:t>
            </w:r>
          </w:p>
        </w:tc>
      </w:tr>
      <w:tr w:rsidR="00BD6D98" w:rsidRPr="00FC4EA6" w14:paraId="68C0FA99" w14:textId="77777777" w:rsidTr="00B1674B">
        <w:trPr>
          <w:trHeight w:val="1320"/>
        </w:trPr>
        <w:tc>
          <w:tcPr>
            <w:tcW w:w="2559" w:type="dxa"/>
          </w:tcPr>
          <w:p w14:paraId="29DF0CBE"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Insuffisance d’information en langues locales</w:t>
            </w:r>
          </w:p>
        </w:tc>
        <w:tc>
          <w:tcPr>
            <w:tcW w:w="3472" w:type="dxa"/>
          </w:tcPr>
          <w:p w14:paraId="6CF88D11" w14:textId="13B0A3CA"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 xml:space="preserve">Barrière linguistique ; </w:t>
            </w:r>
            <w:r w:rsidR="00FC4EA6" w:rsidRPr="00FC4EA6">
              <w:rPr>
                <w:rFonts w:ascii="Times New Roman" w:hAnsi="Times New Roman" w:cs="Times New Roman"/>
                <w:sz w:val="24"/>
                <w:szCs w:val="24"/>
              </w:rPr>
              <w:t>population rurale</w:t>
            </w:r>
            <w:r w:rsidRPr="00FC4EA6">
              <w:rPr>
                <w:rFonts w:ascii="Times New Roman" w:hAnsi="Times New Roman" w:cs="Times New Roman"/>
                <w:sz w:val="24"/>
                <w:szCs w:val="24"/>
              </w:rPr>
              <w:t xml:space="preserve"> peu informées</w:t>
            </w:r>
          </w:p>
        </w:tc>
        <w:tc>
          <w:tcPr>
            <w:tcW w:w="3472" w:type="dxa"/>
          </w:tcPr>
          <w:p w14:paraId="1648C049"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Diffuser les informations sur l’infertilité dans les langues locales</w:t>
            </w:r>
          </w:p>
        </w:tc>
        <w:tc>
          <w:tcPr>
            <w:tcW w:w="2193" w:type="dxa"/>
          </w:tcPr>
          <w:p w14:paraId="000574C9"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ONG, Délégation Régionale</w:t>
            </w:r>
          </w:p>
        </w:tc>
        <w:tc>
          <w:tcPr>
            <w:tcW w:w="2011" w:type="dxa"/>
          </w:tcPr>
          <w:p w14:paraId="6C5DE256" w14:textId="77777777" w:rsidR="00BD6D98" w:rsidRPr="00FC4EA6" w:rsidRDefault="00BD6D98" w:rsidP="00B1576D">
            <w:pPr>
              <w:spacing w:after="0" w:line="240" w:lineRule="auto"/>
              <w:jc w:val="both"/>
              <w:rPr>
                <w:rFonts w:ascii="Times New Roman" w:hAnsi="Times New Roman" w:cs="Times New Roman"/>
                <w:sz w:val="24"/>
                <w:szCs w:val="24"/>
              </w:rPr>
            </w:pPr>
            <w:r w:rsidRPr="00FC4EA6">
              <w:rPr>
                <w:rFonts w:ascii="Times New Roman" w:hAnsi="Times New Roman" w:cs="Times New Roman"/>
                <w:sz w:val="24"/>
                <w:szCs w:val="24"/>
              </w:rPr>
              <w:t>Moyen terme (1-2 ans)</w:t>
            </w:r>
          </w:p>
        </w:tc>
      </w:tr>
    </w:tbl>
    <w:p w14:paraId="7E9C7418" w14:textId="77777777" w:rsidR="00B1674B" w:rsidRPr="00FC4EA6" w:rsidRDefault="00B1674B" w:rsidP="00C73D34">
      <w:pPr>
        <w:jc w:val="both"/>
        <w:rPr>
          <w:rFonts w:ascii="Times New Roman" w:hAnsi="Times New Roman" w:cs="Times New Roman"/>
          <w:sz w:val="24"/>
          <w:szCs w:val="24"/>
          <w:lang w:val="fr-FR"/>
        </w:rPr>
        <w:sectPr w:rsidR="00B1674B" w:rsidRPr="00FC4EA6" w:rsidSect="00B1674B">
          <w:footerReference w:type="default" r:id="rId33"/>
          <w:pgSz w:w="16838" w:h="11906" w:orient="landscape"/>
          <w:pgMar w:top="1417" w:right="1417" w:bottom="1417" w:left="1417" w:header="709" w:footer="709" w:gutter="0"/>
          <w:cols w:space="708"/>
          <w:docGrid w:linePitch="360"/>
        </w:sectPr>
      </w:pPr>
    </w:p>
    <w:p w14:paraId="7E299163" w14:textId="77777777" w:rsidR="00541D62" w:rsidRPr="00FC4EA6" w:rsidRDefault="00541D62" w:rsidP="00C73D34">
      <w:pPr>
        <w:tabs>
          <w:tab w:val="left" w:pos="2765"/>
        </w:tabs>
        <w:spacing w:line="276" w:lineRule="auto"/>
        <w:jc w:val="both"/>
        <w:rPr>
          <w:rFonts w:ascii="Times New Roman" w:hAnsi="Times New Roman" w:cs="Times New Roman"/>
          <w:sz w:val="24"/>
          <w:szCs w:val="24"/>
          <w:lang w:val="fr-FR"/>
        </w:rPr>
      </w:pPr>
    </w:p>
    <w:p w14:paraId="1BBB8C03" w14:textId="77777777" w:rsidR="00541D62" w:rsidRPr="00FC4EA6" w:rsidRDefault="00541D62" w:rsidP="00C73D34">
      <w:pPr>
        <w:tabs>
          <w:tab w:val="left" w:pos="2765"/>
        </w:tabs>
        <w:spacing w:line="276" w:lineRule="auto"/>
        <w:jc w:val="both"/>
        <w:rPr>
          <w:rFonts w:ascii="Times New Roman" w:hAnsi="Times New Roman" w:cs="Times New Roman"/>
          <w:sz w:val="24"/>
          <w:szCs w:val="24"/>
          <w:lang w:val="fr-FR"/>
        </w:rPr>
      </w:pPr>
    </w:p>
    <w:p w14:paraId="04F70B1D" w14:textId="77777777" w:rsidR="00541D62" w:rsidRPr="00FC4EA6" w:rsidRDefault="00541D62" w:rsidP="00C73D34">
      <w:pPr>
        <w:tabs>
          <w:tab w:val="left" w:pos="2765"/>
        </w:tabs>
        <w:spacing w:line="276" w:lineRule="auto"/>
        <w:jc w:val="both"/>
        <w:rPr>
          <w:rFonts w:ascii="Times New Roman" w:hAnsi="Times New Roman" w:cs="Times New Roman"/>
          <w:sz w:val="24"/>
          <w:szCs w:val="24"/>
          <w:lang w:val="fr-FR"/>
        </w:rPr>
      </w:pPr>
    </w:p>
    <w:p w14:paraId="1471F79C" w14:textId="23AEB863" w:rsidR="00541D62" w:rsidRPr="00FC4EA6" w:rsidRDefault="00541D62" w:rsidP="00C73D34">
      <w:pPr>
        <w:tabs>
          <w:tab w:val="left" w:pos="2765"/>
        </w:tabs>
        <w:spacing w:line="276" w:lineRule="auto"/>
        <w:jc w:val="both"/>
        <w:rPr>
          <w:rFonts w:ascii="Times New Roman" w:hAnsi="Times New Roman" w:cs="Times New Roman"/>
          <w:sz w:val="24"/>
          <w:szCs w:val="24"/>
          <w:lang w:val="fr-FR"/>
        </w:rPr>
      </w:pPr>
    </w:p>
    <w:p w14:paraId="735AF10C" w14:textId="48F8724C" w:rsidR="00B1674B" w:rsidRPr="00FC4EA6" w:rsidRDefault="00B1674B" w:rsidP="00C73D34">
      <w:pPr>
        <w:tabs>
          <w:tab w:val="left" w:pos="2765"/>
        </w:tabs>
        <w:spacing w:line="276" w:lineRule="auto"/>
        <w:jc w:val="both"/>
        <w:rPr>
          <w:rFonts w:ascii="Times New Roman" w:hAnsi="Times New Roman" w:cs="Times New Roman"/>
          <w:sz w:val="24"/>
          <w:szCs w:val="24"/>
          <w:lang w:val="fr-FR"/>
        </w:rPr>
      </w:pPr>
    </w:p>
    <w:p w14:paraId="02DE5359" w14:textId="31F9422D" w:rsidR="00B1674B" w:rsidRPr="00FC4EA6" w:rsidRDefault="00B1674B" w:rsidP="00C73D34">
      <w:pPr>
        <w:tabs>
          <w:tab w:val="left" w:pos="2765"/>
        </w:tabs>
        <w:spacing w:line="276" w:lineRule="auto"/>
        <w:jc w:val="both"/>
        <w:rPr>
          <w:rFonts w:ascii="Times New Roman" w:hAnsi="Times New Roman" w:cs="Times New Roman"/>
          <w:sz w:val="24"/>
          <w:szCs w:val="24"/>
          <w:lang w:val="fr-FR"/>
        </w:rPr>
      </w:pPr>
    </w:p>
    <w:p w14:paraId="4094D7F9" w14:textId="3C9B3106" w:rsidR="00EE2539" w:rsidRPr="00FC4EA6" w:rsidRDefault="00EE2539" w:rsidP="00C73D34">
      <w:pPr>
        <w:tabs>
          <w:tab w:val="left" w:pos="2765"/>
        </w:tabs>
        <w:spacing w:line="276" w:lineRule="auto"/>
        <w:jc w:val="both"/>
        <w:rPr>
          <w:rFonts w:ascii="Times New Roman" w:hAnsi="Times New Roman" w:cs="Times New Roman"/>
          <w:sz w:val="24"/>
          <w:szCs w:val="24"/>
          <w:lang w:val="fr-FR"/>
        </w:rPr>
      </w:pPr>
    </w:p>
    <w:p w14:paraId="292E46A5" w14:textId="7E23950D" w:rsidR="00EE2539" w:rsidRPr="00FC4EA6" w:rsidRDefault="00EE2539" w:rsidP="00C73D34">
      <w:pPr>
        <w:tabs>
          <w:tab w:val="left" w:pos="2765"/>
        </w:tabs>
        <w:spacing w:line="276" w:lineRule="auto"/>
        <w:jc w:val="both"/>
        <w:rPr>
          <w:rFonts w:ascii="Times New Roman" w:hAnsi="Times New Roman" w:cs="Times New Roman"/>
          <w:sz w:val="24"/>
          <w:szCs w:val="24"/>
          <w:lang w:val="fr-FR"/>
        </w:rPr>
      </w:pPr>
    </w:p>
    <w:p w14:paraId="6F5903F3" w14:textId="16C5261D" w:rsidR="00EE2539" w:rsidRPr="00FC4EA6" w:rsidRDefault="00EE2539" w:rsidP="00C73D34">
      <w:pPr>
        <w:tabs>
          <w:tab w:val="left" w:pos="2765"/>
        </w:tabs>
        <w:spacing w:line="276" w:lineRule="auto"/>
        <w:jc w:val="both"/>
        <w:rPr>
          <w:rFonts w:ascii="Times New Roman" w:hAnsi="Times New Roman" w:cs="Times New Roman"/>
          <w:sz w:val="24"/>
          <w:szCs w:val="24"/>
          <w:lang w:val="fr-FR"/>
        </w:rPr>
      </w:pPr>
    </w:p>
    <w:p w14:paraId="44F98394" w14:textId="650CA15C" w:rsidR="00EE2539" w:rsidRPr="00FC4EA6" w:rsidRDefault="00EE2539" w:rsidP="00C73D34">
      <w:pPr>
        <w:tabs>
          <w:tab w:val="left" w:pos="2765"/>
        </w:tabs>
        <w:spacing w:line="276" w:lineRule="auto"/>
        <w:jc w:val="both"/>
        <w:rPr>
          <w:rFonts w:ascii="Times New Roman" w:hAnsi="Times New Roman" w:cs="Times New Roman"/>
          <w:sz w:val="24"/>
          <w:szCs w:val="24"/>
          <w:lang w:val="fr-FR"/>
        </w:rPr>
      </w:pPr>
    </w:p>
    <w:p w14:paraId="333999CF" w14:textId="321298A7" w:rsidR="00EE2539" w:rsidRPr="00FC4EA6" w:rsidRDefault="00EE2539" w:rsidP="00C73D34">
      <w:pPr>
        <w:tabs>
          <w:tab w:val="left" w:pos="2765"/>
        </w:tabs>
        <w:spacing w:line="276" w:lineRule="auto"/>
        <w:jc w:val="both"/>
        <w:rPr>
          <w:rFonts w:ascii="Times New Roman" w:hAnsi="Times New Roman" w:cs="Times New Roman"/>
          <w:sz w:val="24"/>
          <w:szCs w:val="24"/>
          <w:lang w:val="fr-FR"/>
        </w:rPr>
      </w:pPr>
    </w:p>
    <w:p w14:paraId="43CE7A42" w14:textId="480D0A9A" w:rsidR="00EE2539" w:rsidRPr="00FC4EA6" w:rsidRDefault="00EE2539" w:rsidP="00C73D34">
      <w:pPr>
        <w:tabs>
          <w:tab w:val="left" w:pos="2765"/>
        </w:tabs>
        <w:spacing w:line="276" w:lineRule="auto"/>
        <w:jc w:val="both"/>
        <w:rPr>
          <w:rFonts w:ascii="Times New Roman" w:hAnsi="Times New Roman" w:cs="Times New Roman"/>
          <w:sz w:val="24"/>
          <w:szCs w:val="24"/>
          <w:lang w:val="fr-FR"/>
        </w:rPr>
      </w:pPr>
    </w:p>
    <w:p w14:paraId="63350A92" w14:textId="15925AF0" w:rsidR="00EE2539" w:rsidRPr="00FC4EA6" w:rsidRDefault="00EE2539" w:rsidP="00C73D34">
      <w:pPr>
        <w:tabs>
          <w:tab w:val="left" w:pos="2765"/>
        </w:tabs>
        <w:spacing w:line="276" w:lineRule="auto"/>
        <w:jc w:val="both"/>
        <w:rPr>
          <w:rFonts w:ascii="Times New Roman" w:hAnsi="Times New Roman" w:cs="Times New Roman"/>
          <w:sz w:val="24"/>
          <w:szCs w:val="24"/>
          <w:lang w:val="fr-FR"/>
        </w:rPr>
      </w:pPr>
    </w:p>
    <w:p w14:paraId="2E15A15E" w14:textId="7DCF7DFC" w:rsidR="000C3C0F" w:rsidRPr="00FC4EA6" w:rsidRDefault="000C3C0F" w:rsidP="00C73D34">
      <w:pPr>
        <w:tabs>
          <w:tab w:val="left" w:pos="2765"/>
        </w:tabs>
        <w:spacing w:line="276" w:lineRule="auto"/>
        <w:jc w:val="both"/>
        <w:rPr>
          <w:rFonts w:ascii="Times New Roman" w:hAnsi="Times New Roman" w:cs="Times New Roman"/>
          <w:sz w:val="24"/>
          <w:szCs w:val="24"/>
          <w:lang w:val="fr-FR"/>
        </w:rPr>
      </w:pPr>
    </w:p>
    <w:p w14:paraId="0EDC70F6" w14:textId="2AB774F1" w:rsidR="000C3C0F" w:rsidRPr="00FC4EA6" w:rsidRDefault="00B1576D" w:rsidP="00C73D34">
      <w:pPr>
        <w:spacing w:line="276" w:lineRule="auto"/>
        <w:jc w:val="both"/>
        <w:rPr>
          <w:rFonts w:ascii="Times New Roman" w:hAnsi="Times New Roman" w:cs="Times New Roman"/>
          <w:sz w:val="24"/>
          <w:szCs w:val="24"/>
          <w:lang w:val="fr-FR"/>
        </w:rPr>
      </w:pPr>
      <w:r w:rsidRPr="00FC4EA6">
        <w:rPr>
          <w:rFonts w:ascii="Times New Roman" w:hAnsi="Times New Roman" w:cs="Times New Roman"/>
          <w:b/>
          <w:noProof/>
          <w:sz w:val="24"/>
          <w:szCs w:val="24"/>
          <w:lang w:val="fr-FR"/>
        </w:rPr>
        <mc:AlternateContent>
          <mc:Choice Requires="wps">
            <w:drawing>
              <wp:anchor distT="0" distB="0" distL="114300" distR="114300" simplePos="0" relativeHeight="251681280" behindDoc="0" locked="0" layoutInCell="1" allowOverlap="1" wp14:anchorId="43C774BF" wp14:editId="5E9209DE">
                <wp:simplePos x="0" y="0"/>
                <wp:positionH relativeFrom="margin">
                  <wp:align>center</wp:align>
                </wp:positionH>
                <wp:positionV relativeFrom="paragraph">
                  <wp:posOffset>6985</wp:posOffset>
                </wp:positionV>
                <wp:extent cx="4072269" cy="500332"/>
                <wp:effectExtent l="0" t="0" r="23495" b="14605"/>
                <wp:wrapNone/>
                <wp:docPr id="16" name="Organigramme : Alternativ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2269" cy="500332"/>
                        </a:xfrm>
                        <a:prstGeom prst="flowChartAlternateProcess">
                          <a:avLst/>
                        </a:prstGeom>
                        <a:solidFill>
                          <a:srgbClr val="F4D6CC"/>
                        </a:solidFill>
                        <a:ln w="9525">
                          <a:solidFill>
                            <a:srgbClr val="000000"/>
                          </a:solidFill>
                          <a:miter lim="800000"/>
                          <a:headEnd/>
                          <a:tailEnd/>
                        </a:ln>
                      </wps:spPr>
                      <wps:txbx>
                        <w:txbxContent>
                          <w:p w14:paraId="233E240F" w14:textId="5677B880" w:rsidR="00C15A28" w:rsidRPr="000575C6" w:rsidRDefault="00C15A28" w:rsidP="00B1576D">
                            <w:pPr>
                              <w:pStyle w:val="Titre1"/>
                              <w:spacing w:before="0" w:after="0" w:line="240" w:lineRule="auto"/>
                              <w:jc w:val="center"/>
                              <w:rPr>
                                <w:color w:val="auto"/>
                                <w:sz w:val="32"/>
                              </w:rPr>
                            </w:pPr>
                            <w:bookmarkStart w:id="458" w:name="_Toc239694602"/>
                            <w:bookmarkStart w:id="459" w:name="_Toc239694779"/>
                            <w:r>
                              <w:rPr>
                                <w:color w:val="auto"/>
                                <w:sz w:val="32"/>
                              </w:rPr>
                              <w:t>REFERENCES BIBLIOGRAPHIQUE</w:t>
                            </w:r>
                            <w:bookmarkEnd w:id="458"/>
                            <w:bookmarkEnd w:id="459"/>
                            <w:r>
                              <w:rPr>
                                <w:color w:val="auto"/>
                                <w:sz w:val="32"/>
                              </w:rPr>
                              <w:t xml:space="preserve"> </w:t>
                            </w:r>
                          </w:p>
                          <w:p w14:paraId="21FA0DF8" w14:textId="77777777" w:rsidR="00C15A28" w:rsidRDefault="00C15A28" w:rsidP="00B1576D">
                            <w:pPr>
                              <w:spacing w:after="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774BF" id="Organigramme : Alternative 16" o:spid="_x0000_s1040" type="#_x0000_t176" style="position:absolute;left:0;text-align:left;margin-left:0;margin-top:.55pt;width:320.65pt;height:39.4pt;z-index:251681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" fillcolor="#f4d6cc">
                <v:textbox>
                  <w:txbxContent>
                    <w:p w14:paraId="233E240F" w14:textId="5677B880" w:rsidR="00C15A28" w:rsidRPr="000575C6" w:rsidRDefault="00C15A28" w:rsidP="00B1576D">
                      <w:pPr>
                        <w:pStyle w:val="Titre1"/>
                        <w:spacing w:before="0" w:after="0" w:line="240" w:lineRule="auto"/>
                        <w:jc w:val="center"/>
                        <w:rPr>
                          <w:color w:val="auto"/>
                          <w:sz w:val="32"/>
                        </w:rPr>
                      </w:pPr>
                      <w:bookmarkStart w:id="460" w:name="_Toc239694602"/>
                      <w:bookmarkStart w:id="461" w:name="_Toc239694779"/>
                      <w:r>
                        <w:rPr>
                          <w:color w:val="auto"/>
                          <w:sz w:val="32"/>
                        </w:rPr>
                        <w:t>REFERENCES BIBLIOGRAPHIQUE</w:t>
                      </w:r>
                      <w:bookmarkEnd w:id="460"/>
                      <w:bookmarkEnd w:id="461"/>
                      <w:r>
                        <w:rPr>
                          <w:color w:val="auto"/>
                          <w:sz w:val="32"/>
                        </w:rPr>
                        <w:t xml:space="preserve"> </w:t>
                      </w:r>
                    </w:p>
                    <w:p w14:paraId="21FA0DF8" w14:textId="77777777" w:rsidR="00C15A28" w:rsidRDefault="00C15A28" w:rsidP="00B1576D">
                      <w:pPr>
                        <w:spacing w:after="0"/>
                        <w:jc w:val="center"/>
                      </w:pPr>
                    </w:p>
                  </w:txbxContent>
                </v:textbox>
                <w10:wrap anchorx="margin"/>
              </v:shape>
            </w:pict>
          </mc:Fallback>
        </mc:AlternateContent>
      </w:r>
    </w:p>
    <w:p w14:paraId="3FDB87FF" w14:textId="77777777" w:rsidR="000C3C0F" w:rsidRPr="00FC4EA6" w:rsidRDefault="000C3C0F" w:rsidP="00C73D34">
      <w:pPr>
        <w:jc w:val="both"/>
        <w:rPr>
          <w:rFonts w:ascii="Times New Roman" w:hAnsi="Times New Roman" w:cs="Times New Roman"/>
          <w:sz w:val="24"/>
          <w:szCs w:val="24"/>
          <w:lang w:val="fr-FR"/>
        </w:rPr>
      </w:pPr>
    </w:p>
    <w:p w14:paraId="63FD19FA" w14:textId="77777777" w:rsidR="000C3C0F" w:rsidRPr="00FC4EA6" w:rsidRDefault="000C3C0F" w:rsidP="00C73D34">
      <w:pPr>
        <w:jc w:val="both"/>
        <w:rPr>
          <w:rFonts w:ascii="Times New Roman" w:hAnsi="Times New Roman" w:cs="Times New Roman"/>
          <w:sz w:val="24"/>
          <w:szCs w:val="24"/>
          <w:lang w:val="fr-FR"/>
        </w:rPr>
      </w:pPr>
    </w:p>
    <w:p w14:paraId="7FDA6B93" w14:textId="77777777" w:rsidR="000C3C0F" w:rsidRPr="00FC4EA6" w:rsidRDefault="000C3C0F" w:rsidP="00C73D34">
      <w:pPr>
        <w:jc w:val="both"/>
        <w:rPr>
          <w:rFonts w:ascii="Times New Roman" w:hAnsi="Times New Roman" w:cs="Times New Roman"/>
          <w:sz w:val="24"/>
          <w:szCs w:val="24"/>
          <w:lang w:val="fr-FR"/>
        </w:rPr>
      </w:pPr>
    </w:p>
    <w:p w14:paraId="795DEBD9" w14:textId="77777777" w:rsidR="000C3C0F" w:rsidRPr="00FC4EA6" w:rsidRDefault="000C3C0F" w:rsidP="00C73D34">
      <w:pPr>
        <w:jc w:val="both"/>
        <w:rPr>
          <w:rFonts w:ascii="Times New Roman" w:hAnsi="Times New Roman" w:cs="Times New Roman"/>
          <w:sz w:val="24"/>
          <w:szCs w:val="24"/>
          <w:lang w:val="fr-FR"/>
        </w:rPr>
      </w:pPr>
    </w:p>
    <w:p w14:paraId="232DD101" w14:textId="77777777" w:rsidR="000C3C0F" w:rsidRPr="00FC4EA6" w:rsidRDefault="000C3C0F" w:rsidP="00C73D34">
      <w:pPr>
        <w:jc w:val="both"/>
        <w:rPr>
          <w:rFonts w:ascii="Times New Roman" w:hAnsi="Times New Roman" w:cs="Times New Roman"/>
          <w:sz w:val="24"/>
          <w:szCs w:val="24"/>
          <w:lang w:val="fr-FR"/>
        </w:rPr>
      </w:pPr>
    </w:p>
    <w:p w14:paraId="2FB7DFDE" w14:textId="77777777" w:rsidR="000C3C0F" w:rsidRPr="00FC4EA6" w:rsidRDefault="000C3C0F" w:rsidP="00C73D34">
      <w:pPr>
        <w:jc w:val="both"/>
        <w:rPr>
          <w:rFonts w:ascii="Times New Roman" w:hAnsi="Times New Roman" w:cs="Times New Roman"/>
          <w:sz w:val="24"/>
          <w:szCs w:val="24"/>
          <w:lang w:val="fr-FR"/>
        </w:rPr>
      </w:pPr>
    </w:p>
    <w:p w14:paraId="3C140C95" w14:textId="77777777" w:rsidR="000C3C0F" w:rsidRPr="00FC4EA6" w:rsidRDefault="000C3C0F" w:rsidP="00C73D34">
      <w:pPr>
        <w:jc w:val="both"/>
        <w:rPr>
          <w:rFonts w:ascii="Times New Roman" w:hAnsi="Times New Roman" w:cs="Times New Roman"/>
          <w:sz w:val="24"/>
          <w:szCs w:val="24"/>
          <w:lang w:val="fr-FR"/>
        </w:rPr>
      </w:pPr>
    </w:p>
    <w:p w14:paraId="68338E29" w14:textId="77777777" w:rsidR="000C3C0F" w:rsidRPr="00FC4EA6" w:rsidRDefault="000C3C0F" w:rsidP="00C73D34">
      <w:pPr>
        <w:jc w:val="both"/>
        <w:rPr>
          <w:rFonts w:ascii="Times New Roman" w:hAnsi="Times New Roman" w:cs="Times New Roman"/>
          <w:sz w:val="24"/>
          <w:szCs w:val="24"/>
          <w:lang w:val="fr-FR"/>
        </w:rPr>
      </w:pPr>
    </w:p>
    <w:p w14:paraId="1CE1B987" w14:textId="77777777" w:rsidR="000C3C0F" w:rsidRPr="00FC4EA6" w:rsidRDefault="000C3C0F" w:rsidP="00C73D34">
      <w:pPr>
        <w:jc w:val="both"/>
        <w:rPr>
          <w:rFonts w:ascii="Times New Roman" w:hAnsi="Times New Roman" w:cs="Times New Roman"/>
          <w:sz w:val="24"/>
          <w:szCs w:val="24"/>
          <w:lang w:val="fr-FR"/>
        </w:rPr>
      </w:pPr>
    </w:p>
    <w:p w14:paraId="1A972279" w14:textId="77777777" w:rsidR="000C3C0F" w:rsidRPr="00FC4EA6" w:rsidRDefault="000C3C0F" w:rsidP="00C73D34">
      <w:pPr>
        <w:jc w:val="both"/>
        <w:rPr>
          <w:rFonts w:ascii="Times New Roman" w:hAnsi="Times New Roman" w:cs="Times New Roman"/>
          <w:sz w:val="24"/>
          <w:szCs w:val="24"/>
          <w:lang w:val="fr-FR"/>
        </w:rPr>
      </w:pPr>
    </w:p>
    <w:p w14:paraId="331238CD" w14:textId="77777777" w:rsidR="000C3C0F" w:rsidRPr="00FC4EA6" w:rsidRDefault="000C3C0F" w:rsidP="00C73D34">
      <w:pPr>
        <w:jc w:val="both"/>
        <w:rPr>
          <w:rFonts w:ascii="Times New Roman" w:hAnsi="Times New Roman" w:cs="Times New Roman"/>
          <w:sz w:val="24"/>
          <w:szCs w:val="24"/>
          <w:lang w:val="fr-FR"/>
        </w:rPr>
      </w:pPr>
    </w:p>
    <w:p w14:paraId="5D19D6D4" w14:textId="30A4DBEC" w:rsidR="000C3C0F" w:rsidRPr="00FC4EA6" w:rsidRDefault="002B25C3" w:rsidP="00C73D34">
      <w:pPr>
        <w:jc w:val="both"/>
        <w:rPr>
          <w:rFonts w:ascii="Times New Roman" w:hAnsi="Times New Roman" w:cs="Times New Roman"/>
          <w:sz w:val="24"/>
          <w:szCs w:val="24"/>
          <w:lang w:val="fr-FR"/>
        </w:rPr>
      </w:pPr>
      <w:r w:rsidRPr="00FC4EA6">
        <w:rPr>
          <w:rFonts w:ascii="Times New Roman" w:hAnsi="Times New Roman" w:cs="Times New Roman"/>
          <w:noProof/>
          <w:sz w:val="24"/>
          <w:szCs w:val="24"/>
          <w:lang w:val="fr-FR"/>
        </w:rPr>
        <mc:AlternateContent>
          <mc:Choice Requires="wps">
            <w:drawing>
              <wp:anchor distT="0" distB="0" distL="114300" distR="114300" simplePos="0" relativeHeight="251721216" behindDoc="0" locked="0" layoutInCell="1" allowOverlap="1" wp14:anchorId="3F95BFFB" wp14:editId="49A54BAD">
                <wp:simplePos x="0" y="0"/>
                <wp:positionH relativeFrom="column">
                  <wp:posOffset>5256456</wp:posOffset>
                </wp:positionH>
                <wp:positionV relativeFrom="paragraph">
                  <wp:posOffset>333434</wp:posOffset>
                </wp:positionV>
                <wp:extent cx="839972" cy="563526"/>
                <wp:effectExtent l="0" t="0" r="0" b="8255"/>
                <wp:wrapNone/>
                <wp:docPr id="41" name="Rectangle : coins arrondis 41"/>
                <wp:cNvGraphicFramePr/>
                <a:graphic xmlns:a="http://schemas.openxmlformats.org/drawingml/2006/main">
                  <a:graphicData uri="http://schemas.microsoft.com/office/word/2010/wordprocessingShape">
                    <wps:wsp>
                      <wps:cNvSpPr/>
                      <wps:spPr>
                        <a:xfrm>
                          <a:off x="0" y="0"/>
                          <a:ext cx="839972" cy="563526"/>
                        </a:xfrm>
                        <a:prstGeom prst="round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0D28D7" id="Rectangle : coins arrondis 41" o:spid="_x0000_s1026" style="position:absolute;margin-left:413.9pt;margin-top:26.25pt;width:66.15pt;height:44.35pt;z-index:251721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" fillcolor="white [3201]" stroked="f" strokeweight="2pt"/>
            </w:pict>
          </mc:Fallback>
        </mc:AlternateContent>
      </w:r>
    </w:p>
    <w:p w14:paraId="0FD2D27B" w14:textId="77777777" w:rsidR="00704842" w:rsidRPr="00FC4EA6" w:rsidRDefault="00704842" w:rsidP="00C73D34">
      <w:pPr>
        <w:jc w:val="both"/>
        <w:rPr>
          <w:rFonts w:ascii="Times New Roman" w:hAnsi="Times New Roman" w:cs="Times New Roman"/>
          <w:sz w:val="24"/>
          <w:szCs w:val="24"/>
          <w:lang w:val="fr-FR"/>
        </w:rPr>
      </w:pPr>
    </w:p>
    <w:p w14:paraId="3DED0053" w14:textId="6F35D114" w:rsidR="00912CCB" w:rsidRPr="00CE1933" w:rsidRDefault="003853CE" w:rsidP="007157F1">
      <w:pPr>
        <w:pStyle w:val="Paragraphedeliste"/>
        <w:spacing w:after="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A</w:t>
      </w:r>
      <w:r w:rsidR="00FB166D" w:rsidRPr="00CE1933">
        <w:rPr>
          <w:rFonts w:ascii="Times New Roman" w:hAnsi="Times New Roman" w:cs="Times New Roman"/>
          <w:sz w:val="24"/>
          <w:szCs w:val="24"/>
          <w:lang w:val="en-US"/>
        </w:rPr>
        <w:t>garwal, A., Baskaran, S., Parekh, N., et al. (2021). Male infertility. The Lancet, 397(</w:t>
      </w:r>
      <w:r w:rsidR="00B50AF7" w:rsidRPr="00CE1933">
        <w:rPr>
          <w:rFonts w:ascii="Times New Roman" w:hAnsi="Times New Roman" w:cs="Times New Roman"/>
          <w:sz w:val="24"/>
          <w:szCs w:val="24"/>
          <w:lang w:val="en-US"/>
        </w:rPr>
        <w:t>10271), 319-333.</w:t>
      </w:r>
    </w:p>
    <w:p w14:paraId="5BEDBE0D" w14:textId="04E35FA8" w:rsidR="00B81158" w:rsidRPr="00CE1933" w:rsidRDefault="00C15A28" w:rsidP="00B1576D">
      <w:pPr>
        <w:spacing w:after="0"/>
        <w:ind w:firstLine="708"/>
        <w:jc w:val="both"/>
        <w:rPr>
          <w:rFonts w:ascii="Times New Roman" w:hAnsi="Times New Roman" w:cs="Times New Roman"/>
          <w:sz w:val="24"/>
          <w:szCs w:val="24"/>
          <w:lang w:val="en-US"/>
        </w:rPr>
      </w:pPr>
      <w:hyperlink r:id="rId34" w:history="1">
        <w:r w:rsidR="002C4928" w:rsidRPr="00CE1933">
          <w:rPr>
            <w:rStyle w:val="Lienhypertexte"/>
            <w:rFonts w:ascii="Times New Roman" w:hAnsi="Times New Roman" w:cs="Times New Roman"/>
            <w:sz w:val="24"/>
            <w:szCs w:val="24"/>
            <w:lang w:val="en-US"/>
          </w:rPr>
          <w:t>https://doi.org/10.1016/S0140-6736(20)32667-2</w:t>
        </w:r>
      </w:hyperlink>
    </w:p>
    <w:p w14:paraId="66D66B35" w14:textId="4AEE1444" w:rsidR="00794D40" w:rsidRPr="00CE1933" w:rsidRDefault="00794D40" w:rsidP="007157F1">
      <w:pPr>
        <w:pStyle w:val="Paragraphedeliste"/>
        <w:spacing w:after="0"/>
        <w:jc w:val="both"/>
        <w:rPr>
          <w:rFonts w:ascii="Times New Roman" w:hAnsi="Times New Roman" w:cs="Times New Roman"/>
          <w:sz w:val="24"/>
          <w:szCs w:val="24"/>
          <w:lang w:val="en-US"/>
        </w:rPr>
      </w:pPr>
      <w:proofErr w:type="spellStart"/>
      <w:r w:rsidRPr="00CE1933">
        <w:rPr>
          <w:rFonts w:ascii="Times New Roman" w:hAnsi="Times New Roman" w:cs="Times New Roman"/>
          <w:sz w:val="24"/>
          <w:szCs w:val="24"/>
          <w:lang w:val="en-US"/>
        </w:rPr>
        <w:t>Balen</w:t>
      </w:r>
      <w:proofErr w:type="spellEnd"/>
      <w:r w:rsidRPr="00CE1933">
        <w:rPr>
          <w:rFonts w:ascii="Times New Roman" w:hAnsi="Times New Roman" w:cs="Times New Roman"/>
          <w:sz w:val="24"/>
          <w:szCs w:val="24"/>
          <w:lang w:val="en-US"/>
        </w:rPr>
        <w:t xml:space="preserve">, A. H., Morley, L. C., </w:t>
      </w:r>
      <w:proofErr w:type="spellStart"/>
      <w:r w:rsidRPr="00CE1933">
        <w:rPr>
          <w:rFonts w:ascii="Times New Roman" w:hAnsi="Times New Roman" w:cs="Times New Roman"/>
          <w:sz w:val="24"/>
          <w:szCs w:val="24"/>
          <w:lang w:val="en-US"/>
        </w:rPr>
        <w:t>Misso</w:t>
      </w:r>
      <w:proofErr w:type="spellEnd"/>
      <w:r w:rsidR="00296061" w:rsidRPr="00CE1933">
        <w:rPr>
          <w:rFonts w:ascii="Times New Roman" w:hAnsi="Times New Roman" w:cs="Times New Roman"/>
          <w:sz w:val="24"/>
          <w:szCs w:val="24"/>
          <w:lang w:val="en-US"/>
        </w:rPr>
        <w:t xml:space="preserve">, M., Franks, S., </w:t>
      </w:r>
      <w:proofErr w:type="spellStart"/>
      <w:r w:rsidR="00296061" w:rsidRPr="00CE1933">
        <w:rPr>
          <w:rFonts w:ascii="Times New Roman" w:hAnsi="Times New Roman" w:cs="Times New Roman"/>
          <w:sz w:val="24"/>
          <w:szCs w:val="24"/>
          <w:lang w:val="en-US"/>
        </w:rPr>
        <w:t>Legro</w:t>
      </w:r>
      <w:proofErr w:type="spellEnd"/>
      <w:r w:rsidR="00296061" w:rsidRPr="00CE1933">
        <w:rPr>
          <w:rFonts w:ascii="Times New Roman" w:hAnsi="Times New Roman" w:cs="Times New Roman"/>
          <w:sz w:val="24"/>
          <w:szCs w:val="24"/>
          <w:lang w:val="en-US"/>
        </w:rPr>
        <w:t xml:space="preserve">, R. S., et al. (2016). The management of anovulatory infertility in women with polycystic ovary </w:t>
      </w:r>
      <w:proofErr w:type="gramStart"/>
      <w:r w:rsidR="00296061" w:rsidRPr="00CE1933">
        <w:rPr>
          <w:rFonts w:ascii="Times New Roman" w:hAnsi="Times New Roman" w:cs="Times New Roman"/>
          <w:sz w:val="24"/>
          <w:szCs w:val="24"/>
          <w:lang w:val="en-US"/>
        </w:rPr>
        <w:t>syndrome :</w:t>
      </w:r>
      <w:proofErr w:type="gramEnd"/>
      <w:r w:rsidR="00296061" w:rsidRPr="00CE1933">
        <w:rPr>
          <w:rFonts w:ascii="Times New Roman" w:hAnsi="Times New Roman" w:cs="Times New Roman"/>
          <w:sz w:val="24"/>
          <w:szCs w:val="24"/>
          <w:lang w:val="en-US"/>
        </w:rPr>
        <w:t xml:space="preserve"> An analysis of the evidence to support the development of global WHO guidance. Human Reproduction Update, 22(6</w:t>
      </w:r>
      <w:r w:rsidR="00DF44D5" w:rsidRPr="00CE1933">
        <w:rPr>
          <w:rFonts w:ascii="Times New Roman" w:hAnsi="Times New Roman" w:cs="Times New Roman"/>
          <w:sz w:val="24"/>
          <w:szCs w:val="24"/>
          <w:lang w:val="en-US"/>
        </w:rPr>
        <w:t>), 687-708.</w:t>
      </w:r>
    </w:p>
    <w:p w14:paraId="30E3BF70" w14:textId="5880CA1B" w:rsidR="00B81158" w:rsidRPr="00CE1933" w:rsidRDefault="00C15A28" w:rsidP="00B1576D">
      <w:pPr>
        <w:spacing w:after="0"/>
        <w:ind w:left="12" w:firstLine="708"/>
        <w:jc w:val="both"/>
        <w:rPr>
          <w:rFonts w:ascii="Times New Roman" w:hAnsi="Times New Roman" w:cs="Times New Roman"/>
          <w:sz w:val="24"/>
          <w:szCs w:val="24"/>
          <w:lang w:val="en-US"/>
        </w:rPr>
      </w:pPr>
      <w:hyperlink r:id="rId35" w:history="1">
        <w:r w:rsidR="002C4928" w:rsidRPr="00CE1933">
          <w:rPr>
            <w:rStyle w:val="Lienhypertexte"/>
            <w:rFonts w:ascii="Times New Roman" w:hAnsi="Times New Roman" w:cs="Times New Roman"/>
            <w:sz w:val="24"/>
            <w:szCs w:val="24"/>
            <w:lang w:val="en-US"/>
          </w:rPr>
          <w:t>https://doi.org/10.1093/humupd/dmw025</w:t>
        </w:r>
      </w:hyperlink>
    </w:p>
    <w:p w14:paraId="2A8C4122" w14:textId="22C12F1B" w:rsidR="00DF44D5" w:rsidRPr="00CE1933" w:rsidRDefault="0006057E" w:rsidP="007157F1">
      <w:pPr>
        <w:pStyle w:val="Paragraphedeliste"/>
        <w:spacing w:after="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 xml:space="preserve">Bell, S, O., Larson, </w:t>
      </w:r>
      <w:proofErr w:type="gramStart"/>
      <w:r w:rsidRPr="00CE1933">
        <w:rPr>
          <w:rFonts w:ascii="Times New Roman" w:hAnsi="Times New Roman" w:cs="Times New Roman"/>
          <w:sz w:val="24"/>
          <w:szCs w:val="24"/>
          <w:lang w:val="en-US"/>
        </w:rPr>
        <w:t>E.,</w:t>
      </w:r>
      <w:proofErr w:type="spellStart"/>
      <w:r w:rsidRPr="00CE1933">
        <w:rPr>
          <w:rFonts w:ascii="Times New Roman" w:hAnsi="Times New Roman" w:cs="Times New Roman"/>
          <w:sz w:val="24"/>
          <w:szCs w:val="24"/>
          <w:lang w:val="en-US"/>
        </w:rPr>
        <w:t>Bittle</w:t>
      </w:r>
      <w:proofErr w:type="spellEnd"/>
      <w:proofErr w:type="gramEnd"/>
      <w:r w:rsidRPr="00CE1933">
        <w:rPr>
          <w:rFonts w:ascii="Times New Roman" w:hAnsi="Times New Roman" w:cs="Times New Roman"/>
          <w:sz w:val="24"/>
          <w:szCs w:val="24"/>
          <w:lang w:val="en-US"/>
        </w:rPr>
        <w:t xml:space="preserve">, D., et al. (2024). Care-seeking for difficulties conceiving in </w:t>
      </w:r>
      <w:proofErr w:type="spellStart"/>
      <w:r w:rsidRPr="00CE1933">
        <w:rPr>
          <w:rFonts w:ascii="Times New Roman" w:hAnsi="Times New Roman" w:cs="Times New Roman"/>
          <w:sz w:val="24"/>
          <w:szCs w:val="24"/>
          <w:lang w:val="en-US"/>
        </w:rPr>
        <w:t>su</w:t>
      </w:r>
      <w:r w:rsidR="00BE0E9A" w:rsidRPr="00CE1933">
        <w:rPr>
          <w:rFonts w:ascii="Times New Roman" w:hAnsi="Times New Roman" w:cs="Times New Roman"/>
          <w:sz w:val="24"/>
          <w:szCs w:val="24"/>
          <w:lang w:val="en-US"/>
        </w:rPr>
        <w:t>b-</w:t>
      </w:r>
      <w:proofErr w:type="gramStart"/>
      <w:r w:rsidR="00BE0E9A" w:rsidRPr="00CE1933">
        <w:rPr>
          <w:rFonts w:ascii="Times New Roman" w:hAnsi="Times New Roman" w:cs="Times New Roman"/>
          <w:sz w:val="24"/>
          <w:szCs w:val="24"/>
          <w:lang w:val="en-US"/>
        </w:rPr>
        <w:t>saharan</w:t>
      </w:r>
      <w:proofErr w:type="spellEnd"/>
      <w:r w:rsidR="00BE0E9A" w:rsidRPr="00CE1933">
        <w:rPr>
          <w:rFonts w:ascii="Times New Roman" w:hAnsi="Times New Roman" w:cs="Times New Roman"/>
          <w:sz w:val="24"/>
          <w:szCs w:val="24"/>
          <w:lang w:val="en-US"/>
        </w:rPr>
        <w:t xml:space="preserve">  Africa</w:t>
      </w:r>
      <w:proofErr w:type="gramEnd"/>
      <w:r w:rsidR="00BE0E9A" w:rsidRPr="00CE1933">
        <w:rPr>
          <w:rFonts w:ascii="Times New Roman" w:hAnsi="Times New Roman" w:cs="Times New Roman"/>
          <w:sz w:val="24"/>
          <w:szCs w:val="24"/>
          <w:lang w:val="en-US"/>
        </w:rPr>
        <w:t> : finding from population-based surveys in eight  geographies. Human reproduction, deae084.</w:t>
      </w:r>
    </w:p>
    <w:p w14:paraId="59AFF6DF" w14:textId="1EC1F9BC" w:rsidR="00B81158" w:rsidRPr="00CE1933" w:rsidRDefault="00C15A28" w:rsidP="00B1576D">
      <w:pPr>
        <w:spacing w:after="0"/>
        <w:ind w:left="12" w:firstLine="708"/>
        <w:jc w:val="both"/>
        <w:rPr>
          <w:rStyle w:val="Lienhypertexte"/>
          <w:rFonts w:ascii="Times New Roman" w:hAnsi="Times New Roman" w:cs="Times New Roman"/>
          <w:sz w:val="24"/>
          <w:szCs w:val="24"/>
          <w:lang w:val="en-US"/>
        </w:rPr>
      </w:pPr>
      <w:hyperlink r:id="rId36" w:history="1">
        <w:r w:rsidR="002C4928" w:rsidRPr="00CE1933">
          <w:rPr>
            <w:rStyle w:val="Lienhypertexte"/>
            <w:rFonts w:ascii="Times New Roman" w:hAnsi="Times New Roman" w:cs="Times New Roman"/>
            <w:sz w:val="24"/>
            <w:szCs w:val="24"/>
            <w:lang w:val="en-US"/>
          </w:rPr>
          <w:t>https://doi.org/10.1093/humrep/deae084</w:t>
        </w:r>
      </w:hyperlink>
    </w:p>
    <w:p w14:paraId="2AF5D1D5" w14:textId="59B2715A" w:rsidR="007D28E1" w:rsidRPr="00CE1933" w:rsidRDefault="00CF206F" w:rsidP="007157F1">
      <w:pPr>
        <w:pStyle w:val="Paragraphedeliste"/>
        <w:spacing w:after="0"/>
        <w:jc w:val="both"/>
        <w:rPr>
          <w:rStyle w:val="Lienhypertexte"/>
          <w:rFonts w:ascii="Times New Roman" w:hAnsi="Times New Roman" w:cs="Times New Roman"/>
          <w:sz w:val="24"/>
          <w:szCs w:val="24"/>
          <w:lang w:val="en-US"/>
        </w:rPr>
      </w:pPr>
      <w:proofErr w:type="spellStart"/>
      <w:r w:rsidRPr="00CE1933">
        <w:rPr>
          <w:rStyle w:val="Lienhypertexte"/>
          <w:rFonts w:ascii="Times New Roman" w:hAnsi="Times New Roman" w:cs="Times New Roman"/>
          <w:sz w:val="24"/>
          <w:szCs w:val="24"/>
          <w:u w:val="none"/>
          <w:lang w:val="en-US"/>
        </w:rPr>
        <w:t>Binyuy</w:t>
      </w:r>
      <w:proofErr w:type="spellEnd"/>
      <w:r w:rsidRPr="00CE1933">
        <w:rPr>
          <w:rStyle w:val="Lienhypertexte"/>
          <w:rFonts w:ascii="Times New Roman" w:hAnsi="Times New Roman" w:cs="Times New Roman"/>
          <w:sz w:val="24"/>
          <w:szCs w:val="24"/>
          <w:u w:val="none"/>
          <w:lang w:val="en-US"/>
        </w:rPr>
        <w:t>, C. in Fertility News, 2025</w:t>
      </w:r>
      <w:r w:rsidRPr="00CE1933">
        <w:rPr>
          <w:rStyle w:val="Lienhypertexte"/>
          <w:rFonts w:ascii="Times New Roman" w:hAnsi="Times New Roman" w:cs="Times New Roman"/>
          <w:sz w:val="24"/>
          <w:szCs w:val="24"/>
          <w:lang w:val="en-US"/>
        </w:rPr>
        <w:t>.</w:t>
      </w:r>
    </w:p>
    <w:p w14:paraId="337FA1BC" w14:textId="77777777" w:rsidR="007D28E1" w:rsidRPr="00FC4EA6" w:rsidRDefault="007D28E1" w:rsidP="007157F1">
      <w:pPr>
        <w:pStyle w:val="Paragraphedeliste"/>
        <w:spacing w:after="0"/>
        <w:jc w:val="both"/>
        <w:rPr>
          <w:rFonts w:ascii="Times New Roman" w:hAnsi="Times New Roman" w:cs="Times New Roman"/>
          <w:sz w:val="24"/>
          <w:szCs w:val="24"/>
          <w:lang w:val="fr-FR"/>
        </w:rPr>
      </w:pPr>
      <w:r w:rsidRPr="00CE1933">
        <w:rPr>
          <w:rFonts w:ascii="Times New Roman" w:hAnsi="Times New Roman" w:cs="Times New Roman"/>
          <w:sz w:val="24"/>
          <w:szCs w:val="24"/>
          <w:lang w:val="en-US"/>
        </w:rPr>
        <w:t>Bronfenbrenner, U. (1979</w:t>
      </w:r>
      <w:proofErr w:type="gramStart"/>
      <w:r w:rsidRPr="00CE1933">
        <w:rPr>
          <w:rFonts w:ascii="Times New Roman" w:hAnsi="Times New Roman" w:cs="Times New Roman"/>
          <w:sz w:val="24"/>
          <w:szCs w:val="24"/>
          <w:lang w:val="en-US"/>
        </w:rPr>
        <w:t>) .</w:t>
      </w:r>
      <w:proofErr w:type="gramEnd"/>
      <w:r w:rsidRPr="00CE1933">
        <w:rPr>
          <w:rFonts w:ascii="Times New Roman" w:hAnsi="Times New Roman" w:cs="Times New Roman"/>
          <w:sz w:val="24"/>
          <w:szCs w:val="24"/>
          <w:lang w:val="en-US"/>
        </w:rPr>
        <w:t xml:space="preserve"> the ecology of human </w:t>
      </w:r>
      <w:proofErr w:type="gramStart"/>
      <w:r w:rsidRPr="00CE1933">
        <w:rPr>
          <w:rFonts w:ascii="Times New Roman" w:hAnsi="Times New Roman" w:cs="Times New Roman"/>
          <w:sz w:val="24"/>
          <w:szCs w:val="24"/>
          <w:lang w:val="en-US"/>
        </w:rPr>
        <w:t>development :</w:t>
      </w:r>
      <w:proofErr w:type="gramEnd"/>
      <w:r w:rsidRPr="00CE1933">
        <w:rPr>
          <w:rFonts w:ascii="Times New Roman" w:hAnsi="Times New Roman" w:cs="Times New Roman"/>
          <w:sz w:val="24"/>
          <w:szCs w:val="24"/>
          <w:lang w:val="en-US"/>
        </w:rPr>
        <w:t xml:space="preserve"> Experiments by nature and design. </w:t>
      </w:r>
      <w:proofErr w:type="spellStart"/>
      <w:r w:rsidRPr="00FC4EA6">
        <w:rPr>
          <w:rFonts w:ascii="Times New Roman" w:hAnsi="Times New Roman" w:cs="Times New Roman"/>
          <w:sz w:val="24"/>
          <w:szCs w:val="24"/>
          <w:lang w:val="fr-FR"/>
        </w:rPr>
        <w:t>Havard</w:t>
      </w:r>
      <w:proofErr w:type="spellEnd"/>
      <w:r w:rsidRPr="00FC4EA6">
        <w:rPr>
          <w:rFonts w:ascii="Times New Roman" w:hAnsi="Times New Roman" w:cs="Times New Roman"/>
          <w:sz w:val="24"/>
          <w:szCs w:val="24"/>
          <w:lang w:val="fr-FR"/>
        </w:rPr>
        <w:t xml:space="preserve"> </w:t>
      </w:r>
      <w:proofErr w:type="spellStart"/>
      <w:r w:rsidRPr="00FC4EA6">
        <w:rPr>
          <w:rFonts w:ascii="Times New Roman" w:hAnsi="Times New Roman" w:cs="Times New Roman"/>
          <w:sz w:val="24"/>
          <w:szCs w:val="24"/>
          <w:lang w:val="fr-FR"/>
        </w:rPr>
        <w:t>University</w:t>
      </w:r>
      <w:proofErr w:type="spellEnd"/>
      <w:r w:rsidRPr="00FC4EA6">
        <w:rPr>
          <w:rFonts w:ascii="Times New Roman" w:hAnsi="Times New Roman" w:cs="Times New Roman"/>
          <w:sz w:val="24"/>
          <w:szCs w:val="24"/>
          <w:lang w:val="fr-FR"/>
        </w:rPr>
        <w:t xml:space="preserve"> </w:t>
      </w:r>
      <w:proofErr w:type="spellStart"/>
      <w:r w:rsidRPr="00FC4EA6">
        <w:rPr>
          <w:rFonts w:ascii="Times New Roman" w:hAnsi="Times New Roman" w:cs="Times New Roman"/>
          <w:sz w:val="24"/>
          <w:szCs w:val="24"/>
          <w:lang w:val="fr-FR"/>
        </w:rPr>
        <w:t>Press</w:t>
      </w:r>
      <w:proofErr w:type="spellEnd"/>
      <w:r w:rsidRPr="00FC4EA6">
        <w:rPr>
          <w:rFonts w:ascii="Times New Roman" w:hAnsi="Times New Roman" w:cs="Times New Roman"/>
          <w:sz w:val="24"/>
          <w:szCs w:val="24"/>
          <w:lang w:val="fr-FR"/>
        </w:rPr>
        <w:t>.</w:t>
      </w:r>
    </w:p>
    <w:p w14:paraId="426C7C78" w14:textId="32881EA6" w:rsidR="007D28E1" w:rsidRPr="00FC4EA6" w:rsidRDefault="00D564D5" w:rsidP="007157F1">
      <w:pPr>
        <w:pStyle w:val="Paragraphedeliste"/>
        <w:spacing w:after="0"/>
        <w:jc w:val="both"/>
        <w:rPr>
          <w:rFonts w:ascii="Times New Roman" w:hAnsi="Times New Roman" w:cs="Times New Roman"/>
          <w:sz w:val="24"/>
          <w:szCs w:val="24"/>
          <w:lang w:val="fr-FR"/>
        </w:rPr>
      </w:pPr>
      <w:r w:rsidRPr="00FC4EA6">
        <w:rPr>
          <w:rFonts w:ascii="Times New Roman" w:hAnsi="Times New Roman" w:cs="Times New Roman"/>
          <w:sz w:val="24"/>
          <w:szCs w:val="24"/>
          <w:lang w:val="fr-FR"/>
        </w:rPr>
        <w:t>Couple- dictionnaire de français Larousse</w:t>
      </w:r>
    </w:p>
    <w:p w14:paraId="630B992B" w14:textId="6234A5AA" w:rsidR="00D564D5" w:rsidRPr="00FC4EA6" w:rsidRDefault="00C15A28" w:rsidP="00B1576D">
      <w:pPr>
        <w:pStyle w:val="Paragraphedeliste"/>
        <w:spacing w:after="0"/>
        <w:jc w:val="both"/>
        <w:rPr>
          <w:rFonts w:ascii="Times New Roman" w:hAnsi="Times New Roman" w:cs="Times New Roman"/>
          <w:sz w:val="24"/>
          <w:szCs w:val="24"/>
          <w:lang w:val="fr-FR"/>
        </w:rPr>
      </w:pPr>
      <w:hyperlink r:id="rId37" w:history="1">
        <w:r w:rsidR="00D564D5" w:rsidRPr="00FC4EA6">
          <w:rPr>
            <w:rStyle w:val="Lienhypertexte"/>
            <w:rFonts w:ascii="Times New Roman" w:hAnsi="Times New Roman" w:cs="Times New Roman"/>
            <w:sz w:val="24"/>
            <w:szCs w:val="24"/>
            <w:lang w:val="fr-FR"/>
          </w:rPr>
          <w:t>https://www.larousse.fr</w:t>
        </w:r>
      </w:hyperlink>
    </w:p>
    <w:p w14:paraId="56EFD2E5" w14:textId="77777777" w:rsidR="007D28E1" w:rsidRPr="00CE1933" w:rsidRDefault="007D28E1" w:rsidP="007157F1">
      <w:pPr>
        <w:pStyle w:val="Paragraphedeliste"/>
        <w:spacing w:after="0"/>
        <w:jc w:val="both"/>
        <w:rPr>
          <w:rFonts w:ascii="Times New Roman" w:hAnsi="Times New Roman" w:cs="Times New Roman"/>
          <w:sz w:val="24"/>
          <w:szCs w:val="24"/>
          <w:lang w:val="en-US"/>
        </w:rPr>
      </w:pPr>
      <w:proofErr w:type="spellStart"/>
      <w:r w:rsidRPr="00CE1933">
        <w:rPr>
          <w:rFonts w:ascii="Times New Roman" w:hAnsi="Times New Roman" w:cs="Times New Roman"/>
          <w:sz w:val="24"/>
          <w:szCs w:val="24"/>
          <w:lang w:val="en-US"/>
        </w:rPr>
        <w:t>Cedenho</w:t>
      </w:r>
      <w:proofErr w:type="spellEnd"/>
      <w:r w:rsidRPr="00CE1933">
        <w:rPr>
          <w:rFonts w:ascii="Times New Roman" w:hAnsi="Times New Roman" w:cs="Times New Roman"/>
          <w:sz w:val="24"/>
          <w:szCs w:val="24"/>
          <w:lang w:val="en-US"/>
        </w:rPr>
        <w:t xml:space="preserve">, A. P., </w:t>
      </w:r>
      <w:proofErr w:type="spellStart"/>
      <w:r w:rsidRPr="00CE1933">
        <w:rPr>
          <w:rFonts w:ascii="Times New Roman" w:hAnsi="Times New Roman" w:cs="Times New Roman"/>
          <w:sz w:val="24"/>
          <w:szCs w:val="24"/>
          <w:lang w:val="en-US"/>
        </w:rPr>
        <w:t>Spaine</w:t>
      </w:r>
      <w:proofErr w:type="spellEnd"/>
      <w:r w:rsidRPr="00CE1933">
        <w:rPr>
          <w:rFonts w:ascii="Times New Roman" w:hAnsi="Times New Roman" w:cs="Times New Roman"/>
          <w:sz w:val="24"/>
          <w:szCs w:val="24"/>
          <w:lang w:val="en-US"/>
        </w:rPr>
        <w:t xml:space="preserve">, D. M., &amp; </w:t>
      </w:r>
      <w:proofErr w:type="spellStart"/>
      <w:r w:rsidRPr="00CE1933">
        <w:rPr>
          <w:rFonts w:ascii="Times New Roman" w:hAnsi="Times New Roman" w:cs="Times New Roman"/>
          <w:sz w:val="24"/>
          <w:szCs w:val="24"/>
          <w:lang w:val="en-US"/>
        </w:rPr>
        <w:t>Srougi</w:t>
      </w:r>
      <w:proofErr w:type="spellEnd"/>
      <w:r w:rsidRPr="00CE1933">
        <w:rPr>
          <w:rFonts w:ascii="Times New Roman" w:hAnsi="Times New Roman" w:cs="Times New Roman"/>
          <w:sz w:val="24"/>
          <w:szCs w:val="24"/>
          <w:lang w:val="en-US"/>
        </w:rPr>
        <w:t xml:space="preserve">, M. (2022). Male infertility in Latin </w:t>
      </w:r>
      <w:proofErr w:type="gramStart"/>
      <w:r w:rsidRPr="00CE1933">
        <w:rPr>
          <w:rFonts w:ascii="Times New Roman" w:hAnsi="Times New Roman" w:cs="Times New Roman"/>
          <w:sz w:val="24"/>
          <w:szCs w:val="24"/>
          <w:lang w:val="en-US"/>
        </w:rPr>
        <w:t>America :</w:t>
      </w:r>
      <w:proofErr w:type="gramEnd"/>
      <w:r w:rsidRPr="00CE1933">
        <w:rPr>
          <w:rFonts w:ascii="Times New Roman" w:hAnsi="Times New Roman" w:cs="Times New Roman"/>
          <w:sz w:val="24"/>
          <w:szCs w:val="24"/>
          <w:lang w:val="en-US"/>
        </w:rPr>
        <w:t xml:space="preserve"> A review of the </w:t>
      </w:r>
      <w:proofErr w:type="spellStart"/>
      <w:r w:rsidRPr="00CE1933">
        <w:rPr>
          <w:rFonts w:ascii="Times New Roman" w:hAnsi="Times New Roman" w:cs="Times New Roman"/>
          <w:sz w:val="24"/>
          <w:szCs w:val="24"/>
          <w:lang w:val="en-US"/>
        </w:rPr>
        <w:t>littérature</w:t>
      </w:r>
      <w:proofErr w:type="spellEnd"/>
      <w:r w:rsidRPr="00CE1933">
        <w:rPr>
          <w:rFonts w:ascii="Times New Roman" w:hAnsi="Times New Roman" w:cs="Times New Roman"/>
          <w:sz w:val="24"/>
          <w:szCs w:val="24"/>
          <w:lang w:val="en-US"/>
        </w:rPr>
        <w:t xml:space="preserve">. International </w:t>
      </w:r>
      <w:proofErr w:type="gramStart"/>
      <w:r w:rsidRPr="00CE1933">
        <w:rPr>
          <w:rFonts w:ascii="Times New Roman" w:hAnsi="Times New Roman" w:cs="Times New Roman"/>
          <w:sz w:val="24"/>
          <w:szCs w:val="24"/>
          <w:lang w:val="en-US"/>
        </w:rPr>
        <w:t>Brazilian  Journal</w:t>
      </w:r>
      <w:proofErr w:type="gramEnd"/>
      <w:r w:rsidRPr="00CE1933">
        <w:rPr>
          <w:rFonts w:ascii="Times New Roman" w:hAnsi="Times New Roman" w:cs="Times New Roman"/>
          <w:sz w:val="24"/>
          <w:szCs w:val="24"/>
          <w:lang w:val="en-US"/>
        </w:rPr>
        <w:t xml:space="preserve"> of urology, 48(2), 234-245.</w:t>
      </w:r>
    </w:p>
    <w:p w14:paraId="05821A11" w14:textId="18C4536F" w:rsidR="00E30881" w:rsidRPr="00CE1933" w:rsidRDefault="00C15A28" w:rsidP="00B1576D">
      <w:pPr>
        <w:spacing w:after="0"/>
        <w:ind w:left="12" w:firstLine="708"/>
        <w:jc w:val="both"/>
        <w:rPr>
          <w:rStyle w:val="Lienhypertexte"/>
          <w:rFonts w:ascii="Times New Roman" w:hAnsi="Times New Roman" w:cs="Times New Roman"/>
          <w:sz w:val="24"/>
          <w:szCs w:val="24"/>
          <w:lang w:val="en-US"/>
        </w:rPr>
      </w:pPr>
      <w:hyperlink r:id="rId38" w:history="1">
        <w:r w:rsidR="007D28E1" w:rsidRPr="00CE1933">
          <w:rPr>
            <w:rStyle w:val="Lienhypertexte"/>
            <w:rFonts w:ascii="Times New Roman" w:hAnsi="Times New Roman" w:cs="Times New Roman"/>
            <w:sz w:val="24"/>
            <w:szCs w:val="24"/>
            <w:lang w:val="en-US"/>
          </w:rPr>
          <w:t>https://doi.org/10.1590/S1677-5538.IBJU.2021.0456</w:t>
        </w:r>
      </w:hyperlink>
    </w:p>
    <w:p w14:paraId="0DA376A1" w14:textId="6503FB72" w:rsidR="001B0AD9" w:rsidRPr="00CE1933" w:rsidRDefault="007D28E1" w:rsidP="007157F1">
      <w:pPr>
        <w:pStyle w:val="Paragraphedeliste"/>
        <w:spacing w:after="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 xml:space="preserve">Dahlgren, G. &amp; Whitehead, M. (1991). Policies and Strategies to Promote Social Equity </w:t>
      </w:r>
      <w:proofErr w:type="gramStart"/>
      <w:r w:rsidRPr="00CE1933">
        <w:rPr>
          <w:rFonts w:ascii="Times New Roman" w:hAnsi="Times New Roman" w:cs="Times New Roman"/>
          <w:sz w:val="24"/>
          <w:szCs w:val="24"/>
          <w:lang w:val="en-US"/>
        </w:rPr>
        <w:t>in  Health</w:t>
      </w:r>
      <w:proofErr w:type="gramEnd"/>
      <w:r w:rsidRPr="00CE1933">
        <w:rPr>
          <w:rFonts w:ascii="Times New Roman" w:hAnsi="Times New Roman" w:cs="Times New Roman"/>
          <w:sz w:val="24"/>
          <w:szCs w:val="24"/>
          <w:lang w:val="en-US"/>
        </w:rPr>
        <w:t xml:space="preserve">. </w:t>
      </w:r>
      <w:proofErr w:type="gramStart"/>
      <w:r w:rsidRPr="00CE1933">
        <w:rPr>
          <w:rFonts w:ascii="Times New Roman" w:hAnsi="Times New Roman" w:cs="Times New Roman"/>
          <w:sz w:val="24"/>
          <w:szCs w:val="24"/>
          <w:lang w:val="en-US"/>
        </w:rPr>
        <w:t>Stockholm :</w:t>
      </w:r>
      <w:proofErr w:type="gramEnd"/>
      <w:r w:rsidRPr="00CE1933">
        <w:rPr>
          <w:rFonts w:ascii="Times New Roman" w:hAnsi="Times New Roman" w:cs="Times New Roman"/>
          <w:sz w:val="24"/>
          <w:szCs w:val="24"/>
          <w:lang w:val="en-US"/>
        </w:rPr>
        <w:t xml:space="preserve"> Institute for Future Studies</w:t>
      </w:r>
      <w:r w:rsidR="005A4A16" w:rsidRPr="00CE1933">
        <w:rPr>
          <w:rFonts w:ascii="Times New Roman" w:hAnsi="Times New Roman" w:cs="Times New Roman"/>
          <w:sz w:val="24"/>
          <w:szCs w:val="24"/>
          <w:lang w:val="en-US"/>
        </w:rPr>
        <w:t>.</w:t>
      </w:r>
    </w:p>
    <w:p w14:paraId="7390697F" w14:textId="77777777" w:rsidR="002C4928" w:rsidRPr="00CE1933" w:rsidRDefault="002C4928" w:rsidP="00B1576D">
      <w:pPr>
        <w:pStyle w:val="Paragraphedeliste"/>
        <w:spacing w:after="0"/>
        <w:jc w:val="both"/>
        <w:rPr>
          <w:rFonts w:ascii="Times New Roman" w:hAnsi="Times New Roman" w:cs="Times New Roman"/>
          <w:sz w:val="24"/>
          <w:szCs w:val="24"/>
          <w:lang w:val="en-US"/>
        </w:rPr>
      </w:pPr>
    </w:p>
    <w:p w14:paraId="6E1F4BB6" w14:textId="08C4EC87" w:rsidR="00C67B0B" w:rsidRPr="00FC4EA6" w:rsidRDefault="00BE0E9A" w:rsidP="007157F1">
      <w:pPr>
        <w:pStyle w:val="Paragraphedeliste"/>
        <w:spacing w:after="0"/>
        <w:jc w:val="both"/>
        <w:rPr>
          <w:rFonts w:ascii="Times New Roman" w:hAnsi="Times New Roman" w:cs="Times New Roman"/>
          <w:sz w:val="24"/>
          <w:szCs w:val="24"/>
          <w:lang w:val="fr-FR"/>
        </w:rPr>
      </w:pPr>
      <w:proofErr w:type="spellStart"/>
      <w:r w:rsidRPr="00CE1933">
        <w:rPr>
          <w:rFonts w:ascii="Times New Roman" w:hAnsi="Times New Roman" w:cs="Times New Roman"/>
          <w:sz w:val="24"/>
          <w:szCs w:val="24"/>
          <w:lang w:val="en-US"/>
        </w:rPr>
        <w:t>Dhont</w:t>
      </w:r>
      <w:proofErr w:type="spellEnd"/>
      <w:r w:rsidRPr="00CE1933">
        <w:rPr>
          <w:rFonts w:ascii="Times New Roman" w:hAnsi="Times New Roman" w:cs="Times New Roman"/>
          <w:sz w:val="24"/>
          <w:szCs w:val="24"/>
          <w:lang w:val="en-US"/>
        </w:rPr>
        <w:t xml:space="preserve">, N. (2011). Clinical, epidemiological and socio-cultural aspects of infertility in resource-poor </w:t>
      </w:r>
      <w:proofErr w:type="gramStart"/>
      <w:r w:rsidRPr="00CE1933">
        <w:rPr>
          <w:rFonts w:ascii="Times New Roman" w:hAnsi="Times New Roman" w:cs="Times New Roman"/>
          <w:sz w:val="24"/>
          <w:szCs w:val="24"/>
          <w:lang w:val="en-US"/>
        </w:rPr>
        <w:t>settings :</w:t>
      </w:r>
      <w:proofErr w:type="gramEnd"/>
      <w:r w:rsidRPr="00CE1933">
        <w:rPr>
          <w:rFonts w:ascii="Times New Roman" w:hAnsi="Times New Roman" w:cs="Times New Roman"/>
          <w:sz w:val="24"/>
          <w:szCs w:val="24"/>
          <w:lang w:val="en-US"/>
        </w:rPr>
        <w:t xml:space="preserve"> evidence from Rwanda. </w:t>
      </w:r>
      <w:r w:rsidRPr="00FC4EA6">
        <w:rPr>
          <w:rFonts w:ascii="Times New Roman" w:hAnsi="Times New Roman" w:cs="Times New Roman"/>
          <w:sz w:val="24"/>
          <w:szCs w:val="24"/>
          <w:lang w:val="fr-FR"/>
        </w:rPr>
        <w:t xml:space="preserve">Thèse de doctorat, </w:t>
      </w:r>
      <w:r w:rsidR="00596307" w:rsidRPr="00FC4EA6">
        <w:rPr>
          <w:rFonts w:ascii="Times New Roman" w:hAnsi="Times New Roman" w:cs="Times New Roman"/>
          <w:sz w:val="24"/>
          <w:szCs w:val="24"/>
          <w:lang w:val="fr-FR"/>
        </w:rPr>
        <w:t>Université de Gant.</w:t>
      </w:r>
    </w:p>
    <w:p w14:paraId="41A86AF2" w14:textId="00A717A8" w:rsidR="00C67B0B" w:rsidRPr="00CE1933" w:rsidRDefault="007D187C" w:rsidP="007157F1">
      <w:pPr>
        <w:pStyle w:val="Paragraphedeliste"/>
        <w:spacing w:after="0"/>
        <w:jc w:val="both"/>
        <w:rPr>
          <w:rFonts w:ascii="Times New Roman" w:hAnsi="Times New Roman" w:cs="Times New Roman"/>
          <w:sz w:val="24"/>
          <w:szCs w:val="24"/>
          <w:lang w:val="en-US"/>
        </w:rPr>
      </w:pPr>
      <w:r w:rsidRPr="00FC4EA6">
        <w:rPr>
          <w:rFonts w:ascii="Times New Roman" w:hAnsi="Times New Roman" w:cs="Times New Roman"/>
          <w:sz w:val="24"/>
          <w:szCs w:val="24"/>
          <w:lang w:val="fr-FR"/>
        </w:rPr>
        <w:t xml:space="preserve">ESHRE. (2020). </w:t>
      </w:r>
      <w:proofErr w:type="spellStart"/>
      <w:r w:rsidRPr="00FC4EA6">
        <w:rPr>
          <w:rFonts w:ascii="Times New Roman" w:hAnsi="Times New Roman" w:cs="Times New Roman"/>
          <w:sz w:val="24"/>
          <w:szCs w:val="24"/>
          <w:lang w:val="fr-FR"/>
        </w:rPr>
        <w:t>Female</w:t>
      </w:r>
      <w:proofErr w:type="spellEnd"/>
      <w:r w:rsidRPr="00FC4EA6">
        <w:rPr>
          <w:rFonts w:ascii="Times New Roman" w:hAnsi="Times New Roman" w:cs="Times New Roman"/>
          <w:sz w:val="24"/>
          <w:szCs w:val="24"/>
          <w:lang w:val="fr-FR"/>
        </w:rPr>
        <w:t xml:space="preserve"> </w:t>
      </w:r>
      <w:proofErr w:type="spellStart"/>
      <w:r w:rsidRPr="00FC4EA6">
        <w:rPr>
          <w:rFonts w:ascii="Times New Roman" w:hAnsi="Times New Roman" w:cs="Times New Roman"/>
          <w:sz w:val="24"/>
          <w:szCs w:val="24"/>
          <w:lang w:val="fr-FR"/>
        </w:rPr>
        <w:t>infertility</w:t>
      </w:r>
      <w:proofErr w:type="spellEnd"/>
      <w:r w:rsidRPr="00FC4EA6">
        <w:rPr>
          <w:rFonts w:ascii="Times New Roman" w:hAnsi="Times New Roman" w:cs="Times New Roman"/>
          <w:sz w:val="24"/>
          <w:szCs w:val="24"/>
          <w:lang w:val="fr-FR"/>
        </w:rPr>
        <w:t xml:space="preserve"> : A guide for patients. </w:t>
      </w:r>
      <w:r w:rsidRPr="00CE1933">
        <w:rPr>
          <w:rFonts w:ascii="Times New Roman" w:hAnsi="Times New Roman" w:cs="Times New Roman"/>
          <w:sz w:val="24"/>
          <w:szCs w:val="24"/>
          <w:lang w:val="en-US"/>
        </w:rPr>
        <w:t>ESHRE Publications.</w:t>
      </w:r>
    </w:p>
    <w:p w14:paraId="5BB2F4F6" w14:textId="2162D222" w:rsidR="00C67B0B" w:rsidRPr="00CE1933" w:rsidRDefault="00A92ADE" w:rsidP="007157F1">
      <w:pPr>
        <w:pStyle w:val="Paragraphedeliste"/>
        <w:spacing w:after="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Feldman-</w:t>
      </w:r>
      <w:proofErr w:type="spellStart"/>
      <w:r w:rsidRPr="00CE1933">
        <w:rPr>
          <w:rFonts w:ascii="Times New Roman" w:hAnsi="Times New Roman" w:cs="Times New Roman"/>
          <w:sz w:val="24"/>
          <w:szCs w:val="24"/>
          <w:lang w:val="en-US"/>
        </w:rPr>
        <w:t>Savelsberg</w:t>
      </w:r>
      <w:proofErr w:type="spellEnd"/>
      <w:r w:rsidRPr="00CE1933">
        <w:rPr>
          <w:rFonts w:ascii="Times New Roman" w:hAnsi="Times New Roman" w:cs="Times New Roman"/>
          <w:sz w:val="24"/>
          <w:szCs w:val="24"/>
          <w:lang w:val="en-US"/>
        </w:rPr>
        <w:t xml:space="preserve">, P. (2016). Infertility and reproductive disruption in Cameroon. </w:t>
      </w:r>
      <w:r w:rsidR="00596307" w:rsidRPr="00CE1933">
        <w:rPr>
          <w:rFonts w:ascii="Times New Roman" w:hAnsi="Times New Roman" w:cs="Times New Roman"/>
          <w:sz w:val="24"/>
          <w:szCs w:val="24"/>
          <w:lang w:val="en-US"/>
        </w:rPr>
        <w:t xml:space="preserve"> </w:t>
      </w:r>
      <w:r w:rsidR="007D187C" w:rsidRPr="00CE1933">
        <w:rPr>
          <w:rFonts w:ascii="Times New Roman" w:hAnsi="Times New Roman" w:cs="Times New Roman"/>
          <w:sz w:val="24"/>
          <w:szCs w:val="24"/>
          <w:lang w:val="en-US"/>
        </w:rPr>
        <w:t xml:space="preserve">In M. C. </w:t>
      </w:r>
      <w:proofErr w:type="spellStart"/>
      <w:r w:rsidR="007D187C" w:rsidRPr="00CE1933">
        <w:rPr>
          <w:rFonts w:ascii="Times New Roman" w:hAnsi="Times New Roman" w:cs="Times New Roman"/>
          <w:sz w:val="24"/>
          <w:szCs w:val="24"/>
          <w:lang w:val="en-US"/>
        </w:rPr>
        <w:t>Inhorn</w:t>
      </w:r>
      <w:proofErr w:type="spellEnd"/>
      <w:r w:rsidR="007D187C" w:rsidRPr="00CE1933">
        <w:rPr>
          <w:rFonts w:ascii="Times New Roman" w:hAnsi="Times New Roman" w:cs="Times New Roman"/>
          <w:sz w:val="24"/>
          <w:szCs w:val="24"/>
          <w:lang w:val="en-US"/>
        </w:rPr>
        <w:t xml:space="preserve"> &amp; F. van </w:t>
      </w:r>
      <w:proofErr w:type="spellStart"/>
      <w:r w:rsidR="007D187C" w:rsidRPr="00CE1933">
        <w:rPr>
          <w:rFonts w:ascii="Times New Roman" w:hAnsi="Times New Roman" w:cs="Times New Roman"/>
          <w:sz w:val="24"/>
          <w:szCs w:val="24"/>
          <w:lang w:val="en-US"/>
        </w:rPr>
        <w:t>Balen</w:t>
      </w:r>
      <w:proofErr w:type="spellEnd"/>
      <w:r w:rsidR="007D187C" w:rsidRPr="00CE1933">
        <w:rPr>
          <w:rFonts w:ascii="Times New Roman" w:hAnsi="Times New Roman" w:cs="Times New Roman"/>
          <w:sz w:val="24"/>
          <w:szCs w:val="24"/>
          <w:lang w:val="en-US"/>
        </w:rPr>
        <w:t xml:space="preserve"> (Eds.), Infertility around </w:t>
      </w:r>
      <w:proofErr w:type="gramStart"/>
      <w:r w:rsidR="007D187C" w:rsidRPr="00CE1933">
        <w:rPr>
          <w:rFonts w:ascii="Times New Roman" w:hAnsi="Times New Roman" w:cs="Times New Roman"/>
          <w:sz w:val="24"/>
          <w:szCs w:val="24"/>
          <w:lang w:val="en-US"/>
        </w:rPr>
        <w:t>the  globe</w:t>
      </w:r>
      <w:proofErr w:type="gramEnd"/>
      <w:r w:rsidR="007D187C" w:rsidRPr="00CE1933">
        <w:rPr>
          <w:rFonts w:ascii="Times New Roman" w:hAnsi="Times New Roman" w:cs="Times New Roman"/>
          <w:sz w:val="24"/>
          <w:szCs w:val="24"/>
          <w:lang w:val="en-US"/>
        </w:rPr>
        <w:t> : New thinking on childlessness, gender, and reproductive technologies (pp. 195-213). University of California Press.</w:t>
      </w:r>
    </w:p>
    <w:p w14:paraId="6D6C14C2" w14:textId="4C1BC494" w:rsidR="00A93686" w:rsidRPr="00CE1933" w:rsidRDefault="00A93686" w:rsidP="007157F1">
      <w:pPr>
        <w:pStyle w:val="Paragraphedeliste"/>
        <w:spacing w:after="0"/>
        <w:jc w:val="both"/>
        <w:rPr>
          <w:rFonts w:ascii="Times New Roman" w:hAnsi="Times New Roman" w:cs="Times New Roman"/>
          <w:sz w:val="24"/>
          <w:szCs w:val="24"/>
          <w:lang w:val="en-US"/>
        </w:rPr>
      </w:pPr>
      <w:proofErr w:type="spellStart"/>
      <w:r w:rsidRPr="00CE1933">
        <w:rPr>
          <w:rFonts w:ascii="Times New Roman" w:hAnsi="Times New Roman" w:cs="Times New Roman"/>
          <w:sz w:val="24"/>
          <w:szCs w:val="24"/>
          <w:lang w:val="en-US"/>
        </w:rPr>
        <w:lastRenderedPageBreak/>
        <w:t>Fode</w:t>
      </w:r>
      <w:proofErr w:type="spellEnd"/>
      <w:r w:rsidRPr="00CE1933">
        <w:rPr>
          <w:rFonts w:ascii="Times New Roman" w:hAnsi="Times New Roman" w:cs="Times New Roman"/>
          <w:sz w:val="24"/>
          <w:szCs w:val="24"/>
          <w:lang w:val="en-US"/>
        </w:rPr>
        <w:t xml:space="preserve">, </w:t>
      </w:r>
      <w:proofErr w:type="spellStart"/>
      <w:proofErr w:type="gramStart"/>
      <w:r w:rsidRPr="00CE1933">
        <w:rPr>
          <w:rFonts w:ascii="Times New Roman" w:hAnsi="Times New Roman" w:cs="Times New Roman"/>
          <w:sz w:val="24"/>
          <w:szCs w:val="24"/>
          <w:lang w:val="en-US"/>
        </w:rPr>
        <w:t>M.,Fusco</w:t>
      </w:r>
      <w:proofErr w:type="spellEnd"/>
      <w:proofErr w:type="gramEnd"/>
      <w:r w:rsidRPr="00CE1933">
        <w:rPr>
          <w:rFonts w:ascii="Times New Roman" w:hAnsi="Times New Roman" w:cs="Times New Roman"/>
          <w:sz w:val="24"/>
          <w:szCs w:val="24"/>
          <w:lang w:val="en-US"/>
        </w:rPr>
        <w:t>, F.,</w:t>
      </w:r>
      <w:proofErr w:type="spellStart"/>
      <w:r w:rsidRPr="00CE1933">
        <w:rPr>
          <w:rFonts w:ascii="Times New Roman" w:hAnsi="Times New Roman" w:cs="Times New Roman"/>
          <w:sz w:val="24"/>
          <w:szCs w:val="24"/>
          <w:lang w:val="en-US"/>
        </w:rPr>
        <w:t>bLipshultz</w:t>
      </w:r>
      <w:proofErr w:type="spellEnd"/>
      <w:r w:rsidRPr="00CE1933">
        <w:rPr>
          <w:rFonts w:ascii="Times New Roman" w:hAnsi="Times New Roman" w:cs="Times New Roman"/>
          <w:sz w:val="24"/>
          <w:szCs w:val="24"/>
          <w:lang w:val="en-US"/>
        </w:rPr>
        <w:t xml:space="preserve">, L., &amp; Weidner, W. (2019). Sexually transmitted </w:t>
      </w:r>
      <w:proofErr w:type="spellStart"/>
      <w:proofErr w:type="gramStart"/>
      <w:r w:rsidRPr="00CE1933">
        <w:rPr>
          <w:rFonts w:ascii="Times New Roman" w:hAnsi="Times New Roman" w:cs="Times New Roman"/>
          <w:sz w:val="24"/>
          <w:szCs w:val="24"/>
          <w:lang w:val="en-US"/>
        </w:rPr>
        <w:t>diseases,and</w:t>
      </w:r>
      <w:proofErr w:type="spellEnd"/>
      <w:proofErr w:type="gramEnd"/>
      <w:r w:rsidRPr="00CE1933">
        <w:rPr>
          <w:rFonts w:ascii="Times New Roman" w:hAnsi="Times New Roman" w:cs="Times New Roman"/>
          <w:sz w:val="24"/>
          <w:szCs w:val="24"/>
          <w:lang w:val="en-US"/>
        </w:rPr>
        <w:t xml:space="preserve"> male infertility : A systematic review . nature Review Urology, 16(10), 599-613.</w:t>
      </w:r>
    </w:p>
    <w:p w14:paraId="273DEE28" w14:textId="25624CCD" w:rsidR="002C4928" w:rsidRPr="00CE1933" w:rsidRDefault="00C15A28" w:rsidP="00B1576D">
      <w:pPr>
        <w:spacing w:after="0"/>
        <w:ind w:firstLine="708"/>
        <w:jc w:val="both"/>
        <w:rPr>
          <w:rFonts w:ascii="Times New Roman" w:hAnsi="Times New Roman" w:cs="Times New Roman"/>
          <w:sz w:val="24"/>
          <w:szCs w:val="24"/>
          <w:lang w:val="en-US"/>
        </w:rPr>
      </w:pPr>
      <w:hyperlink r:id="rId39" w:history="1">
        <w:r w:rsidR="002C4928" w:rsidRPr="00CE1933">
          <w:rPr>
            <w:rStyle w:val="Lienhypertexte"/>
            <w:rFonts w:ascii="Times New Roman" w:hAnsi="Times New Roman" w:cs="Times New Roman"/>
            <w:sz w:val="24"/>
            <w:szCs w:val="24"/>
            <w:lang w:val="en-US"/>
          </w:rPr>
          <w:t>https://doi.or/10.1038/s41585-019-0225-0</w:t>
        </w:r>
      </w:hyperlink>
    </w:p>
    <w:p w14:paraId="60512C9E" w14:textId="01D4467A" w:rsidR="00A93686" w:rsidRPr="00CE1933" w:rsidRDefault="00A93686" w:rsidP="007157F1">
      <w:pPr>
        <w:pStyle w:val="Paragraphedeliste"/>
        <w:spacing w:after="0"/>
        <w:jc w:val="both"/>
        <w:rPr>
          <w:rFonts w:ascii="Times New Roman" w:hAnsi="Times New Roman" w:cs="Times New Roman"/>
          <w:sz w:val="24"/>
          <w:szCs w:val="24"/>
          <w:lang w:val="en-US"/>
        </w:rPr>
      </w:pPr>
      <w:proofErr w:type="spellStart"/>
      <w:proofErr w:type="gramStart"/>
      <w:r w:rsidRPr="00CE1933">
        <w:rPr>
          <w:rFonts w:ascii="Times New Roman" w:hAnsi="Times New Roman" w:cs="Times New Roman"/>
          <w:sz w:val="24"/>
          <w:szCs w:val="24"/>
          <w:lang w:val="en-US"/>
        </w:rPr>
        <w:t>Gedef</w:t>
      </w:r>
      <w:proofErr w:type="spellEnd"/>
      <w:r w:rsidRPr="00CE1933">
        <w:rPr>
          <w:rFonts w:ascii="Times New Roman" w:hAnsi="Times New Roman" w:cs="Times New Roman"/>
          <w:sz w:val="24"/>
          <w:szCs w:val="24"/>
          <w:lang w:val="en-US"/>
        </w:rPr>
        <w:t xml:space="preserve"> ,</w:t>
      </w:r>
      <w:proofErr w:type="gramEnd"/>
      <w:r w:rsidRPr="00CE1933">
        <w:rPr>
          <w:rFonts w:ascii="Times New Roman" w:hAnsi="Times New Roman" w:cs="Times New Roman"/>
          <w:sz w:val="24"/>
          <w:szCs w:val="24"/>
          <w:lang w:val="en-US"/>
        </w:rPr>
        <w:t xml:space="preserve">G. M., Taye, E. B., Mohammed, O. y., &amp; </w:t>
      </w:r>
      <w:proofErr w:type="spellStart"/>
      <w:r w:rsidRPr="00CE1933">
        <w:rPr>
          <w:rFonts w:ascii="Times New Roman" w:hAnsi="Times New Roman" w:cs="Times New Roman"/>
          <w:sz w:val="24"/>
          <w:szCs w:val="24"/>
          <w:lang w:val="en-US"/>
        </w:rPr>
        <w:t>Asefa</w:t>
      </w:r>
      <w:proofErr w:type="spellEnd"/>
      <w:r w:rsidRPr="00CE1933">
        <w:rPr>
          <w:rFonts w:ascii="Times New Roman" w:hAnsi="Times New Roman" w:cs="Times New Roman"/>
          <w:sz w:val="24"/>
          <w:szCs w:val="24"/>
          <w:lang w:val="en-US"/>
        </w:rPr>
        <w:t>, A ; (2025). Prevalence of</w:t>
      </w:r>
      <w:r w:rsidR="00C1697E" w:rsidRPr="00CE1933">
        <w:rPr>
          <w:rFonts w:ascii="Times New Roman" w:hAnsi="Times New Roman" w:cs="Times New Roman"/>
          <w:sz w:val="24"/>
          <w:szCs w:val="24"/>
          <w:lang w:val="en-US"/>
        </w:rPr>
        <w:t> </w:t>
      </w:r>
      <w:proofErr w:type="gramStart"/>
      <w:r w:rsidRPr="00CE1933">
        <w:rPr>
          <w:rFonts w:ascii="Times New Roman" w:hAnsi="Times New Roman" w:cs="Times New Roman"/>
          <w:sz w:val="24"/>
          <w:szCs w:val="24"/>
          <w:lang w:val="en-US"/>
        </w:rPr>
        <w:t>infertility  and</w:t>
      </w:r>
      <w:proofErr w:type="gramEnd"/>
      <w:r w:rsidRPr="00CE1933">
        <w:rPr>
          <w:rFonts w:ascii="Times New Roman" w:hAnsi="Times New Roman" w:cs="Times New Roman"/>
          <w:sz w:val="24"/>
          <w:szCs w:val="24"/>
          <w:lang w:val="en-US"/>
        </w:rPr>
        <w:t xml:space="preserve"> its risk factors in </w:t>
      </w:r>
      <w:proofErr w:type="spellStart"/>
      <w:r w:rsidRPr="00CE1933">
        <w:rPr>
          <w:rFonts w:ascii="Times New Roman" w:hAnsi="Times New Roman" w:cs="Times New Roman"/>
          <w:sz w:val="24"/>
          <w:szCs w:val="24"/>
          <w:lang w:val="en-US"/>
        </w:rPr>
        <w:t>Sub</w:t>
      </w:r>
      <w:r w:rsidR="00C406EF" w:rsidRPr="00CE1933">
        <w:rPr>
          <w:rFonts w:ascii="Times New Roman" w:hAnsi="Times New Roman" w:cs="Times New Roman"/>
          <w:sz w:val="24"/>
          <w:szCs w:val="24"/>
          <w:lang w:val="en-US"/>
        </w:rPr>
        <w:t>-saharan</w:t>
      </w:r>
      <w:proofErr w:type="spellEnd"/>
      <w:r w:rsidR="00C406EF" w:rsidRPr="00CE1933">
        <w:rPr>
          <w:rFonts w:ascii="Times New Roman" w:hAnsi="Times New Roman" w:cs="Times New Roman"/>
          <w:sz w:val="24"/>
          <w:szCs w:val="24"/>
          <w:lang w:val="en-US"/>
        </w:rPr>
        <w:t xml:space="preserve"> Africa : A systematic review  and meta-analysis. Contraception and Reproductive Medicine, 10(1), 73.</w:t>
      </w:r>
    </w:p>
    <w:p w14:paraId="64D86BFD" w14:textId="3F76C1A8" w:rsidR="000D7A67" w:rsidRPr="00CE1933" w:rsidRDefault="00C15A28" w:rsidP="00B1576D">
      <w:pPr>
        <w:spacing w:after="0"/>
        <w:ind w:left="12" w:firstLine="708"/>
        <w:jc w:val="both"/>
        <w:rPr>
          <w:rFonts w:ascii="Times New Roman" w:hAnsi="Times New Roman" w:cs="Times New Roman"/>
          <w:sz w:val="24"/>
          <w:szCs w:val="24"/>
          <w:lang w:val="en-US"/>
        </w:rPr>
      </w:pPr>
      <w:hyperlink r:id="rId40" w:history="1">
        <w:r w:rsidR="000D7A67" w:rsidRPr="00CE1933">
          <w:rPr>
            <w:rStyle w:val="Lienhypertexte"/>
            <w:rFonts w:ascii="Times New Roman" w:hAnsi="Times New Roman" w:cs="Times New Roman"/>
            <w:sz w:val="24"/>
            <w:szCs w:val="24"/>
            <w:lang w:val="en-US"/>
          </w:rPr>
          <w:t>https://doi.org/10.1186/s40834-025-00411-1</w:t>
        </w:r>
      </w:hyperlink>
    </w:p>
    <w:p w14:paraId="7FFBE0DE" w14:textId="5032C867" w:rsidR="00C1697E" w:rsidRPr="00CE1933" w:rsidRDefault="00C1697E" w:rsidP="007157F1">
      <w:pPr>
        <w:pStyle w:val="Paragraphedeliste"/>
        <w:spacing w:after="0"/>
        <w:jc w:val="both"/>
        <w:rPr>
          <w:rFonts w:ascii="Times New Roman" w:hAnsi="Times New Roman" w:cs="Times New Roman"/>
          <w:sz w:val="24"/>
          <w:szCs w:val="24"/>
          <w:lang w:val="en-US"/>
        </w:rPr>
      </w:pPr>
      <w:proofErr w:type="spellStart"/>
      <w:r w:rsidRPr="00CE1933">
        <w:rPr>
          <w:rFonts w:ascii="Times New Roman" w:hAnsi="Times New Roman" w:cs="Times New Roman"/>
          <w:sz w:val="24"/>
          <w:szCs w:val="24"/>
          <w:lang w:val="en-US"/>
        </w:rPr>
        <w:t>I</w:t>
      </w:r>
      <w:r w:rsidR="000D7A67" w:rsidRPr="00CE1933">
        <w:rPr>
          <w:rFonts w:ascii="Times New Roman" w:hAnsi="Times New Roman" w:cs="Times New Roman"/>
          <w:sz w:val="24"/>
          <w:szCs w:val="24"/>
          <w:lang w:val="en-US"/>
        </w:rPr>
        <w:t>nhorn</w:t>
      </w:r>
      <w:proofErr w:type="spellEnd"/>
      <w:r w:rsidRPr="00CE1933">
        <w:rPr>
          <w:rFonts w:ascii="Times New Roman" w:hAnsi="Times New Roman" w:cs="Times New Roman"/>
          <w:sz w:val="24"/>
          <w:szCs w:val="24"/>
          <w:lang w:val="en-US"/>
        </w:rPr>
        <w:t xml:space="preserve">, M. C., &amp; Patrizio, P. (2015). Infertility around the </w:t>
      </w:r>
      <w:proofErr w:type="gramStart"/>
      <w:r w:rsidRPr="00CE1933">
        <w:rPr>
          <w:rFonts w:ascii="Times New Roman" w:hAnsi="Times New Roman" w:cs="Times New Roman"/>
          <w:sz w:val="24"/>
          <w:szCs w:val="24"/>
          <w:lang w:val="en-US"/>
        </w:rPr>
        <w:t>globe :</w:t>
      </w:r>
      <w:proofErr w:type="gramEnd"/>
      <w:r w:rsidRPr="00CE1933">
        <w:rPr>
          <w:rFonts w:ascii="Times New Roman" w:hAnsi="Times New Roman" w:cs="Times New Roman"/>
          <w:sz w:val="24"/>
          <w:szCs w:val="24"/>
          <w:lang w:val="en-US"/>
        </w:rPr>
        <w:t xml:space="preserve"> New thinking on gender, </w:t>
      </w:r>
      <w:proofErr w:type="spellStart"/>
      <w:r w:rsidRPr="00CE1933">
        <w:rPr>
          <w:rFonts w:ascii="Times New Roman" w:hAnsi="Times New Roman" w:cs="Times New Roman"/>
          <w:sz w:val="24"/>
          <w:szCs w:val="24"/>
          <w:lang w:val="en-US"/>
        </w:rPr>
        <w:t>reproductives</w:t>
      </w:r>
      <w:proofErr w:type="spellEnd"/>
      <w:r w:rsidRPr="00CE1933">
        <w:rPr>
          <w:rFonts w:ascii="Times New Roman" w:hAnsi="Times New Roman" w:cs="Times New Roman"/>
          <w:sz w:val="24"/>
          <w:szCs w:val="24"/>
          <w:lang w:val="en-US"/>
        </w:rPr>
        <w:t xml:space="preserve"> technologies and global movements in the 21 </w:t>
      </w:r>
      <w:proofErr w:type="spellStart"/>
      <w:r w:rsidRPr="00CE1933">
        <w:rPr>
          <w:rFonts w:ascii="Times New Roman" w:hAnsi="Times New Roman" w:cs="Times New Roman"/>
          <w:sz w:val="24"/>
          <w:szCs w:val="24"/>
          <w:lang w:val="en-US"/>
        </w:rPr>
        <w:t>st</w:t>
      </w:r>
      <w:proofErr w:type="spellEnd"/>
      <w:r w:rsidRPr="00CE1933">
        <w:rPr>
          <w:rFonts w:ascii="Times New Roman" w:hAnsi="Times New Roman" w:cs="Times New Roman"/>
          <w:sz w:val="24"/>
          <w:szCs w:val="24"/>
          <w:lang w:val="en-US"/>
        </w:rPr>
        <w:t xml:space="preserve"> century. Human reproduction Update, 21(4), 411-426.</w:t>
      </w:r>
    </w:p>
    <w:p w14:paraId="5FDA7B6C" w14:textId="6548EEEB" w:rsidR="000D7A67" w:rsidRPr="00CE1933" w:rsidRDefault="00C15A28" w:rsidP="00B1576D">
      <w:pPr>
        <w:spacing w:after="0"/>
        <w:ind w:left="12" w:firstLine="708"/>
        <w:jc w:val="both"/>
        <w:rPr>
          <w:rFonts w:ascii="Times New Roman" w:hAnsi="Times New Roman" w:cs="Times New Roman"/>
          <w:sz w:val="24"/>
          <w:szCs w:val="24"/>
          <w:lang w:val="en-US"/>
        </w:rPr>
      </w:pPr>
      <w:hyperlink r:id="rId41" w:history="1">
        <w:r w:rsidR="001B0AD9" w:rsidRPr="00CE1933">
          <w:rPr>
            <w:rStyle w:val="Lienhypertexte"/>
            <w:rFonts w:ascii="Times New Roman" w:hAnsi="Times New Roman" w:cs="Times New Roman"/>
            <w:sz w:val="24"/>
            <w:szCs w:val="24"/>
            <w:lang w:val="en-US"/>
          </w:rPr>
          <w:t>https://doi.org/10.1093/humupd/dmv016</w:t>
        </w:r>
      </w:hyperlink>
    </w:p>
    <w:p w14:paraId="2610163F" w14:textId="430F3925" w:rsidR="002F3FC4" w:rsidRPr="00CE1933" w:rsidRDefault="00C1697E" w:rsidP="007157F1">
      <w:pPr>
        <w:pStyle w:val="Paragraphedeliste"/>
        <w:spacing w:after="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 xml:space="preserve">Jensen, C. F. S., Ostergren, P., Dupree, J. M., </w:t>
      </w:r>
      <w:proofErr w:type="spellStart"/>
      <w:r w:rsidRPr="00CE1933">
        <w:rPr>
          <w:rFonts w:ascii="Times New Roman" w:hAnsi="Times New Roman" w:cs="Times New Roman"/>
          <w:sz w:val="24"/>
          <w:szCs w:val="24"/>
          <w:lang w:val="en-US"/>
        </w:rPr>
        <w:t>Ohl</w:t>
      </w:r>
      <w:proofErr w:type="spellEnd"/>
      <w:r w:rsidRPr="00CE1933">
        <w:rPr>
          <w:rFonts w:ascii="Times New Roman" w:hAnsi="Times New Roman" w:cs="Times New Roman"/>
          <w:sz w:val="24"/>
          <w:szCs w:val="24"/>
          <w:lang w:val="en-US"/>
        </w:rPr>
        <w:t xml:space="preserve">, D. </w:t>
      </w:r>
      <w:proofErr w:type="gramStart"/>
      <w:r w:rsidRPr="00CE1933">
        <w:rPr>
          <w:rFonts w:ascii="Times New Roman" w:hAnsi="Times New Roman" w:cs="Times New Roman"/>
          <w:sz w:val="24"/>
          <w:szCs w:val="24"/>
          <w:lang w:val="en-US"/>
        </w:rPr>
        <w:t>A. ?</w:t>
      </w:r>
      <w:proofErr w:type="gramEnd"/>
      <w:r w:rsidRPr="00CE1933">
        <w:rPr>
          <w:rFonts w:ascii="Times New Roman" w:hAnsi="Times New Roman" w:cs="Times New Roman"/>
          <w:sz w:val="24"/>
          <w:szCs w:val="24"/>
          <w:lang w:val="en-US"/>
        </w:rPr>
        <w:t xml:space="preserve"> </w:t>
      </w:r>
      <w:proofErr w:type="spellStart"/>
      <w:r w:rsidRPr="00CE1933">
        <w:rPr>
          <w:rFonts w:ascii="Times New Roman" w:hAnsi="Times New Roman" w:cs="Times New Roman"/>
          <w:sz w:val="24"/>
          <w:szCs w:val="24"/>
          <w:lang w:val="en-US"/>
        </w:rPr>
        <w:t>Sonksen</w:t>
      </w:r>
      <w:proofErr w:type="spellEnd"/>
      <w:r w:rsidRPr="00CE1933">
        <w:rPr>
          <w:rFonts w:ascii="Times New Roman" w:hAnsi="Times New Roman" w:cs="Times New Roman"/>
          <w:sz w:val="24"/>
          <w:szCs w:val="24"/>
          <w:lang w:val="en-US"/>
        </w:rPr>
        <w:t xml:space="preserve">, </w:t>
      </w:r>
      <w:r w:rsidR="002F3FC4" w:rsidRPr="00CE1933">
        <w:rPr>
          <w:rFonts w:ascii="Times New Roman" w:hAnsi="Times New Roman" w:cs="Times New Roman"/>
          <w:sz w:val="24"/>
          <w:szCs w:val="24"/>
          <w:lang w:val="en-US"/>
        </w:rPr>
        <w:t xml:space="preserve">J., &amp; </w:t>
      </w:r>
      <w:proofErr w:type="spellStart"/>
      <w:r w:rsidR="002F3FC4" w:rsidRPr="00CE1933">
        <w:rPr>
          <w:rFonts w:ascii="Times New Roman" w:hAnsi="Times New Roman" w:cs="Times New Roman"/>
          <w:sz w:val="24"/>
          <w:szCs w:val="24"/>
          <w:lang w:val="en-US"/>
        </w:rPr>
        <w:t>Fode</w:t>
      </w:r>
      <w:proofErr w:type="spellEnd"/>
      <w:r w:rsidR="002F3FC4" w:rsidRPr="00CE1933">
        <w:rPr>
          <w:rFonts w:ascii="Times New Roman" w:hAnsi="Times New Roman" w:cs="Times New Roman"/>
          <w:sz w:val="24"/>
          <w:szCs w:val="24"/>
          <w:lang w:val="en-US"/>
        </w:rPr>
        <w:t xml:space="preserve">, M. </w:t>
      </w:r>
      <w:r w:rsidR="00191011" w:rsidRPr="00CE1933">
        <w:rPr>
          <w:rFonts w:ascii="Times New Roman" w:hAnsi="Times New Roman" w:cs="Times New Roman"/>
          <w:sz w:val="24"/>
          <w:szCs w:val="24"/>
          <w:lang w:val="en-US"/>
        </w:rPr>
        <w:t xml:space="preserve">(2017). </w:t>
      </w:r>
      <w:r w:rsidR="002F3FC4" w:rsidRPr="00CE1933">
        <w:rPr>
          <w:rFonts w:ascii="Times New Roman" w:hAnsi="Times New Roman" w:cs="Times New Roman"/>
          <w:sz w:val="24"/>
          <w:szCs w:val="24"/>
          <w:lang w:val="en-US"/>
        </w:rPr>
        <w:t>Varicocele and male infertility. Nature reviews Urology, 14(9), 523-533.</w:t>
      </w:r>
    </w:p>
    <w:p w14:paraId="7E2D27FB" w14:textId="3A029DD7" w:rsidR="00B17194" w:rsidRPr="00CE1933" w:rsidRDefault="00C15A28" w:rsidP="00B1576D">
      <w:pPr>
        <w:spacing w:after="0"/>
        <w:ind w:left="12" w:firstLine="708"/>
        <w:jc w:val="both"/>
        <w:rPr>
          <w:rFonts w:ascii="Times New Roman" w:hAnsi="Times New Roman" w:cs="Times New Roman"/>
          <w:sz w:val="24"/>
          <w:szCs w:val="24"/>
          <w:lang w:val="en-US"/>
        </w:rPr>
      </w:pPr>
      <w:hyperlink r:id="rId42" w:history="1">
        <w:r w:rsidR="000D7A67" w:rsidRPr="00CE1933">
          <w:rPr>
            <w:rStyle w:val="Lienhypertexte"/>
            <w:rFonts w:ascii="Times New Roman" w:hAnsi="Times New Roman" w:cs="Times New Roman"/>
            <w:sz w:val="24"/>
            <w:szCs w:val="24"/>
            <w:lang w:val="en-US"/>
          </w:rPr>
          <w:t>https://doi.org/10.1038/nrurol.2017.98</w:t>
        </w:r>
      </w:hyperlink>
    </w:p>
    <w:p w14:paraId="381A8872" w14:textId="6B7C0B93" w:rsidR="009F5978" w:rsidRPr="00CE1933" w:rsidRDefault="002F3FC4" w:rsidP="007157F1">
      <w:pPr>
        <w:pStyle w:val="Paragraphedeliste"/>
        <w:spacing w:after="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 xml:space="preserve">Lakatos, E., Szigeti, J. F., </w:t>
      </w:r>
      <w:proofErr w:type="spellStart"/>
      <w:r w:rsidRPr="00CE1933">
        <w:rPr>
          <w:rFonts w:ascii="Times New Roman" w:hAnsi="Times New Roman" w:cs="Times New Roman"/>
          <w:sz w:val="24"/>
          <w:szCs w:val="24"/>
          <w:lang w:val="en-US"/>
        </w:rPr>
        <w:t>Ujma</w:t>
      </w:r>
      <w:proofErr w:type="spellEnd"/>
      <w:r w:rsidRPr="00CE1933">
        <w:rPr>
          <w:rFonts w:ascii="Times New Roman" w:hAnsi="Times New Roman" w:cs="Times New Roman"/>
          <w:sz w:val="24"/>
          <w:szCs w:val="24"/>
          <w:lang w:val="en-US"/>
        </w:rPr>
        <w:t xml:space="preserve">, P. P., </w:t>
      </w:r>
      <w:proofErr w:type="spellStart"/>
      <w:r w:rsidRPr="00CE1933">
        <w:rPr>
          <w:rFonts w:ascii="Times New Roman" w:hAnsi="Times New Roman" w:cs="Times New Roman"/>
          <w:sz w:val="24"/>
          <w:szCs w:val="24"/>
          <w:lang w:val="en-US"/>
        </w:rPr>
        <w:t>S</w:t>
      </w:r>
      <w:r w:rsidR="009F5978" w:rsidRPr="00CE1933">
        <w:rPr>
          <w:rFonts w:ascii="Times New Roman" w:hAnsi="Times New Roman" w:cs="Times New Roman"/>
          <w:sz w:val="24"/>
          <w:szCs w:val="24"/>
          <w:lang w:val="en-US"/>
        </w:rPr>
        <w:t>exty</w:t>
      </w:r>
      <w:proofErr w:type="spellEnd"/>
      <w:r w:rsidR="009F5978" w:rsidRPr="00CE1933">
        <w:rPr>
          <w:rFonts w:ascii="Times New Roman" w:hAnsi="Times New Roman" w:cs="Times New Roman"/>
          <w:sz w:val="24"/>
          <w:szCs w:val="24"/>
          <w:lang w:val="en-US"/>
        </w:rPr>
        <w:t xml:space="preserve">, R., &amp; Balog, P. (2021). Anxiety and depression among </w:t>
      </w:r>
      <w:proofErr w:type="gramStart"/>
      <w:r w:rsidR="009F5978" w:rsidRPr="00CE1933">
        <w:rPr>
          <w:rFonts w:ascii="Times New Roman" w:hAnsi="Times New Roman" w:cs="Times New Roman"/>
          <w:sz w:val="24"/>
          <w:szCs w:val="24"/>
          <w:lang w:val="en-US"/>
        </w:rPr>
        <w:t>infertile  women</w:t>
      </w:r>
      <w:proofErr w:type="gramEnd"/>
      <w:r w:rsidR="009F5978" w:rsidRPr="00CE1933">
        <w:rPr>
          <w:rFonts w:ascii="Times New Roman" w:hAnsi="Times New Roman" w:cs="Times New Roman"/>
          <w:sz w:val="24"/>
          <w:szCs w:val="24"/>
          <w:lang w:val="en-US"/>
        </w:rPr>
        <w:t> : A cross-sectional survey. Journal of psychosomatic Obstetrics &amp; Gynecology, 42(1), 10-18.</w:t>
      </w:r>
    </w:p>
    <w:p w14:paraId="2FDEC53E" w14:textId="5D76CB2A" w:rsidR="00B17194" w:rsidRPr="00CE1933" w:rsidRDefault="00C15A28" w:rsidP="00B1576D">
      <w:pPr>
        <w:spacing w:after="0"/>
        <w:ind w:left="12" w:firstLine="708"/>
        <w:jc w:val="both"/>
        <w:rPr>
          <w:rFonts w:ascii="Times New Roman" w:hAnsi="Times New Roman" w:cs="Times New Roman"/>
          <w:sz w:val="24"/>
          <w:szCs w:val="24"/>
          <w:lang w:val="en-US"/>
        </w:rPr>
      </w:pPr>
      <w:hyperlink r:id="rId43" w:history="1">
        <w:r w:rsidR="00B17194" w:rsidRPr="00CE1933">
          <w:rPr>
            <w:rStyle w:val="Lienhypertexte"/>
            <w:rFonts w:ascii="Times New Roman" w:hAnsi="Times New Roman" w:cs="Times New Roman"/>
            <w:sz w:val="24"/>
            <w:szCs w:val="24"/>
            <w:lang w:val="en-US"/>
          </w:rPr>
          <w:t>https://doi.org/10.1080/0167482X.2020.1761317</w:t>
        </w:r>
      </w:hyperlink>
    </w:p>
    <w:p w14:paraId="58FDCB3D" w14:textId="22A63696" w:rsidR="009F5978" w:rsidRPr="00CE1933" w:rsidRDefault="009F5978" w:rsidP="007157F1">
      <w:pPr>
        <w:pStyle w:val="Paragraphedeliste"/>
        <w:spacing w:after="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 xml:space="preserve">Manga, S. M., Li, Y., </w:t>
      </w:r>
      <w:proofErr w:type="spellStart"/>
      <w:r w:rsidRPr="00CE1933">
        <w:rPr>
          <w:rFonts w:ascii="Times New Roman" w:hAnsi="Times New Roman" w:cs="Times New Roman"/>
          <w:sz w:val="24"/>
          <w:szCs w:val="24"/>
          <w:lang w:val="en-US"/>
        </w:rPr>
        <w:t>Nulah</w:t>
      </w:r>
      <w:proofErr w:type="spellEnd"/>
      <w:r w:rsidRPr="00CE1933">
        <w:rPr>
          <w:rFonts w:ascii="Times New Roman" w:hAnsi="Times New Roman" w:cs="Times New Roman"/>
          <w:sz w:val="24"/>
          <w:szCs w:val="24"/>
          <w:lang w:val="en-US"/>
        </w:rPr>
        <w:t xml:space="preserve">, K. L., &amp; </w:t>
      </w:r>
      <w:proofErr w:type="spellStart"/>
      <w:r w:rsidRPr="00CE1933">
        <w:rPr>
          <w:rFonts w:ascii="Times New Roman" w:hAnsi="Times New Roman" w:cs="Times New Roman"/>
          <w:sz w:val="24"/>
          <w:szCs w:val="24"/>
          <w:lang w:val="en-US"/>
        </w:rPr>
        <w:t>Fualefac</w:t>
      </w:r>
      <w:proofErr w:type="spellEnd"/>
      <w:r w:rsidRPr="00CE1933">
        <w:rPr>
          <w:rFonts w:ascii="Times New Roman" w:hAnsi="Times New Roman" w:cs="Times New Roman"/>
          <w:sz w:val="24"/>
          <w:szCs w:val="24"/>
          <w:lang w:val="en-US"/>
        </w:rPr>
        <w:t xml:space="preserve">, A. (2018). </w:t>
      </w:r>
      <w:r w:rsidR="0007421B" w:rsidRPr="00CE1933">
        <w:rPr>
          <w:rFonts w:ascii="Times New Roman" w:hAnsi="Times New Roman" w:cs="Times New Roman"/>
          <w:sz w:val="24"/>
          <w:szCs w:val="24"/>
          <w:lang w:val="en-US"/>
        </w:rPr>
        <w:t>R</w:t>
      </w:r>
      <w:r w:rsidRPr="00CE1933">
        <w:rPr>
          <w:rFonts w:ascii="Times New Roman" w:hAnsi="Times New Roman" w:cs="Times New Roman"/>
          <w:sz w:val="24"/>
          <w:szCs w:val="24"/>
          <w:lang w:val="en-US"/>
        </w:rPr>
        <w:t>elationship</w:t>
      </w:r>
      <w:r w:rsidR="0007421B" w:rsidRPr="00CE1933">
        <w:rPr>
          <w:rFonts w:ascii="Times New Roman" w:hAnsi="Times New Roman" w:cs="Times New Roman"/>
          <w:sz w:val="24"/>
          <w:szCs w:val="24"/>
          <w:lang w:val="en-US"/>
        </w:rPr>
        <w:t xml:space="preserve"> between infertility and digital </w:t>
      </w:r>
      <w:proofErr w:type="spellStart"/>
      <w:r w:rsidR="0007421B" w:rsidRPr="00CE1933">
        <w:rPr>
          <w:rFonts w:ascii="Times New Roman" w:hAnsi="Times New Roman" w:cs="Times New Roman"/>
          <w:sz w:val="24"/>
          <w:szCs w:val="24"/>
          <w:lang w:val="en-US"/>
        </w:rPr>
        <w:t>cervicography</w:t>
      </w:r>
      <w:proofErr w:type="spellEnd"/>
      <w:r w:rsidR="0007421B" w:rsidRPr="00CE1933">
        <w:rPr>
          <w:rFonts w:ascii="Times New Roman" w:hAnsi="Times New Roman" w:cs="Times New Roman"/>
          <w:sz w:val="24"/>
          <w:szCs w:val="24"/>
          <w:lang w:val="en-US"/>
        </w:rPr>
        <w:t xml:space="preserve"> findings in Cameroonian women. International Journal of </w:t>
      </w:r>
      <w:proofErr w:type="spellStart"/>
      <w:r w:rsidR="0007421B" w:rsidRPr="00CE1933">
        <w:rPr>
          <w:rFonts w:ascii="Times New Roman" w:hAnsi="Times New Roman" w:cs="Times New Roman"/>
          <w:sz w:val="24"/>
          <w:szCs w:val="24"/>
          <w:lang w:val="en-US"/>
        </w:rPr>
        <w:t>Womens</w:t>
      </w:r>
      <w:proofErr w:type="spellEnd"/>
      <w:r w:rsidR="0007421B" w:rsidRPr="00CE1933">
        <w:rPr>
          <w:rFonts w:ascii="Times New Roman" w:hAnsi="Times New Roman" w:cs="Times New Roman"/>
          <w:sz w:val="24"/>
          <w:szCs w:val="24"/>
          <w:lang w:val="en-US"/>
        </w:rPr>
        <w:t xml:space="preserve"> Health and reproduction sciences, 6(2), 134-139.</w:t>
      </w:r>
    </w:p>
    <w:p w14:paraId="45DF3894" w14:textId="5CFCF02C" w:rsidR="00AB272B" w:rsidRPr="00CE1933" w:rsidRDefault="00C15A28" w:rsidP="00B1576D">
      <w:pPr>
        <w:spacing w:after="0"/>
        <w:ind w:left="12" w:firstLine="708"/>
        <w:jc w:val="both"/>
        <w:rPr>
          <w:rFonts w:ascii="Times New Roman" w:hAnsi="Times New Roman" w:cs="Times New Roman"/>
          <w:sz w:val="24"/>
          <w:szCs w:val="24"/>
          <w:lang w:val="en-US"/>
        </w:rPr>
      </w:pPr>
      <w:hyperlink r:id="rId44" w:history="1">
        <w:r w:rsidR="00AB272B" w:rsidRPr="00CE1933">
          <w:rPr>
            <w:rStyle w:val="Lienhypertexte"/>
            <w:rFonts w:ascii="Times New Roman" w:hAnsi="Times New Roman" w:cs="Times New Roman"/>
            <w:sz w:val="24"/>
            <w:szCs w:val="24"/>
            <w:lang w:val="en-US"/>
          </w:rPr>
          <w:t>https://doi.org/10.15296/ijwhr.2018.23</w:t>
        </w:r>
      </w:hyperlink>
    </w:p>
    <w:p w14:paraId="252B444A" w14:textId="1E53F670" w:rsidR="00AB272B" w:rsidRPr="00CE1933" w:rsidRDefault="0007421B" w:rsidP="007157F1">
      <w:pPr>
        <w:pStyle w:val="Paragraphedeliste"/>
        <w:spacing w:after="0"/>
        <w:jc w:val="both"/>
        <w:rPr>
          <w:rFonts w:ascii="Times New Roman" w:hAnsi="Times New Roman" w:cs="Times New Roman"/>
          <w:sz w:val="24"/>
          <w:szCs w:val="24"/>
          <w:lang w:val="en-US"/>
        </w:rPr>
      </w:pPr>
      <w:proofErr w:type="spellStart"/>
      <w:r w:rsidRPr="00CE1933">
        <w:rPr>
          <w:rFonts w:ascii="Times New Roman" w:hAnsi="Times New Roman" w:cs="Times New Roman"/>
          <w:sz w:val="24"/>
          <w:szCs w:val="24"/>
          <w:lang w:val="en-US"/>
        </w:rPr>
        <w:t>Mascarenhas</w:t>
      </w:r>
      <w:proofErr w:type="spellEnd"/>
      <w:r w:rsidRPr="00CE1933">
        <w:rPr>
          <w:rFonts w:ascii="Times New Roman" w:hAnsi="Times New Roman" w:cs="Times New Roman"/>
          <w:sz w:val="24"/>
          <w:szCs w:val="24"/>
          <w:lang w:val="en-US"/>
        </w:rPr>
        <w:t xml:space="preserve">, M. N., Flaxman, S. R., </w:t>
      </w:r>
      <w:proofErr w:type="spellStart"/>
      <w:r w:rsidRPr="00CE1933">
        <w:rPr>
          <w:rFonts w:ascii="Times New Roman" w:hAnsi="Times New Roman" w:cs="Times New Roman"/>
          <w:sz w:val="24"/>
          <w:szCs w:val="24"/>
          <w:lang w:val="en-US"/>
        </w:rPr>
        <w:t>Boerma</w:t>
      </w:r>
      <w:proofErr w:type="spellEnd"/>
      <w:r w:rsidRPr="00CE1933">
        <w:rPr>
          <w:rFonts w:ascii="Times New Roman" w:hAnsi="Times New Roman" w:cs="Times New Roman"/>
          <w:sz w:val="24"/>
          <w:szCs w:val="24"/>
          <w:lang w:val="en-US"/>
        </w:rPr>
        <w:t xml:space="preserve">, T., </w:t>
      </w:r>
      <w:proofErr w:type="spellStart"/>
      <w:r w:rsidRPr="00CE1933">
        <w:rPr>
          <w:rFonts w:ascii="Times New Roman" w:hAnsi="Times New Roman" w:cs="Times New Roman"/>
          <w:sz w:val="24"/>
          <w:szCs w:val="24"/>
          <w:lang w:val="en-US"/>
        </w:rPr>
        <w:t>Vanderpoel</w:t>
      </w:r>
      <w:proofErr w:type="spellEnd"/>
      <w:r w:rsidRPr="00CE1933">
        <w:rPr>
          <w:rFonts w:ascii="Times New Roman" w:hAnsi="Times New Roman" w:cs="Times New Roman"/>
          <w:sz w:val="24"/>
          <w:szCs w:val="24"/>
          <w:lang w:val="en-US"/>
        </w:rPr>
        <w:t xml:space="preserve">, S., &amp; Stevens, G. A. (2012). </w:t>
      </w:r>
      <w:proofErr w:type="gramStart"/>
      <w:r w:rsidRPr="00CE1933">
        <w:rPr>
          <w:rFonts w:ascii="Times New Roman" w:hAnsi="Times New Roman" w:cs="Times New Roman"/>
          <w:sz w:val="24"/>
          <w:szCs w:val="24"/>
          <w:lang w:val="en-US"/>
        </w:rPr>
        <w:t>National ,</w:t>
      </w:r>
      <w:proofErr w:type="gramEnd"/>
      <w:r w:rsidRPr="00CE1933">
        <w:rPr>
          <w:rFonts w:ascii="Times New Roman" w:hAnsi="Times New Roman" w:cs="Times New Roman"/>
          <w:sz w:val="24"/>
          <w:szCs w:val="24"/>
          <w:lang w:val="en-US"/>
        </w:rPr>
        <w:t xml:space="preserve"> regional, and global trends in infertility prevalence since 1990 : A systematic analysis of 277 health surveys. </w:t>
      </w:r>
      <w:proofErr w:type="spellStart"/>
      <w:r w:rsidRPr="00CE1933">
        <w:rPr>
          <w:rFonts w:ascii="Times New Roman" w:hAnsi="Times New Roman" w:cs="Times New Roman"/>
          <w:sz w:val="24"/>
          <w:szCs w:val="24"/>
          <w:lang w:val="en-US"/>
        </w:rPr>
        <w:t>Plos</w:t>
      </w:r>
      <w:proofErr w:type="spellEnd"/>
      <w:r w:rsidRPr="00CE1933">
        <w:rPr>
          <w:rFonts w:ascii="Times New Roman" w:hAnsi="Times New Roman" w:cs="Times New Roman"/>
          <w:sz w:val="24"/>
          <w:szCs w:val="24"/>
          <w:lang w:val="en-US"/>
        </w:rPr>
        <w:t xml:space="preserve"> </w:t>
      </w:r>
      <w:proofErr w:type="spellStart"/>
      <w:r w:rsidRPr="00CE1933">
        <w:rPr>
          <w:rFonts w:ascii="Times New Roman" w:hAnsi="Times New Roman" w:cs="Times New Roman"/>
          <w:sz w:val="24"/>
          <w:szCs w:val="24"/>
          <w:lang w:val="en-US"/>
        </w:rPr>
        <w:t>Medecine</w:t>
      </w:r>
      <w:proofErr w:type="spellEnd"/>
      <w:r w:rsidRPr="00CE1933">
        <w:rPr>
          <w:rFonts w:ascii="Times New Roman" w:hAnsi="Times New Roman" w:cs="Times New Roman"/>
          <w:sz w:val="24"/>
          <w:szCs w:val="24"/>
          <w:lang w:val="en-US"/>
        </w:rPr>
        <w:t>, 9(12), e100135</w:t>
      </w:r>
      <w:r w:rsidR="006C6C34" w:rsidRPr="00CE1933">
        <w:rPr>
          <w:rFonts w:ascii="Times New Roman" w:hAnsi="Times New Roman" w:cs="Times New Roman"/>
          <w:sz w:val="24"/>
          <w:szCs w:val="24"/>
          <w:lang w:val="en-US"/>
        </w:rPr>
        <w:t>6.</w:t>
      </w:r>
    </w:p>
    <w:p w14:paraId="2F564AE2" w14:textId="66FADD39" w:rsidR="00EB1B07" w:rsidRPr="00CE1933" w:rsidRDefault="00C15A28" w:rsidP="007157F1">
      <w:pPr>
        <w:pStyle w:val="Paragraphedeliste"/>
        <w:spacing w:after="0"/>
        <w:jc w:val="both"/>
        <w:rPr>
          <w:rFonts w:ascii="Times New Roman" w:hAnsi="Times New Roman" w:cs="Times New Roman"/>
          <w:sz w:val="24"/>
          <w:szCs w:val="24"/>
          <w:lang w:val="en-US"/>
        </w:rPr>
      </w:pPr>
      <w:hyperlink r:id="rId45" w:history="1">
        <w:r w:rsidR="007157F1" w:rsidRPr="00CE1933">
          <w:rPr>
            <w:rStyle w:val="Lienhypertexte"/>
            <w:rFonts w:ascii="Times New Roman" w:hAnsi="Times New Roman" w:cs="Times New Roman"/>
            <w:sz w:val="24"/>
            <w:szCs w:val="24"/>
            <w:lang w:val="en-US"/>
          </w:rPr>
          <w:t>https://doi.org/10.1371/journal.pmed.1001356</w:t>
        </w:r>
      </w:hyperlink>
    </w:p>
    <w:p w14:paraId="28F06621" w14:textId="77777777" w:rsidR="00AB272B" w:rsidRPr="00CE1933" w:rsidRDefault="006C6C34" w:rsidP="007157F1">
      <w:pPr>
        <w:pStyle w:val="Paragraphedeliste"/>
        <w:spacing w:after="0"/>
        <w:jc w:val="both"/>
        <w:rPr>
          <w:rFonts w:ascii="Times New Roman" w:hAnsi="Times New Roman" w:cs="Times New Roman"/>
          <w:sz w:val="24"/>
          <w:szCs w:val="24"/>
          <w:lang w:val="en-US"/>
        </w:rPr>
      </w:pPr>
      <w:proofErr w:type="spellStart"/>
      <w:r w:rsidRPr="00CE1933">
        <w:rPr>
          <w:rFonts w:ascii="Times New Roman" w:hAnsi="Times New Roman" w:cs="Times New Roman"/>
          <w:sz w:val="24"/>
          <w:szCs w:val="24"/>
          <w:lang w:val="en-US"/>
        </w:rPr>
        <w:t>Masarani</w:t>
      </w:r>
      <w:proofErr w:type="spellEnd"/>
      <w:r w:rsidRPr="00CE1933">
        <w:rPr>
          <w:rFonts w:ascii="Times New Roman" w:hAnsi="Times New Roman" w:cs="Times New Roman"/>
          <w:sz w:val="24"/>
          <w:szCs w:val="24"/>
          <w:lang w:val="en-US"/>
        </w:rPr>
        <w:t xml:space="preserve">, M., </w:t>
      </w:r>
      <w:proofErr w:type="spellStart"/>
      <w:proofErr w:type="gramStart"/>
      <w:r w:rsidRPr="00CE1933">
        <w:rPr>
          <w:rFonts w:ascii="Times New Roman" w:hAnsi="Times New Roman" w:cs="Times New Roman"/>
          <w:sz w:val="24"/>
          <w:szCs w:val="24"/>
          <w:lang w:val="en-US"/>
        </w:rPr>
        <w:t>Wazait,H</w:t>
      </w:r>
      <w:proofErr w:type="spellEnd"/>
      <w:r w:rsidRPr="00CE1933">
        <w:rPr>
          <w:rFonts w:ascii="Times New Roman" w:hAnsi="Times New Roman" w:cs="Times New Roman"/>
          <w:sz w:val="24"/>
          <w:szCs w:val="24"/>
          <w:lang w:val="en-US"/>
        </w:rPr>
        <w:t>.</w:t>
      </w:r>
      <w:proofErr w:type="gramEnd"/>
      <w:r w:rsidRPr="00CE1933">
        <w:rPr>
          <w:rFonts w:ascii="Times New Roman" w:hAnsi="Times New Roman" w:cs="Times New Roman"/>
          <w:sz w:val="24"/>
          <w:szCs w:val="24"/>
          <w:lang w:val="en-US"/>
        </w:rPr>
        <w:t xml:space="preserve">, &amp; </w:t>
      </w:r>
      <w:proofErr w:type="spellStart"/>
      <w:r w:rsidRPr="00CE1933">
        <w:rPr>
          <w:rFonts w:ascii="Times New Roman" w:hAnsi="Times New Roman" w:cs="Times New Roman"/>
          <w:sz w:val="24"/>
          <w:szCs w:val="24"/>
          <w:lang w:val="en-US"/>
        </w:rPr>
        <w:t>Dinneen</w:t>
      </w:r>
      <w:proofErr w:type="spellEnd"/>
      <w:r w:rsidRPr="00CE1933">
        <w:rPr>
          <w:rFonts w:ascii="Times New Roman" w:hAnsi="Times New Roman" w:cs="Times New Roman"/>
          <w:sz w:val="24"/>
          <w:szCs w:val="24"/>
          <w:lang w:val="en-US"/>
        </w:rPr>
        <w:t>, M. (2006). Mumps orchitis journal of the royal society of Medicine, 99(11), 573-575</w:t>
      </w:r>
    </w:p>
    <w:p w14:paraId="47AEE657" w14:textId="0CD2E048" w:rsidR="006C6C34" w:rsidRPr="00FC4EA6" w:rsidRDefault="00C15A28" w:rsidP="00B1576D">
      <w:pPr>
        <w:spacing w:after="0"/>
        <w:ind w:firstLine="708"/>
        <w:jc w:val="both"/>
        <w:rPr>
          <w:rFonts w:ascii="Times New Roman" w:hAnsi="Times New Roman" w:cs="Times New Roman"/>
          <w:sz w:val="24"/>
          <w:szCs w:val="24"/>
          <w:lang w:val="fr-FR"/>
        </w:rPr>
      </w:pPr>
      <w:hyperlink r:id="rId46" w:history="1">
        <w:r w:rsidR="00EB1B07" w:rsidRPr="00FC4EA6">
          <w:rPr>
            <w:rStyle w:val="Lienhypertexte"/>
            <w:rFonts w:ascii="Times New Roman" w:hAnsi="Times New Roman" w:cs="Times New Roman"/>
            <w:sz w:val="24"/>
            <w:szCs w:val="24"/>
            <w:lang w:val="fr-FR"/>
          </w:rPr>
          <w:t>https://doi.org/10.1177/014107680609901116</w:t>
        </w:r>
      </w:hyperlink>
    </w:p>
    <w:p w14:paraId="4BCD35A9" w14:textId="1DB1B9E4" w:rsidR="006C6C34" w:rsidRPr="00CE1933" w:rsidRDefault="006C6C34" w:rsidP="007157F1">
      <w:pPr>
        <w:spacing w:after="0"/>
        <w:ind w:left="360"/>
        <w:jc w:val="both"/>
        <w:rPr>
          <w:rFonts w:ascii="Times New Roman" w:hAnsi="Times New Roman" w:cs="Times New Roman"/>
          <w:sz w:val="24"/>
          <w:szCs w:val="24"/>
          <w:lang w:val="en-US"/>
        </w:rPr>
      </w:pPr>
      <w:proofErr w:type="spellStart"/>
      <w:r w:rsidRPr="00FC4EA6">
        <w:rPr>
          <w:rFonts w:ascii="Times New Roman" w:hAnsi="Times New Roman" w:cs="Times New Roman"/>
          <w:sz w:val="24"/>
          <w:szCs w:val="24"/>
          <w:lang w:val="fr-FR"/>
        </w:rPr>
        <w:t>Njamen</w:t>
      </w:r>
      <w:proofErr w:type="spellEnd"/>
      <w:r w:rsidRPr="00FC4EA6">
        <w:rPr>
          <w:rFonts w:ascii="Times New Roman" w:hAnsi="Times New Roman" w:cs="Times New Roman"/>
          <w:sz w:val="24"/>
          <w:szCs w:val="24"/>
          <w:lang w:val="fr-FR"/>
        </w:rPr>
        <w:t xml:space="preserve">, T. N., Nana, P. N., </w:t>
      </w:r>
      <w:proofErr w:type="spellStart"/>
      <w:proofErr w:type="gramStart"/>
      <w:r w:rsidRPr="00FC4EA6">
        <w:rPr>
          <w:rFonts w:ascii="Times New Roman" w:hAnsi="Times New Roman" w:cs="Times New Roman"/>
          <w:sz w:val="24"/>
          <w:szCs w:val="24"/>
          <w:lang w:val="fr-FR"/>
        </w:rPr>
        <w:t>Fomulu,J</w:t>
      </w:r>
      <w:proofErr w:type="spellEnd"/>
      <w:r w:rsidRPr="00FC4EA6">
        <w:rPr>
          <w:rFonts w:ascii="Times New Roman" w:hAnsi="Times New Roman" w:cs="Times New Roman"/>
          <w:sz w:val="24"/>
          <w:szCs w:val="24"/>
          <w:lang w:val="fr-FR"/>
        </w:rPr>
        <w:t>.</w:t>
      </w:r>
      <w:proofErr w:type="gramEnd"/>
      <w:r w:rsidRPr="00FC4EA6">
        <w:rPr>
          <w:rFonts w:ascii="Times New Roman" w:hAnsi="Times New Roman" w:cs="Times New Roman"/>
          <w:sz w:val="24"/>
          <w:szCs w:val="24"/>
          <w:lang w:val="fr-FR"/>
        </w:rPr>
        <w:t xml:space="preserve"> N., &amp; </w:t>
      </w:r>
      <w:proofErr w:type="spellStart"/>
      <w:r w:rsidRPr="00FC4EA6">
        <w:rPr>
          <w:rFonts w:ascii="Times New Roman" w:hAnsi="Times New Roman" w:cs="Times New Roman"/>
          <w:sz w:val="24"/>
          <w:szCs w:val="24"/>
          <w:lang w:val="fr-FR"/>
        </w:rPr>
        <w:t>Mbu</w:t>
      </w:r>
      <w:proofErr w:type="spellEnd"/>
      <w:r w:rsidRPr="00FC4EA6">
        <w:rPr>
          <w:rFonts w:ascii="Times New Roman" w:hAnsi="Times New Roman" w:cs="Times New Roman"/>
          <w:sz w:val="24"/>
          <w:szCs w:val="24"/>
          <w:lang w:val="fr-FR"/>
        </w:rPr>
        <w:t xml:space="preserve">, R. E. (2019). </w:t>
      </w:r>
      <w:r w:rsidRPr="00CE1933">
        <w:rPr>
          <w:rFonts w:ascii="Times New Roman" w:hAnsi="Times New Roman" w:cs="Times New Roman"/>
          <w:sz w:val="24"/>
          <w:szCs w:val="24"/>
          <w:lang w:val="en-US"/>
        </w:rPr>
        <w:t xml:space="preserve">Male factors in couple infertility </w:t>
      </w:r>
      <w:proofErr w:type="gramStart"/>
      <w:r w:rsidRPr="00CE1933">
        <w:rPr>
          <w:rFonts w:ascii="Times New Roman" w:hAnsi="Times New Roman" w:cs="Times New Roman"/>
          <w:sz w:val="24"/>
          <w:szCs w:val="24"/>
          <w:lang w:val="en-US"/>
        </w:rPr>
        <w:t>in  couple</w:t>
      </w:r>
      <w:proofErr w:type="gramEnd"/>
      <w:r w:rsidRPr="00CE1933">
        <w:rPr>
          <w:rFonts w:ascii="Times New Roman" w:hAnsi="Times New Roman" w:cs="Times New Roman"/>
          <w:sz w:val="24"/>
          <w:szCs w:val="24"/>
          <w:lang w:val="en-US"/>
        </w:rPr>
        <w:t xml:space="preserve"> infertility in Douala, Cameroon</w:t>
      </w:r>
      <w:r w:rsidR="00A30E1B" w:rsidRPr="00CE1933">
        <w:rPr>
          <w:rFonts w:ascii="Times New Roman" w:hAnsi="Times New Roman" w:cs="Times New Roman"/>
          <w:sz w:val="24"/>
          <w:szCs w:val="24"/>
          <w:lang w:val="en-US"/>
        </w:rPr>
        <w:t>, Pan Africa Medical Journal, 32, 145.</w:t>
      </w:r>
    </w:p>
    <w:p w14:paraId="118569A8" w14:textId="76BC7C4D" w:rsidR="00EB1B07" w:rsidRPr="00CE1933" w:rsidRDefault="00C15A28" w:rsidP="00B1576D">
      <w:pPr>
        <w:spacing w:after="0"/>
        <w:ind w:left="12" w:firstLine="708"/>
        <w:jc w:val="both"/>
        <w:rPr>
          <w:rFonts w:ascii="Times New Roman" w:hAnsi="Times New Roman" w:cs="Times New Roman"/>
          <w:sz w:val="24"/>
          <w:szCs w:val="24"/>
          <w:lang w:val="en-US"/>
        </w:rPr>
      </w:pPr>
      <w:hyperlink r:id="rId47" w:history="1">
        <w:r w:rsidR="00EB1B07" w:rsidRPr="00CE1933">
          <w:rPr>
            <w:rStyle w:val="Lienhypertexte"/>
            <w:rFonts w:ascii="Times New Roman" w:hAnsi="Times New Roman" w:cs="Times New Roman"/>
            <w:sz w:val="24"/>
            <w:szCs w:val="24"/>
            <w:lang w:val="en-US"/>
          </w:rPr>
          <w:t>https://doi.org/10.11604/pamj.2019.32.145.17894</w:t>
        </w:r>
      </w:hyperlink>
    </w:p>
    <w:p w14:paraId="28DAF1AC" w14:textId="1FB4DF08" w:rsidR="00F66DDC" w:rsidRPr="00FC4EA6" w:rsidRDefault="008543D4" w:rsidP="007157F1">
      <w:pPr>
        <w:pStyle w:val="Paragraphedeliste"/>
        <w:spacing w:after="0"/>
        <w:jc w:val="both"/>
        <w:rPr>
          <w:rFonts w:ascii="Times New Roman" w:hAnsi="Times New Roman" w:cs="Times New Roman"/>
          <w:sz w:val="24"/>
          <w:szCs w:val="24"/>
          <w:lang w:val="fr-FR"/>
        </w:rPr>
      </w:pPr>
      <w:proofErr w:type="spellStart"/>
      <w:r w:rsidRPr="00CE1933">
        <w:rPr>
          <w:rFonts w:ascii="Times New Roman" w:hAnsi="Times New Roman" w:cs="Times New Roman"/>
          <w:sz w:val="24"/>
          <w:szCs w:val="24"/>
          <w:lang w:val="en-US"/>
        </w:rPr>
        <w:t>Ombelet</w:t>
      </w:r>
      <w:proofErr w:type="spellEnd"/>
      <w:r w:rsidRPr="00CE1933">
        <w:rPr>
          <w:rFonts w:ascii="Times New Roman" w:hAnsi="Times New Roman" w:cs="Times New Roman"/>
          <w:sz w:val="24"/>
          <w:szCs w:val="24"/>
          <w:lang w:val="en-US"/>
        </w:rPr>
        <w:t xml:space="preserve">, W., Cooke, P.N., Dyer, S., </w:t>
      </w:r>
      <w:proofErr w:type="spellStart"/>
      <w:r w:rsidRPr="00CE1933">
        <w:rPr>
          <w:rFonts w:ascii="Times New Roman" w:hAnsi="Times New Roman" w:cs="Times New Roman"/>
          <w:sz w:val="24"/>
          <w:szCs w:val="24"/>
          <w:lang w:val="en-US"/>
        </w:rPr>
        <w:t>serour</w:t>
      </w:r>
      <w:proofErr w:type="spellEnd"/>
      <w:r w:rsidRPr="00CE1933">
        <w:rPr>
          <w:rFonts w:ascii="Times New Roman" w:hAnsi="Times New Roman" w:cs="Times New Roman"/>
          <w:sz w:val="24"/>
          <w:szCs w:val="24"/>
          <w:lang w:val="en-US"/>
        </w:rPr>
        <w:t xml:space="preserve">, </w:t>
      </w:r>
      <w:proofErr w:type="gramStart"/>
      <w:r w:rsidRPr="00CE1933">
        <w:rPr>
          <w:rFonts w:ascii="Times New Roman" w:hAnsi="Times New Roman" w:cs="Times New Roman"/>
          <w:sz w:val="24"/>
          <w:szCs w:val="24"/>
          <w:lang w:val="en-US"/>
        </w:rPr>
        <w:t>G.,&amp;</w:t>
      </w:r>
      <w:proofErr w:type="gramEnd"/>
      <w:r w:rsidRPr="00CE1933">
        <w:rPr>
          <w:rFonts w:ascii="Times New Roman" w:hAnsi="Times New Roman" w:cs="Times New Roman"/>
          <w:sz w:val="24"/>
          <w:szCs w:val="24"/>
          <w:lang w:val="en-US"/>
        </w:rPr>
        <w:t xml:space="preserve"> </w:t>
      </w:r>
      <w:proofErr w:type="spellStart"/>
      <w:r w:rsidRPr="00CE1933">
        <w:rPr>
          <w:rFonts w:ascii="Times New Roman" w:hAnsi="Times New Roman" w:cs="Times New Roman"/>
          <w:sz w:val="24"/>
          <w:szCs w:val="24"/>
          <w:lang w:val="en-US"/>
        </w:rPr>
        <w:t>Devroe</w:t>
      </w:r>
      <w:r w:rsidR="00F66DDC" w:rsidRPr="00CE1933">
        <w:rPr>
          <w:rFonts w:ascii="Times New Roman" w:hAnsi="Times New Roman" w:cs="Times New Roman"/>
          <w:sz w:val="24"/>
          <w:szCs w:val="24"/>
          <w:lang w:val="en-US"/>
        </w:rPr>
        <w:t>y,P</w:t>
      </w:r>
      <w:proofErr w:type="spellEnd"/>
      <w:r w:rsidR="00F66DDC" w:rsidRPr="00CE1933">
        <w:rPr>
          <w:rFonts w:ascii="Times New Roman" w:hAnsi="Times New Roman" w:cs="Times New Roman"/>
          <w:sz w:val="24"/>
          <w:szCs w:val="24"/>
          <w:lang w:val="en-US"/>
        </w:rPr>
        <w:t xml:space="preserve">. (2021). Infertility and the provision of infertility medical services in developing countries. </w:t>
      </w:r>
      <w:r w:rsidR="00F66DDC" w:rsidRPr="00FC4EA6">
        <w:rPr>
          <w:rFonts w:ascii="Times New Roman" w:hAnsi="Times New Roman" w:cs="Times New Roman"/>
          <w:sz w:val="24"/>
          <w:szCs w:val="24"/>
          <w:lang w:val="fr-FR"/>
        </w:rPr>
        <w:t>Human Reproduction Update, 27(3), 558-573.</w:t>
      </w:r>
    </w:p>
    <w:p w14:paraId="244B0498" w14:textId="49F19374" w:rsidR="00EB1B07" w:rsidRPr="00FC4EA6" w:rsidRDefault="00C15A28" w:rsidP="00B1576D">
      <w:pPr>
        <w:pStyle w:val="Paragraphedeliste"/>
        <w:numPr>
          <w:ilvl w:val="1"/>
          <w:numId w:val="30"/>
        </w:numPr>
        <w:spacing w:after="0"/>
        <w:jc w:val="both"/>
        <w:rPr>
          <w:rFonts w:ascii="Times New Roman" w:hAnsi="Times New Roman" w:cs="Times New Roman"/>
          <w:sz w:val="24"/>
          <w:szCs w:val="24"/>
          <w:lang w:val="fr-FR"/>
        </w:rPr>
      </w:pPr>
      <w:hyperlink r:id="rId48" w:history="1">
        <w:r w:rsidR="00EB1B07" w:rsidRPr="00FC4EA6">
          <w:rPr>
            <w:rStyle w:val="Lienhypertexte"/>
            <w:rFonts w:ascii="Times New Roman" w:hAnsi="Times New Roman" w:cs="Times New Roman"/>
            <w:sz w:val="24"/>
            <w:szCs w:val="24"/>
            <w:lang w:val="fr-FR"/>
          </w:rPr>
          <w:t>https://doi.org/10.1093/humupd/dmab001</w:t>
        </w:r>
      </w:hyperlink>
    </w:p>
    <w:p w14:paraId="06BCB249" w14:textId="77777777" w:rsidR="00EB1B07" w:rsidRPr="00FC4EA6" w:rsidRDefault="00EB1B07" w:rsidP="00B1576D">
      <w:pPr>
        <w:pStyle w:val="Paragraphedeliste"/>
        <w:spacing w:after="0"/>
        <w:jc w:val="both"/>
        <w:rPr>
          <w:rFonts w:ascii="Times New Roman" w:hAnsi="Times New Roman" w:cs="Times New Roman"/>
          <w:sz w:val="24"/>
          <w:szCs w:val="24"/>
          <w:lang w:val="fr-FR"/>
        </w:rPr>
      </w:pPr>
    </w:p>
    <w:p w14:paraId="0F716DB8" w14:textId="7A1F77FC" w:rsidR="00F66DDC" w:rsidRPr="00CE1933" w:rsidRDefault="00F66DDC" w:rsidP="007157F1">
      <w:pPr>
        <w:pStyle w:val="Paragraphedeliste"/>
        <w:spacing w:after="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Patrice Committee of the American Society for Reproductive Medicine. (2021). Fertility evaluation of infertile women: A committee opinion.</w:t>
      </w:r>
      <w:r w:rsidR="003E416A" w:rsidRPr="00CE1933">
        <w:rPr>
          <w:rFonts w:ascii="Times New Roman" w:hAnsi="Times New Roman" w:cs="Times New Roman"/>
          <w:sz w:val="24"/>
          <w:szCs w:val="24"/>
          <w:lang w:val="en-US"/>
        </w:rPr>
        <w:t xml:space="preserve"> Fertility and Sterility, 116(5), 1255-1265.</w:t>
      </w:r>
    </w:p>
    <w:p w14:paraId="56138E8B" w14:textId="69A4E628" w:rsidR="009E7BED" w:rsidRPr="00CE1933" w:rsidRDefault="009E7BED" w:rsidP="00B1576D">
      <w:pPr>
        <w:spacing w:after="0"/>
        <w:ind w:left="12" w:firstLine="708"/>
        <w:jc w:val="both"/>
        <w:rPr>
          <w:rFonts w:ascii="Times New Roman" w:hAnsi="Times New Roman" w:cs="Times New Roman"/>
          <w:sz w:val="24"/>
          <w:szCs w:val="24"/>
          <w:u w:val="single"/>
          <w:lang w:val="en-US"/>
        </w:rPr>
      </w:pPr>
      <w:r w:rsidRPr="00CE1933">
        <w:rPr>
          <w:rFonts w:ascii="Times New Roman" w:hAnsi="Times New Roman" w:cs="Times New Roman"/>
          <w:sz w:val="24"/>
          <w:szCs w:val="24"/>
          <w:u w:val="single"/>
          <w:lang w:val="en-US"/>
        </w:rPr>
        <w:t>h</w:t>
      </w:r>
      <w:r w:rsidR="00EB1B07" w:rsidRPr="00CE1933">
        <w:rPr>
          <w:rFonts w:ascii="Times New Roman" w:hAnsi="Times New Roman" w:cs="Times New Roman"/>
          <w:sz w:val="24"/>
          <w:szCs w:val="24"/>
          <w:u w:val="single"/>
          <w:lang w:val="en-US"/>
        </w:rPr>
        <w:t>tpps://doi.org/</w:t>
      </w:r>
      <w:r w:rsidRPr="00CE1933">
        <w:rPr>
          <w:rFonts w:ascii="Times New Roman" w:hAnsi="Times New Roman" w:cs="Times New Roman"/>
          <w:sz w:val="24"/>
          <w:szCs w:val="24"/>
          <w:u w:val="single"/>
          <w:lang w:val="en-US"/>
        </w:rPr>
        <w:t>10.1016/j.fertnstert.2021.08.031</w:t>
      </w:r>
    </w:p>
    <w:p w14:paraId="201A2BC3" w14:textId="756EE2BF" w:rsidR="003E416A" w:rsidRPr="00CE1933" w:rsidRDefault="003E416A" w:rsidP="007157F1">
      <w:pPr>
        <w:pStyle w:val="Paragraphedeliste"/>
        <w:spacing w:after="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 xml:space="preserve">Sharma, A., Minhas, S., </w:t>
      </w:r>
      <w:proofErr w:type="spellStart"/>
      <w:r w:rsidRPr="00CE1933">
        <w:rPr>
          <w:rFonts w:ascii="Times New Roman" w:hAnsi="Times New Roman" w:cs="Times New Roman"/>
          <w:sz w:val="24"/>
          <w:szCs w:val="24"/>
          <w:lang w:val="en-US"/>
        </w:rPr>
        <w:t>Dhillo</w:t>
      </w:r>
      <w:proofErr w:type="spellEnd"/>
      <w:r w:rsidRPr="00CE1933">
        <w:rPr>
          <w:rFonts w:ascii="Times New Roman" w:hAnsi="Times New Roman" w:cs="Times New Roman"/>
          <w:sz w:val="24"/>
          <w:szCs w:val="24"/>
          <w:lang w:val="en-US"/>
        </w:rPr>
        <w:t>,</w:t>
      </w:r>
      <w:r w:rsidR="00E545D6" w:rsidRPr="00CE1933">
        <w:rPr>
          <w:rFonts w:ascii="Times New Roman" w:hAnsi="Times New Roman" w:cs="Times New Roman"/>
          <w:sz w:val="24"/>
          <w:szCs w:val="24"/>
          <w:lang w:val="en-US"/>
        </w:rPr>
        <w:t xml:space="preserve"> W. S., &amp; </w:t>
      </w:r>
      <w:proofErr w:type="spellStart"/>
      <w:r w:rsidR="00E545D6" w:rsidRPr="00CE1933">
        <w:rPr>
          <w:rFonts w:ascii="Times New Roman" w:hAnsi="Times New Roman" w:cs="Times New Roman"/>
          <w:sz w:val="24"/>
          <w:szCs w:val="24"/>
          <w:lang w:val="en-US"/>
        </w:rPr>
        <w:t>Jayasena</w:t>
      </w:r>
      <w:proofErr w:type="spellEnd"/>
      <w:r w:rsidR="00E545D6" w:rsidRPr="00CE1933">
        <w:rPr>
          <w:rFonts w:ascii="Times New Roman" w:hAnsi="Times New Roman" w:cs="Times New Roman"/>
          <w:sz w:val="24"/>
          <w:szCs w:val="24"/>
          <w:lang w:val="en-US"/>
        </w:rPr>
        <w:t xml:space="preserve">, C. N. (2021). Male infertility. The Lancet, 397(10271), 319-333. </w:t>
      </w:r>
    </w:p>
    <w:p w14:paraId="2FAC717A" w14:textId="7B8691F1" w:rsidR="009E7BED" w:rsidRPr="00CE1933" w:rsidRDefault="00C15A28" w:rsidP="00B1576D">
      <w:pPr>
        <w:spacing w:after="0"/>
        <w:ind w:left="12" w:firstLine="708"/>
        <w:jc w:val="both"/>
        <w:rPr>
          <w:rFonts w:ascii="Times New Roman" w:hAnsi="Times New Roman" w:cs="Times New Roman"/>
          <w:sz w:val="24"/>
          <w:szCs w:val="24"/>
          <w:lang w:val="en-US"/>
        </w:rPr>
      </w:pPr>
      <w:hyperlink r:id="rId49" w:history="1">
        <w:r w:rsidR="009E7BED" w:rsidRPr="00CE1933">
          <w:rPr>
            <w:rStyle w:val="Lienhypertexte"/>
            <w:rFonts w:ascii="Times New Roman" w:hAnsi="Times New Roman" w:cs="Times New Roman"/>
            <w:sz w:val="24"/>
            <w:szCs w:val="24"/>
            <w:lang w:val="en-US"/>
          </w:rPr>
          <w:t>https://doi.org/10.1016/S0140-6736(20)32667-2</w:t>
        </w:r>
      </w:hyperlink>
    </w:p>
    <w:p w14:paraId="4D957806" w14:textId="3F9CE200" w:rsidR="00E545D6" w:rsidRPr="00CE1933" w:rsidRDefault="00E545D6" w:rsidP="007157F1">
      <w:pPr>
        <w:spacing w:after="0"/>
        <w:ind w:left="360"/>
        <w:jc w:val="both"/>
        <w:rPr>
          <w:rFonts w:ascii="Times New Roman" w:hAnsi="Times New Roman" w:cs="Times New Roman"/>
          <w:sz w:val="24"/>
          <w:szCs w:val="24"/>
          <w:lang w:val="en-US"/>
        </w:rPr>
      </w:pPr>
      <w:proofErr w:type="spellStart"/>
      <w:r w:rsidRPr="00CE1933">
        <w:rPr>
          <w:rFonts w:ascii="Times New Roman" w:hAnsi="Times New Roman" w:cs="Times New Roman"/>
          <w:sz w:val="24"/>
          <w:szCs w:val="24"/>
          <w:lang w:val="en-US"/>
        </w:rPr>
        <w:t>Tiagha</w:t>
      </w:r>
      <w:proofErr w:type="spellEnd"/>
      <w:r w:rsidRPr="00CE1933">
        <w:rPr>
          <w:rFonts w:ascii="Times New Roman" w:hAnsi="Times New Roman" w:cs="Times New Roman"/>
          <w:sz w:val="24"/>
          <w:szCs w:val="24"/>
          <w:lang w:val="en-US"/>
        </w:rPr>
        <w:t xml:space="preserve">, A. R., </w:t>
      </w:r>
      <w:proofErr w:type="spellStart"/>
      <w:r w:rsidRPr="00CE1933">
        <w:rPr>
          <w:rFonts w:ascii="Times New Roman" w:hAnsi="Times New Roman" w:cs="Times New Roman"/>
          <w:sz w:val="24"/>
          <w:szCs w:val="24"/>
          <w:lang w:val="en-US"/>
        </w:rPr>
        <w:t>Ngamenya</w:t>
      </w:r>
      <w:proofErr w:type="spellEnd"/>
      <w:r w:rsidRPr="00CE1933">
        <w:rPr>
          <w:rFonts w:ascii="Times New Roman" w:hAnsi="Times New Roman" w:cs="Times New Roman"/>
          <w:sz w:val="24"/>
          <w:szCs w:val="24"/>
          <w:lang w:val="en-US"/>
        </w:rPr>
        <w:t xml:space="preserve">, M., </w:t>
      </w:r>
      <w:proofErr w:type="spellStart"/>
      <w:r w:rsidRPr="00CE1933">
        <w:rPr>
          <w:rFonts w:ascii="Times New Roman" w:hAnsi="Times New Roman" w:cs="Times New Roman"/>
          <w:sz w:val="24"/>
          <w:szCs w:val="24"/>
          <w:lang w:val="en-US"/>
        </w:rPr>
        <w:t>Enoh</w:t>
      </w:r>
      <w:proofErr w:type="spellEnd"/>
      <w:r w:rsidRPr="00CE1933">
        <w:rPr>
          <w:rFonts w:ascii="Times New Roman" w:hAnsi="Times New Roman" w:cs="Times New Roman"/>
          <w:sz w:val="24"/>
          <w:szCs w:val="24"/>
          <w:lang w:val="en-US"/>
        </w:rPr>
        <w:t xml:space="preserve">, J. E., &amp; </w:t>
      </w:r>
      <w:proofErr w:type="spellStart"/>
      <w:r w:rsidRPr="00CE1933">
        <w:rPr>
          <w:rFonts w:ascii="Times New Roman" w:hAnsi="Times New Roman" w:cs="Times New Roman"/>
          <w:sz w:val="24"/>
          <w:szCs w:val="24"/>
          <w:lang w:val="en-US"/>
        </w:rPr>
        <w:t>Nguedia</w:t>
      </w:r>
      <w:proofErr w:type="spellEnd"/>
      <w:r w:rsidRPr="00CE1933">
        <w:rPr>
          <w:rFonts w:ascii="Times New Roman" w:hAnsi="Times New Roman" w:cs="Times New Roman"/>
          <w:sz w:val="24"/>
          <w:szCs w:val="24"/>
          <w:lang w:val="en-US"/>
        </w:rPr>
        <w:t>, J. C. A. (2020). A retrospective study of the prevalence of female infertility</w:t>
      </w:r>
      <w:r w:rsidR="00286D8C" w:rsidRPr="00CE1933">
        <w:rPr>
          <w:rFonts w:ascii="Times New Roman" w:hAnsi="Times New Roman" w:cs="Times New Roman"/>
          <w:sz w:val="24"/>
          <w:szCs w:val="24"/>
          <w:lang w:val="en-US"/>
        </w:rPr>
        <w:t xml:space="preserve"> in the Southwest Region, Cameroon. Open Journal of Obstetrics and gynecology, 10, 1728-1740.</w:t>
      </w:r>
    </w:p>
    <w:p w14:paraId="54969E26" w14:textId="75DC3B67" w:rsidR="00CC2798" w:rsidRPr="00CE1933" w:rsidRDefault="00C15A28" w:rsidP="00B1576D">
      <w:pPr>
        <w:spacing w:after="0"/>
        <w:ind w:left="12" w:firstLine="708"/>
        <w:jc w:val="both"/>
        <w:rPr>
          <w:rFonts w:ascii="Times New Roman" w:hAnsi="Times New Roman" w:cs="Times New Roman"/>
          <w:sz w:val="24"/>
          <w:szCs w:val="24"/>
          <w:lang w:val="en-US"/>
        </w:rPr>
      </w:pPr>
      <w:hyperlink r:id="rId50" w:history="1">
        <w:r w:rsidR="009E7BED" w:rsidRPr="00CE1933">
          <w:rPr>
            <w:rStyle w:val="Lienhypertexte"/>
            <w:rFonts w:ascii="Times New Roman" w:hAnsi="Times New Roman" w:cs="Times New Roman"/>
            <w:sz w:val="24"/>
            <w:szCs w:val="24"/>
            <w:lang w:val="en-US"/>
          </w:rPr>
          <w:t>https://doi.org/10.4236/ojog;2020.10120156</w:t>
        </w:r>
      </w:hyperlink>
    </w:p>
    <w:p w14:paraId="313E0607" w14:textId="6EB465D4" w:rsidR="00CC2798" w:rsidRPr="00CE1933" w:rsidRDefault="00CC2798" w:rsidP="007157F1">
      <w:pPr>
        <w:pStyle w:val="Paragraphedeliste"/>
        <w:spacing w:after="0"/>
        <w:jc w:val="both"/>
        <w:rPr>
          <w:rFonts w:ascii="Times New Roman" w:hAnsi="Times New Roman" w:cs="Times New Roman"/>
          <w:sz w:val="24"/>
          <w:szCs w:val="24"/>
          <w:lang w:val="en-US"/>
        </w:rPr>
      </w:pPr>
      <w:proofErr w:type="spellStart"/>
      <w:r w:rsidRPr="00CE1933">
        <w:rPr>
          <w:rFonts w:ascii="Times New Roman" w:hAnsi="Times New Roman" w:cs="Times New Roman"/>
          <w:sz w:val="24"/>
          <w:szCs w:val="24"/>
          <w:lang w:val="en-US"/>
        </w:rPr>
        <w:t>Tsevat</w:t>
      </w:r>
      <w:proofErr w:type="spellEnd"/>
      <w:r w:rsidRPr="00CE1933">
        <w:rPr>
          <w:rFonts w:ascii="Times New Roman" w:hAnsi="Times New Roman" w:cs="Times New Roman"/>
          <w:sz w:val="24"/>
          <w:szCs w:val="24"/>
          <w:lang w:val="en-US"/>
        </w:rPr>
        <w:t>, D.G.</w:t>
      </w:r>
      <w:r w:rsidR="009A3622" w:rsidRPr="00CE1933">
        <w:rPr>
          <w:rFonts w:ascii="Times New Roman" w:hAnsi="Times New Roman" w:cs="Times New Roman"/>
          <w:sz w:val="24"/>
          <w:szCs w:val="24"/>
          <w:lang w:val="en-US"/>
        </w:rPr>
        <w:t xml:space="preserve">, </w:t>
      </w:r>
      <w:proofErr w:type="spellStart"/>
      <w:r w:rsidR="009A3622" w:rsidRPr="00CE1933">
        <w:rPr>
          <w:rFonts w:ascii="Times New Roman" w:hAnsi="Times New Roman" w:cs="Times New Roman"/>
          <w:sz w:val="24"/>
          <w:szCs w:val="24"/>
          <w:lang w:val="en-US"/>
        </w:rPr>
        <w:t>Wiesemfeld</w:t>
      </w:r>
      <w:proofErr w:type="spellEnd"/>
      <w:r w:rsidR="009A3622" w:rsidRPr="00CE1933">
        <w:rPr>
          <w:rFonts w:ascii="Times New Roman" w:hAnsi="Times New Roman" w:cs="Times New Roman"/>
          <w:sz w:val="24"/>
          <w:szCs w:val="24"/>
          <w:lang w:val="en-US"/>
        </w:rPr>
        <w:t xml:space="preserve">, H. C., Parks, C., &amp; </w:t>
      </w:r>
      <w:proofErr w:type="spellStart"/>
      <w:r w:rsidR="009A3622" w:rsidRPr="00CE1933">
        <w:rPr>
          <w:rFonts w:ascii="Times New Roman" w:hAnsi="Times New Roman" w:cs="Times New Roman"/>
          <w:sz w:val="24"/>
          <w:szCs w:val="24"/>
          <w:lang w:val="en-US"/>
        </w:rPr>
        <w:t>Peipert</w:t>
      </w:r>
      <w:proofErr w:type="spellEnd"/>
      <w:r w:rsidR="009A3622" w:rsidRPr="00CE1933">
        <w:rPr>
          <w:rFonts w:ascii="Times New Roman" w:hAnsi="Times New Roman" w:cs="Times New Roman"/>
          <w:sz w:val="24"/>
          <w:szCs w:val="24"/>
          <w:lang w:val="en-US"/>
        </w:rPr>
        <w:t>, J. F. (2017).</w:t>
      </w:r>
      <w:r w:rsidR="00D758A6" w:rsidRPr="00CE1933">
        <w:rPr>
          <w:rFonts w:ascii="Times New Roman" w:hAnsi="Times New Roman" w:cs="Times New Roman"/>
          <w:sz w:val="24"/>
          <w:szCs w:val="24"/>
          <w:lang w:val="en-US"/>
        </w:rPr>
        <w:t xml:space="preserve"> Sexually transmitted diseases and infertility. American Journal of Obstetrics and </w:t>
      </w:r>
      <w:proofErr w:type="gramStart"/>
      <w:r w:rsidR="00D758A6" w:rsidRPr="00CE1933">
        <w:rPr>
          <w:rFonts w:ascii="Times New Roman" w:hAnsi="Times New Roman" w:cs="Times New Roman"/>
          <w:sz w:val="24"/>
          <w:szCs w:val="24"/>
          <w:lang w:val="en-US"/>
        </w:rPr>
        <w:t>Gynecology,*</w:t>
      </w:r>
      <w:proofErr w:type="gramEnd"/>
      <w:r w:rsidR="00D758A6" w:rsidRPr="00CE1933">
        <w:rPr>
          <w:rFonts w:ascii="Times New Roman" w:hAnsi="Times New Roman" w:cs="Times New Roman"/>
          <w:sz w:val="24"/>
          <w:szCs w:val="24"/>
          <w:lang w:val="en-US"/>
        </w:rPr>
        <w:t>216*(1), 1-9.</w:t>
      </w:r>
    </w:p>
    <w:p w14:paraId="698ED5FD" w14:textId="090F640E" w:rsidR="009E7BED" w:rsidRPr="00CE1933" w:rsidRDefault="00D758A6" w:rsidP="00B1576D">
      <w:pPr>
        <w:spacing w:after="0"/>
        <w:ind w:left="12" w:firstLine="708"/>
        <w:jc w:val="both"/>
        <w:rPr>
          <w:rFonts w:ascii="Times New Roman" w:hAnsi="Times New Roman" w:cs="Times New Roman"/>
          <w:sz w:val="24"/>
          <w:szCs w:val="24"/>
          <w:u w:val="single"/>
          <w:lang w:val="en-US"/>
        </w:rPr>
      </w:pPr>
      <w:r w:rsidRPr="00CE1933">
        <w:rPr>
          <w:rFonts w:ascii="Times New Roman" w:hAnsi="Times New Roman" w:cs="Times New Roman"/>
          <w:sz w:val="24"/>
          <w:szCs w:val="24"/>
          <w:u w:val="single"/>
          <w:lang w:val="en-US"/>
        </w:rPr>
        <w:t>https://doi.org /10.1016/j.ajog.2016.08.008</w:t>
      </w:r>
    </w:p>
    <w:p w14:paraId="09C0AC41" w14:textId="5FC1142A" w:rsidR="00286D8C" w:rsidRPr="00CE1933" w:rsidRDefault="00286D8C" w:rsidP="007157F1">
      <w:pPr>
        <w:pStyle w:val="Paragraphedeliste"/>
        <w:spacing w:after="0"/>
        <w:jc w:val="both"/>
        <w:rPr>
          <w:rFonts w:ascii="Times New Roman" w:hAnsi="Times New Roman" w:cs="Times New Roman"/>
          <w:sz w:val="24"/>
          <w:szCs w:val="24"/>
          <w:lang w:val="en-US"/>
        </w:rPr>
      </w:pPr>
      <w:proofErr w:type="spellStart"/>
      <w:r w:rsidRPr="00CE1933">
        <w:rPr>
          <w:rFonts w:ascii="Times New Roman" w:hAnsi="Times New Roman" w:cs="Times New Roman"/>
          <w:sz w:val="24"/>
          <w:szCs w:val="24"/>
          <w:lang w:val="en-US"/>
        </w:rPr>
        <w:t>Voundi-Voundi</w:t>
      </w:r>
      <w:proofErr w:type="spellEnd"/>
      <w:r w:rsidRPr="00CE1933">
        <w:rPr>
          <w:rFonts w:ascii="Times New Roman" w:hAnsi="Times New Roman" w:cs="Times New Roman"/>
          <w:sz w:val="24"/>
          <w:szCs w:val="24"/>
          <w:lang w:val="en-US"/>
        </w:rPr>
        <w:t xml:space="preserve">, E., </w:t>
      </w:r>
      <w:proofErr w:type="spellStart"/>
      <w:r w:rsidRPr="00CE1933">
        <w:rPr>
          <w:rFonts w:ascii="Times New Roman" w:hAnsi="Times New Roman" w:cs="Times New Roman"/>
          <w:sz w:val="24"/>
          <w:szCs w:val="24"/>
          <w:lang w:val="en-US"/>
        </w:rPr>
        <w:t>Toukam</w:t>
      </w:r>
      <w:proofErr w:type="spellEnd"/>
      <w:r w:rsidRPr="00CE1933">
        <w:rPr>
          <w:rFonts w:ascii="Times New Roman" w:hAnsi="Times New Roman" w:cs="Times New Roman"/>
          <w:sz w:val="24"/>
          <w:szCs w:val="24"/>
          <w:lang w:val="en-US"/>
        </w:rPr>
        <w:t xml:space="preserve">, M., </w:t>
      </w:r>
      <w:proofErr w:type="spellStart"/>
      <w:r w:rsidRPr="00CE1933">
        <w:rPr>
          <w:rFonts w:ascii="Times New Roman" w:hAnsi="Times New Roman" w:cs="Times New Roman"/>
          <w:sz w:val="24"/>
          <w:szCs w:val="24"/>
          <w:lang w:val="en-US"/>
        </w:rPr>
        <w:t>Noa</w:t>
      </w:r>
      <w:proofErr w:type="spellEnd"/>
      <w:r w:rsidRPr="00CE1933">
        <w:rPr>
          <w:rFonts w:ascii="Times New Roman" w:hAnsi="Times New Roman" w:cs="Times New Roman"/>
          <w:sz w:val="24"/>
          <w:szCs w:val="24"/>
          <w:lang w:val="en-US"/>
        </w:rPr>
        <w:t xml:space="preserve"> </w:t>
      </w:r>
      <w:proofErr w:type="spellStart"/>
      <w:r w:rsidRPr="00CE1933">
        <w:rPr>
          <w:rFonts w:ascii="Times New Roman" w:hAnsi="Times New Roman" w:cs="Times New Roman"/>
          <w:sz w:val="24"/>
          <w:szCs w:val="24"/>
          <w:lang w:val="en-US"/>
        </w:rPr>
        <w:t>Ndoua</w:t>
      </w:r>
      <w:proofErr w:type="spellEnd"/>
      <w:r w:rsidRPr="00CE1933">
        <w:rPr>
          <w:rFonts w:ascii="Times New Roman" w:hAnsi="Times New Roman" w:cs="Times New Roman"/>
          <w:sz w:val="24"/>
          <w:szCs w:val="24"/>
          <w:lang w:val="en-US"/>
        </w:rPr>
        <w:t xml:space="preserve">, </w:t>
      </w:r>
      <w:proofErr w:type="spellStart"/>
      <w:proofErr w:type="gramStart"/>
      <w:r w:rsidRPr="00CE1933">
        <w:rPr>
          <w:rFonts w:ascii="Times New Roman" w:hAnsi="Times New Roman" w:cs="Times New Roman"/>
          <w:sz w:val="24"/>
          <w:szCs w:val="24"/>
          <w:lang w:val="en-US"/>
        </w:rPr>
        <w:t>C.,Ngo</w:t>
      </w:r>
      <w:proofErr w:type="spellEnd"/>
      <w:proofErr w:type="gramEnd"/>
      <w:r w:rsidRPr="00CE1933">
        <w:rPr>
          <w:rFonts w:ascii="Times New Roman" w:hAnsi="Times New Roman" w:cs="Times New Roman"/>
          <w:sz w:val="24"/>
          <w:szCs w:val="24"/>
          <w:lang w:val="en-US"/>
        </w:rPr>
        <w:t xml:space="preserve"> </w:t>
      </w:r>
      <w:proofErr w:type="spellStart"/>
      <w:r w:rsidRPr="00CE1933">
        <w:rPr>
          <w:rFonts w:ascii="Times New Roman" w:hAnsi="Times New Roman" w:cs="Times New Roman"/>
          <w:sz w:val="24"/>
          <w:szCs w:val="24"/>
          <w:lang w:val="en-US"/>
        </w:rPr>
        <w:t>Dingom</w:t>
      </w:r>
      <w:proofErr w:type="spellEnd"/>
      <w:r w:rsidRPr="00CE1933">
        <w:rPr>
          <w:rFonts w:ascii="Times New Roman" w:hAnsi="Times New Roman" w:cs="Times New Roman"/>
          <w:sz w:val="24"/>
          <w:szCs w:val="24"/>
          <w:lang w:val="en-US"/>
        </w:rPr>
        <w:t xml:space="preserve">, M., &amp; Nana </w:t>
      </w:r>
      <w:proofErr w:type="spellStart"/>
      <w:r w:rsidRPr="00CE1933">
        <w:rPr>
          <w:rFonts w:ascii="Times New Roman" w:hAnsi="Times New Roman" w:cs="Times New Roman"/>
          <w:sz w:val="24"/>
          <w:szCs w:val="24"/>
          <w:lang w:val="en-US"/>
        </w:rPr>
        <w:t>Njamen</w:t>
      </w:r>
      <w:proofErr w:type="spellEnd"/>
      <w:r w:rsidRPr="00CE1933">
        <w:rPr>
          <w:rFonts w:ascii="Times New Roman" w:hAnsi="Times New Roman" w:cs="Times New Roman"/>
          <w:sz w:val="24"/>
          <w:szCs w:val="24"/>
          <w:lang w:val="en-US"/>
        </w:rPr>
        <w:t xml:space="preserve">, T. (2024). Prevalence and </w:t>
      </w:r>
      <w:proofErr w:type="spellStart"/>
      <w:r w:rsidRPr="00CE1933">
        <w:rPr>
          <w:rFonts w:ascii="Times New Roman" w:hAnsi="Times New Roman" w:cs="Times New Roman"/>
          <w:sz w:val="24"/>
          <w:szCs w:val="24"/>
          <w:lang w:val="en-US"/>
        </w:rPr>
        <w:t>associeated</w:t>
      </w:r>
      <w:proofErr w:type="spellEnd"/>
      <w:r w:rsidRPr="00CE1933">
        <w:rPr>
          <w:rFonts w:ascii="Times New Roman" w:hAnsi="Times New Roman" w:cs="Times New Roman"/>
          <w:sz w:val="24"/>
          <w:szCs w:val="24"/>
          <w:lang w:val="en-US"/>
        </w:rPr>
        <w:t xml:space="preserve"> factors of female infertility at the Hospital Center for Endoscopic Surg</w:t>
      </w:r>
      <w:r w:rsidR="0082146A" w:rsidRPr="00CE1933">
        <w:rPr>
          <w:rFonts w:ascii="Times New Roman" w:hAnsi="Times New Roman" w:cs="Times New Roman"/>
          <w:sz w:val="24"/>
          <w:szCs w:val="24"/>
          <w:lang w:val="en-US"/>
        </w:rPr>
        <w:t xml:space="preserve">ery and Human Reproductive Research and Application, </w:t>
      </w:r>
      <w:proofErr w:type="spellStart"/>
      <w:r w:rsidR="0082146A" w:rsidRPr="00CE1933">
        <w:rPr>
          <w:rFonts w:ascii="Times New Roman" w:hAnsi="Times New Roman" w:cs="Times New Roman"/>
          <w:sz w:val="24"/>
          <w:szCs w:val="24"/>
          <w:lang w:val="en-US"/>
        </w:rPr>
        <w:t>yaounde</w:t>
      </w:r>
      <w:proofErr w:type="spellEnd"/>
      <w:r w:rsidR="0082146A" w:rsidRPr="00CE1933">
        <w:rPr>
          <w:rFonts w:ascii="Times New Roman" w:hAnsi="Times New Roman" w:cs="Times New Roman"/>
          <w:sz w:val="24"/>
          <w:szCs w:val="24"/>
          <w:lang w:val="en-US"/>
        </w:rPr>
        <w:t>, Cameroun Health Sciences and Disease, 25(4suppl).</w:t>
      </w:r>
    </w:p>
    <w:p w14:paraId="7A4E081A" w14:textId="3EA9E5B6" w:rsidR="00D758A6" w:rsidRPr="00CE1933" w:rsidRDefault="00C15A28" w:rsidP="00B1576D">
      <w:pPr>
        <w:spacing w:after="0"/>
        <w:ind w:firstLine="708"/>
        <w:jc w:val="both"/>
        <w:rPr>
          <w:rStyle w:val="Lienhypertexte"/>
          <w:rFonts w:ascii="Times New Roman" w:hAnsi="Times New Roman" w:cs="Times New Roman"/>
          <w:sz w:val="24"/>
          <w:szCs w:val="24"/>
          <w:lang w:val="en-US"/>
        </w:rPr>
      </w:pPr>
      <w:hyperlink r:id="rId51" w:history="1">
        <w:r w:rsidR="00CC2798" w:rsidRPr="00CE1933">
          <w:rPr>
            <w:rStyle w:val="Lienhypertexte"/>
            <w:rFonts w:ascii="Times New Roman" w:hAnsi="Times New Roman" w:cs="Times New Roman"/>
            <w:sz w:val="24"/>
            <w:szCs w:val="24"/>
            <w:lang w:val="en-US"/>
          </w:rPr>
          <w:t>https://doi.org/10.5281/hsd.v25i4.Suppl.5816</w:t>
        </w:r>
      </w:hyperlink>
    </w:p>
    <w:p w14:paraId="6D89A054" w14:textId="2223616F" w:rsidR="00D758A6" w:rsidRPr="00CE1933" w:rsidRDefault="00D758A6" w:rsidP="007157F1">
      <w:pPr>
        <w:pStyle w:val="Sansinterligne"/>
        <w:spacing w:after="0"/>
        <w:ind w:left="36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 xml:space="preserve">Webber, L., Davies, M., Anderson, R., Bartlett, J., </w:t>
      </w:r>
      <w:proofErr w:type="spellStart"/>
      <w:r w:rsidRPr="00CE1933">
        <w:rPr>
          <w:rFonts w:ascii="Times New Roman" w:hAnsi="Times New Roman" w:cs="Times New Roman"/>
          <w:sz w:val="24"/>
          <w:szCs w:val="24"/>
          <w:lang w:val="en-US"/>
        </w:rPr>
        <w:t>Breat</w:t>
      </w:r>
      <w:proofErr w:type="spellEnd"/>
      <w:r w:rsidRPr="00CE1933">
        <w:rPr>
          <w:rFonts w:ascii="Times New Roman" w:hAnsi="Times New Roman" w:cs="Times New Roman"/>
          <w:sz w:val="24"/>
          <w:szCs w:val="24"/>
          <w:lang w:val="en-US"/>
        </w:rPr>
        <w:t>, D., Cartwright, B</w:t>
      </w:r>
      <w:r w:rsidR="00BD2928" w:rsidRPr="00CE1933">
        <w:rPr>
          <w:rFonts w:ascii="Times New Roman" w:hAnsi="Times New Roman" w:cs="Times New Roman"/>
          <w:sz w:val="24"/>
          <w:szCs w:val="24"/>
          <w:lang w:val="en-US"/>
        </w:rPr>
        <w:t xml:space="preserve">., </w:t>
      </w:r>
      <w:proofErr w:type="spellStart"/>
      <w:r w:rsidR="00BD2928" w:rsidRPr="00CE1933">
        <w:rPr>
          <w:rFonts w:ascii="Times New Roman" w:hAnsi="Times New Roman" w:cs="Times New Roman"/>
          <w:sz w:val="24"/>
          <w:szCs w:val="24"/>
          <w:lang w:val="en-US"/>
        </w:rPr>
        <w:t>Cifkova</w:t>
      </w:r>
      <w:proofErr w:type="spellEnd"/>
      <w:r w:rsidR="00BD2928" w:rsidRPr="00CE1933">
        <w:rPr>
          <w:rFonts w:ascii="Times New Roman" w:hAnsi="Times New Roman" w:cs="Times New Roman"/>
          <w:sz w:val="24"/>
          <w:szCs w:val="24"/>
          <w:lang w:val="en-US"/>
        </w:rPr>
        <w:t>, R., Keizer-</w:t>
      </w:r>
      <w:proofErr w:type="spellStart"/>
      <w:r w:rsidR="00BD2928" w:rsidRPr="00CE1933">
        <w:rPr>
          <w:rFonts w:ascii="Times New Roman" w:hAnsi="Times New Roman" w:cs="Times New Roman"/>
          <w:sz w:val="24"/>
          <w:szCs w:val="24"/>
          <w:lang w:val="en-US"/>
        </w:rPr>
        <w:t>schrama</w:t>
      </w:r>
      <w:proofErr w:type="spellEnd"/>
      <w:r w:rsidR="00BD2928" w:rsidRPr="00CE1933">
        <w:rPr>
          <w:rFonts w:ascii="Times New Roman" w:hAnsi="Times New Roman" w:cs="Times New Roman"/>
          <w:sz w:val="24"/>
          <w:szCs w:val="24"/>
          <w:lang w:val="en-US"/>
        </w:rPr>
        <w:t xml:space="preserve">, S. M., </w:t>
      </w:r>
      <w:proofErr w:type="spellStart"/>
      <w:r w:rsidR="00BD2928" w:rsidRPr="00CE1933">
        <w:rPr>
          <w:rFonts w:ascii="Times New Roman" w:hAnsi="Times New Roman" w:cs="Times New Roman"/>
          <w:sz w:val="24"/>
          <w:szCs w:val="24"/>
          <w:lang w:val="en-US"/>
        </w:rPr>
        <w:t>Hogervorst</w:t>
      </w:r>
      <w:proofErr w:type="spellEnd"/>
      <w:r w:rsidR="00BD2928" w:rsidRPr="00CE1933">
        <w:rPr>
          <w:rFonts w:ascii="Times New Roman" w:hAnsi="Times New Roman" w:cs="Times New Roman"/>
          <w:sz w:val="24"/>
          <w:szCs w:val="24"/>
          <w:lang w:val="en-US"/>
        </w:rPr>
        <w:t xml:space="preserve">, E., </w:t>
      </w:r>
      <w:proofErr w:type="spellStart"/>
      <w:r w:rsidR="00BD2928" w:rsidRPr="00CE1933">
        <w:rPr>
          <w:rFonts w:ascii="Times New Roman" w:hAnsi="Times New Roman" w:cs="Times New Roman"/>
          <w:sz w:val="24"/>
          <w:szCs w:val="24"/>
          <w:lang w:val="en-US"/>
        </w:rPr>
        <w:t>Janse</w:t>
      </w:r>
      <w:proofErr w:type="spellEnd"/>
      <w:r w:rsidR="00BD2928" w:rsidRPr="00CE1933">
        <w:rPr>
          <w:rFonts w:ascii="Times New Roman" w:hAnsi="Times New Roman" w:cs="Times New Roman"/>
          <w:sz w:val="24"/>
          <w:szCs w:val="24"/>
          <w:lang w:val="en-US"/>
        </w:rPr>
        <w:t xml:space="preserve">, F., Liao, L. M., </w:t>
      </w:r>
      <w:proofErr w:type="spellStart"/>
      <w:proofErr w:type="gramStart"/>
      <w:r w:rsidR="00BD2928" w:rsidRPr="00CE1933">
        <w:rPr>
          <w:rFonts w:ascii="Times New Roman" w:hAnsi="Times New Roman" w:cs="Times New Roman"/>
          <w:sz w:val="24"/>
          <w:szCs w:val="24"/>
          <w:lang w:val="en-US"/>
        </w:rPr>
        <w:t>Vlaisavjevic</w:t>
      </w:r>
      <w:proofErr w:type="spellEnd"/>
      <w:r w:rsidR="00BD2928" w:rsidRPr="00CE1933">
        <w:rPr>
          <w:rFonts w:ascii="Times New Roman" w:hAnsi="Times New Roman" w:cs="Times New Roman"/>
          <w:sz w:val="24"/>
          <w:szCs w:val="24"/>
          <w:lang w:val="en-US"/>
        </w:rPr>
        <w:t>,  V.</w:t>
      </w:r>
      <w:proofErr w:type="gramEnd"/>
      <w:r w:rsidR="00BD2928" w:rsidRPr="00CE1933">
        <w:rPr>
          <w:rFonts w:ascii="Times New Roman" w:hAnsi="Times New Roman" w:cs="Times New Roman"/>
          <w:sz w:val="24"/>
          <w:szCs w:val="24"/>
          <w:lang w:val="en-US"/>
        </w:rPr>
        <w:t xml:space="preserve">, </w:t>
      </w:r>
      <w:proofErr w:type="spellStart"/>
      <w:r w:rsidR="00BD2928" w:rsidRPr="00CE1933">
        <w:rPr>
          <w:rFonts w:ascii="Times New Roman" w:hAnsi="Times New Roman" w:cs="Times New Roman"/>
          <w:sz w:val="24"/>
          <w:szCs w:val="24"/>
          <w:lang w:val="en-US"/>
        </w:rPr>
        <w:t>Zilikens</w:t>
      </w:r>
      <w:proofErr w:type="spellEnd"/>
      <w:r w:rsidR="00BD2928" w:rsidRPr="00CE1933">
        <w:rPr>
          <w:rFonts w:ascii="Times New Roman" w:hAnsi="Times New Roman" w:cs="Times New Roman"/>
          <w:sz w:val="24"/>
          <w:szCs w:val="24"/>
          <w:lang w:val="en-US"/>
        </w:rPr>
        <w:t xml:space="preserve">, M. C., &amp; </w:t>
      </w:r>
      <w:proofErr w:type="spellStart"/>
      <w:r w:rsidR="00BD2928" w:rsidRPr="00CE1933">
        <w:rPr>
          <w:rFonts w:ascii="Times New Roman" w:hAnsi="Times New Roman" w:cs="Times New Roman"/>
          <w:sz w:val="24"/>
          <w:szCs w:val="24"/>
          <w:lang w:val="en-US"/>
        </w:rPr>
        <w:t>vermeulen</w:t>
      </w:r>
      <w:proofErr w:type="spellEnd"/>
      <w:r w:rsidR="00BD2928" w:rsidRPr="00CE1933">
        <w:rPr>
          <w:rFonts w:ascii="Times New Roman" w:hAnsi="Times New Roman" w:cs="Times New Roman"/>
          <w:sz w:val="24"/>
          <w:szCs w:val="24"/>
          <w:lang w:val="en-US"/>
        </w:rPr>
        <w:t xml:space="preserve">, N. (2016). ESHRE Guideline: Management of Women with premature ovarian insufficiency. </w:t>
      </w:r>
      <w:proofErr w:type="gramStart"/>
      <w:r w:rsidR="00BD2928" w:rsidRPr="00CE1933">
        <w:rPr>
          <w:rFonts w:ascii="Times New Roman" w:hAnsi="Times New Roman" w:cs="Times New Roman"/>
          <w:sz w:val="24"/>
          <w:szCs w:val="24"/>
          <w:lang w:val="en-US"/>
        </w:rPr>
        <w:t>Human  Reproduction</w:t>
      </w:r>
      <w:proofErr w:type="gramEnd"/>
      <w:r w:rsidR="00DD7F57" w:rsidRPr="00CE1933">
        <w:rPr>
          <w:rFonts w:ascii="Times New Roman" w:hAnsi="Times New Roman" w:cs="Times New Roman"/>
          <w:sz w:val="24"/>
          <w:szCs w:val="24"/>
          <w:lang w:val="en-US"/>
        </w:rPr>
        <w:t>, *31*(5), 926-937.</w:t>
      </w:r>
    </w:p>
    <w:p w14:paraId="6CAE2E38" w14:textId="67F76E24" w:rsidR="00DD7F57" w:rsidRPr="00CE1933" w:rsidRDefault="00DD7F57" w:rsidP="00B1576D">
      <w:pPr>
        <w:pStyle w:val="Sansinterligne"/>
        <w:spacing w:after="0"/>
        <w:ind w:firstLine="708"/>
        <w:jc w:val="both"/>
        <w:rPr>
          <w:rFonts w:ascii="Times New Roman" w:hAnsi="Times New Roman" w:cs="Times New Roman"/>
          <w:sz w:val="24"/>
          <w:szCs w:val="24"/>
          <w:u w:val="single"/>
          <w:lang w:val="en-US"/>
        </w:rPr>
      </w:pPr>
      <w:r w:rsidRPr="00CE1933">
        <w:rPr>
          <w:rFonts w:ascii="Times New Roman" w:hAnsi="Times New Roman" w:cs="Times New Roman"/>
          <w:sz w:val="24"/>
          <w:szCs w:val="24"/>
          <w:u w:val="single"/>
          <w:lang w:val="en-US"/>
        </w:rPr>
        <w:t>https ;/</w:t>
      </w:r>
      <w:r w:rsidR="00B1674B" w:rsidRPr="00CE1933">
        <w:rPr>
          <w:rFonts w:ascii="Times New Roman" w:hAnsi="Times New Roman" w:cs="Times New Roman"/>
          <w:sz w:val="24"/>
          <w:szCs w:val="24"/>
          <w:u w:val="single"/>
          <w:lang w:val="en-US"/>
        </w:rPr>
        <w:t>/doi.org/ 10.1093/</w:t>
      </w:r>
      <w:proofErr w:type="spellStart"/>
      <w:r w:rsidR="00B1674B" w:rsidRPr="00CE1933">
        <w:rPr>
          <w:rFonts w:ascii="Times New Roman" w:hAnsi="Times New Roman" w:cs="Times New Roman"/>
          <w:sz w:val="24"/>
          <w:szCs w:val="24"/>
          <w:u w:val="single"/>
          <w:lang w:val="en-US"/>
        </w:rPr>
        <w:t>humrep</w:t>
      </w:r>
      <w:proofErr w:type="spellEnd"/>
      <w:r w:rsidR="00B1674B" w:rsidRPr="00CE1933">
        <w:rPr>
          <w:rFonts w:ascii="Times New Roman" w:hAnsi="Times New Roman" w:cs="Times New Roman"/>
          <w:sz w:val="24"/>
          <w:szCs w:val="24"/>
          <w:u w:val="single"/>
          <w:lang w:val="en-US"/>
        </w:rPr>
        <w:t>/dew027</w:t>
      </w:r>
    </w:p>
    <w:p w14:paraId="71301765" w14:textId="25C4B716" w:rsidR="00DD7F57" w:rsidRPr="00CE1933" w:rsidRDefault="00DD7F57" w:rsidP="007157F1">
      <w:pPr>
        <w:pStyle w:val="Sansinterligne"/>
        <w:spacing w:after="0"/>
        <w:ind w:left="720"/>
        <w:jc w:val="both"/>
        <w:rPr>
          <w:rFonts w:ascii="Times New Roman" w:hAnsi="Times New Roman" w:cs="Times New Roman"/>
          <w:sz w:val="24"/>
          <w:szCs w:val="24"/>
          <w:lang w:val="en-US"/>
        </w:rPr>
      </w:pPr>
      <w:proofErr w:type="spellStart"/>
      <w:r w:rsidRPr="00CE1933">
        <w:rPr>
          <w:rFonts w:ascii="Times New Roman" w:hAnsi="Times New Roman" w:cs="Times New Roman"/>
          <w:sz w:val="24"/>
          <w:szCs w:val="24"/>
          <w:lang w:val="en-US"/>
        </w:rPr>
        <w:lastRenderedPageBreak/>
        <w:t>Yemele</w:t>
      </w:r>
      <w:proofErr w:type="spellEnd"/>
      <w:r w:rsidRPr="00CE1933">
        <w:rPr>
          <w:rFonts w:ascii="Times New Roman" w:hAnsi="Times New Roman" w:cs="Times New Roman"/>
          <w:sz w:val="24"/>
          <w:szCs w:val="24"/>
          <w:lang w:val="en-US"/>
        </w:rPr>
        <w:t xml:space="preserve">, D. M., </w:t>
      </w:r>
      <w:proofErr w:type="spellStart"/>
      <w:r w:rsidRPr="00CE1933">
        <w:rPr>
          <w:rFonts w:ascii="Times New Roman" w:hAnsi="Times New Roman" w:cs="Times New Roman"/>
          <w:sz w:val="24"/>
          <w:szCs w:val="24"/>
          <w:lang w:val="en-US"/>
        </w:rPr>
        <w:t>Moune</w:t>
      </w:r>
      <w:proofErr w:type="spellEnd"/>
      <w:r w:rsidRPr="00CE1933">
        <w:rPr>
          <w:rFonts w:ascii="Times New Roman" w:hAnsi="Times New Roman" w:cs="Times New Roman"/>
          <w:sz w:val="24"/>
          <w:szCs w:val="24"/>
          <w:lang w:val="en-US"/>
        </w:rPr>
        <w:t xml:space="preserve">, </w:t>
      </w:r>
      <w:proofErr w:type="gramStart"/>
      <w:r w:rsidRPr="00CE1933">
        <w:rPr>
          <w:rFonts w:ascii="Times New Roman" w:hAnsi="Times New Roman" w:cs="Times New Roman"/>
          <w:sz w:val="24"/>
          <w:szCs w:val="24"/>
          <w:lang w:val="en-US"/>
        </w:rPr>
        <w:t>E ?</w:t>
      </w:r>
      <w:proofErr w:type="gramEnd"/>
      <w:r w:rsidRPr="00CE1933">
        <w:rPr>
          <w:rFonts w:ascii="Times New Roman" w:hAnsi="Times New Roman" w:cs="Times New Roman"/>
          <w:sz w:val="24"/>
          <w:szCs w:val="24"/>
          <w:lang w:val="en-US"/>
        </w:rPr>
        <w:t xml:space="preserve"> Z., </w:t>
      </w:r>
      <w:proofErr w:type="spellStart"/>
      <w:r w:rsidRPr="00CE1933">
        <w:rPr>
          <w:rFonts w:ascii="Times New Roman" w:hAnsi="Times New Roman" w:cs="Times New Roman"/>
          <w:sz w:val="24"/>
          <w:szCs w:val="24"/>
          <w:lang w:val="en-US"/>
        </w:rPr>
        <w:t>Eyong</w:t>
      </w:r>
      <w:proofErr w:type="spellEnd"/>
      <w:r w:rsidRPr="00CE1933">
        <w:rPr>
          <w:rFonts w:ascii="Times New Roman" w:hAnsi="Times New Roman" w:cs="Times New Roman"/>
          <w:sz w:val="24"/>
          <w:szCs w:val="24"/>
          <w:lang w:val="en-US"/>
        </w:rPr>
        <w:t>, I. M.,</w:t>
      </w:r>
      <w:r w:rsidR="002401AB" w:rsidRPr="00CE1933">
        <w:rPr>
          <w:rFonts w:ascii="Times New Roman" w:hAnsi="Times New Roman" w:cs="Times New Roman"/>
          <w:sz w:val="24"/>
          <w:szCs w:val="24"/>
          <w:lang w:val="en-US"/>
        </w:rPr>
        <w:t xml:space="preserve"> &amp; </w:t>
      </w:r>
      <w:proofErr w:type="spellStart"/>
      <w:r w:rsidR="002401AB" w:rsidRPr="00CE1933">
        <w:rPr>
          <w:rFonts w:ascii="Times New Roman" w:hAnsi="Times New Roman" w:cs="Times New Roman"/>
          <w:sz w:val="24"/>
          <w:szCs w:val="24"/>
          <w:lang w:val="en-US"/>
        </w:rPr>
        <w:t>Meka</w:t>
      </w:r>
      <w:proofErr w:type="spellEnd"/>
      <w:r w:rsidR="002401AB" w:rsidRPr="00CE1933">
        <w:rPr>
          <w:rFonts w:ascii="Times New Roman" w:hAnsi="Times New Roman" w:cs="Times New Roman"/>
          <w:sz w:val="24"/>
          <w:szCs w:val="24"/>
          <w:lang w:val="en-US"/>
        </w:rPr>
        <w:t>, F. (2025</w:t>
      </w:r>
      <w:proofErr w:type="gramStart"/>
      <w:r w:rsidR="002401AB" w:rsidRPr="00CE1933">
        <w:rPr>
          <w:rFonts w:ascii="Times New Roman" w:hAnsi="Times New Roman" w:cs="Times New Roman"/>
          <w:sz w:val="24"/>
          <w:szCs w:val="24"/>
          <w:lang w:val="en-US"/>
        </w:rPr>
        <w:t>) .</w:t>
      </w:r>
      <w:proofErr w:type="gramEnd"/>
      <w:r w:rsidR="002401AB" w:rsidRPr="00CE1933">
        <w:rPr>
          <w:rFonts w:ascii="Times New Roman" w:hAnsi="Times New Roman" w:cs="Times New Roman"/>
          <w:sz w:val="24"/>
          <w:szCs w:val="24"/>
          <w:lang w:val="en-US"/>
        </w:rPr>
        <w:t xml:space="preserve"> Hormonal imbalance and infection disease in female </w:t>
      </w:r>
      <w:proofErr w:type="gramStart"/>
      <w:r w:rsidR="002401AB" w:rsidRPr="00CE1933">
        <w:rPr>
          <w:rFonts w:ascii="Times New Roman" w:hAnsi="Times New Roman" w:cs="Times New Roman"/>
          <w:sz w:val="24"/>
          <w:szCs w:val="24"/>
          <w:lang w:val="en-US"/>
        </w:rPr>
        <w:t>infertility :</w:t>
      </w:r>
      <w:proofErr w:type="gramEnd"/>
      <w:r w:rsidR="002401AB" w:rsidRPr="00CE1933">
        <w:rPr>
          <w:rFonts w:ascii="Times New Roman" w:hAnsi="Times New Roman" w:cs="Times New Roman"/>
          <w:sz w:val="24"/>
          <w:szCs w:val="24"/>
          <w:lang w:val="en-US"/>
        </w:rPr>
        <w:t xml:space="preserve"> A cross-sectional  study in Garoua, Cameroun. </w:t>
      </w:r>
      <w:proofErr w:type="gramStart"/>
      <w:r w:rsidR="002401AB" w:rsidRPr="00CE1933">
        <w:rPr>
          <w:rFonts w:ascii="Times New Roman" w:hAnsi="Times New Roman" w:cs="Times New Roman"/>
          <w:sz w:val="24"/>
          <w:szCs w:val="24"/>
          <w:lang w:val="en-US"/>
        </w:rPr>
        <w:t>International  Journal</w:t>
      </w:r>
      <w:proofErr w:type="gramEnd"/>
      <w:r w:rsidR="002401AB" w:rsidRPr="00CE1933">
        <w:rPr>
          <w:rFonts w:ascii="Times New Roman" w:hAnsi="Times New Roman" w:cs="Times New Roman"/>
          <w:sz w:val="24"/>
          <w:szCs w:val="24"/>
          <w:lang w:val="en-US"/>
        </w:rPr>
        <w:t xml:space="preserve"> of Sexual and Reproductive Health Care *8*, 1-8. </w:t>
      </w:r>
    </w:p>
    <w:p w14:paraId="4FD4A081" w14:textId="1A495464" w:rsidR="00C67B0B" w:rsidRPr="00CE1933" w:rsidRDefault="00DA5266" w:rsidP="00B1576D">
      <w:pPr>
        <w:pStyle w:val="Sansinterligne"/>
        <w:spacing w:after="0"/>
        <w:ind w:firstLine="708"/>
        <w:jc w:val="both"/>
        <w:rPr>
          <w:rFonts w:ascii="Times New Roman" w:hAnsi="Times New Roman" w:cs="Times New Roman"/>
          <w:sz w:val="24"/>
          <w:szCs w:val="24"/>
          <w:u w:val="single"/>
          <w:lang w:val="en-US"/>
        </w:rPr>
      </w:pPr>
      <w:r w:rsidRPr="00CE1933">
        <w:rPr>
          <w:rFonts w:ascii="Times New Roman" w:hAnsi="Times New Roman" w:cs="Times New Roman"/>
          <w:sz w:val="24"/>
          <w:szCs w:val="24"/>
          <w:u w:val="single"/>
          <w:lang w:val="en-US"/>
        </w:rPr>
        <w:t>https://doi.org/10.17352/ijsrhc.0000</w:t>
      </w:r>
      <w:bookmarkEnd w:id="396"/>
      <w:r w:rsidR="00C67B0B" w:rsidRPr="00CE1933">
        <w:rPr>
          <w:rFonts w:ascii="Times New Roman" w:hAnsi="Times New Roman" w:cs="Times New Roman"/>
          <w:sz w:val="24"/>
          <w:szCs w:val="24"/>
          <w:u w:val="single"/>
          <w:lang w:val="en-US"/>
        </w:rPr>
        <w:t>50</w:t>
      </w:r>
    </w:p>
    <w:p w14:paraId="4EE76A00" w14:textId="025B85A2" w:rsidR="00CA2B8E" w:rsidRPr="00CE1933" w:rsidRDefault="00CE11CF" w:rsidP="007157F1">
      <w:pPr>
        <w:pStyle w:val="Sansinterligne"/>
        <w:spacing w:after="0"/>
        <w:ind w:left="36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World Health</w:t>
      </w:r>
      <w:r w:rsidR="00CA2B8E" w:rsidRPr="00CE1933">
        <w:rPr>
          <w:rFonts w:ascii="Times New Roman" w:hAnsi="Times New Roman" w:cs="Times New Roman"/>
          <w:sz w:val="24"/>
          <w:szCs w:val="24"/>
          <w:lang w:val="en-US"/>
        </w:rPr>
        <w:t xml:space="preserve"> </w:t>
      </w:r>
      <w:r w:rsidRPr="00CE1933">
        <w:rPr>
          <w:rFonts w:ascii="Times New Roman" w:hAnsi="Times New Roman" w:cs="Times New Roman"/>
          <w:sz w:val="24"/>
          <w:szCs w:val="24"/>
          <w:lang w:val="en-US"/>
        </w:rPr>
        <w:t xml:space="preserve">Organization. </w:t>
      </w:r>
      <w:r w:rsidR="00845DBF" w:rsidRPr="00CE1933">
        <w:rPr>
          <w:rFonts w:ascii="Times New Roman" w:hAnsi="Times New Roman" w:cs="Times New Roman"/>
          <w:sz w:val="24"/>
          <w:szCs w:val="24"/>
          <w:lang w:val="en-US"/>
        </w:rPr>
        <w:t xml:space="preserve">(2020). </w:t>
      </w:r>
      <w:r w:rsidRPr="00CE1933">
        <w:rPr>
          <w:rFonts w:ascii="Times New Roman" w:hAnsi="Times New Roman" w:cs="Times New Roman"/>
          <w:sz w:val="24"/>
          <w:szCs w:val="24"/>
          <w:lang w:val="en-US"/>
        </w:rPr>
        <w:t>International Classification of</w:t>
      </w:r>
      <w:r w:rsidR="00845DBF" w:rsidRPr="00CE1933">
        <w:rPr>
          <w:rFonts w:ascii="Times New Roman" w:hAnsi="Times New Roman" w:cs="Times New Roman"/>
          <w:sz w:val="24"/>
          <w:szCs w:val="24"/>
          <w:lang w:val="en-US"/>
        </w:rPr>
        <w:t xml:space="preserve"> diseases</w:t>
      </w:r>
      <w:r w:rsidRPr="00CE1933">
        <w:rPr>
          <w:rFonts w:ascii="Times New Roman" w:hAnsi="Times New Roman" w:cs="Times New Roman"/>
          <w:sz w:val="24"/>
          <w:szCs w:val="24"/>
          <w:lang w:val="en-US"/>
        </w:rPr>
        <w:t>, 11th</w:t>
      </w:r>
      <w:r w:rsidR="00A55882" w:rsidRPr="00CE1933">
        <w:rPr>
          <w:rFonts w:ascii="Times New Roman" w:hAnsi="Times New Roman" w:cs="Times New Roman"/>
          <w:sz w:val="24"/>
          <w:szCs w:val="24"/>
          <w:lang w:val="en-US"/>
        </w:rPr>
        <w:t xml:space="preserve"> revision </w:t>
      </w:r>
      <w:r w:rsidRPr="00CE1933">
        <w:rPr>
          <w:rFonts w:ascii="Times New Roman" w:hAnsi="Times New Roman" w:cs="Times New Roman"/>
          <w:sz w:val="24"/>
          <w:szCs w:val="24"/>
          <w:lang w:val="en-US"/>
        </w:rPr>
        <w:t>(ICD</w:t>
      </w:r>
      <w:r w:rsidR="00A55882" w:rsidRPr="00CE1933">
        <w:rPr>
          <w:rFonts w:ascii="Times New Roman" w:hAnsi="Times New Roman" w:cs="Times New Roman"/>
          <w:sz w:val="24"/>
          <w:szCs w:val="24"/>
          <w:lang w:val="en-US"/>
        </w:rPr>
        <w:t>-11).</w:t>
      </w:r>
      <w:r w:rsidR="00CA2B8E" w:rsidRPr="00CE1933">
        <w:rPr>
          <w:rFonts w:ascii="Times New Roman" w:hAnsi="Times New Roman" w:cs="Times New Roman"/>
          <w:sz w:val="24"/>
          <w:szCs w:val="24"/>
          <w:lang w:val="en-US"/>
        </w:rPr>
        <w:t xml:space="preserve"> </w:t>
      </w:r>
      <w:r w:rsidR="00B1674B" w:rsidRPr="00CE1933">
        <w:rPr>
          <w:rFonts w:ascii="Times New Roman" w:hAnsi="Times New Roman" w:cs="Times New Roman"/>
          <w:sz w:val="24"/>
          <w:szCs w:val="24"/>
          <w:lang w:val="en-US"/>
        </w:rPr>
        <w:t>WHO</w:t>
      </w:r>
    </w:p>
    <w:p w14:paraId="64302500" w14:textId="056D9B9D" w:rsidR="00CA2B8E" w:rsidRPr="00CE1933" w:rsidRDefault="00CA2B8E" w:rsidP="00B1576D">
      <w:pPr>
        <w:pStyle w:val="Sansinterligne"/>
        <w:spacing w:after="0"/>
        <w:ind w:left="36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 xml:space="preserve">World </w:t>
      </w:r>
      <w:r w:rsidR="00CE11CF" w:rsidRPr="00CE1933">
        <w:rPr>
          <w:rFonts w:ascii="Times New Roman" w:hAnsi="Times New Roman" w:cs="Times New Roman"/>
          <w:sz w:val="24"/>
          <w:szCs w:val="24"/>
          <w:lang w:val="en-US"/>
        </w:rPr>
        <w:t>Health Organization</w:t>
      </w:r>
      <w:r w:rsidRPr="00CE1933">
        <w:rPr>
          <w:rFonts w:ascii="Times New Roman" w:hAnsi="Times New Roman" w:cs="Times New Roman"/>
          <w:sz w:val="24"/>
          <w:szCs w:val="24"/>
          <w:lang w:val="en-US"/>
        </w:rPr>
        <w:t>. (2021). WHO laboratory manual for the examination and processing o</w:t>
      </w:r>
      <w:r w:rsidR="00B1674B" w:rsidRPr="00CE1933">
        <w:rPr>
          <w:rFonts w:ascii="Times New Roman" w:hAnsi="Times New Roman" w:cs="Times New Roman"/>
          <w:sz w:val="24"/>
          <w:szCs w:val="24"/>
          <w:lang w:val="en-US"/>
        </w:rPr>
        <w:t xml:space="preserve">f human semen </w:t>
      </w:r>
      <w:proofErr w:type="gramStart"/>
      <w:r w:rsidR="00B1674B" w:rsidRPr="00CE1933">
        <w:rPr>
          <w:rFonts w:ascii="Times New Roman" w:hAnsi="Times New Roman" w:cs="Times New Roman"/>
          <w:sz w:val="24"/>
          <w:szCs w:val="24"/>
          <w:lang w:val="en-US"/>
        </w:rPr>
        <w:t>( 6</w:t>
      </w:r>
      <w:proofErr w:type="gramEnd"/>
      <w:r w:rsidR="00B1674B" w:rsidRPr="00CE1933">
        <w:rPr>
          <w:rFonts w:ascii="Times New Roman" w:hAnsi="Times New Roman" w:cs="Times New Roman"/>
          <w:sz w:val="24"/>
          <w:szCs w:val="24"/>
          <w:lang w:val="en-US"/>
        </w:rPr>
        <w:t xml:space="preserve">th </w:t>
      </w:r>
      <w:proofErr w:type="spellStart"/>
      <w:r w:rsidR="00B1674B" w:rsidRPr="00CE1933">
        <w:rPr>
          <w:rFonts w:ascii="Times New Roman" w:hAnsi="Times New Roman" w:cs="Times New Roman"/>
          <w:sz w:val="24"/>
          <w:szCs w:val="24"/>
          <w:lang w:val="en-US"/>
        </w:rPr>
        <w:t>ed</w:t>
      </w:r>
      <w:proofErr w:type="spellEnd"/>
      <w:r w:rsidR="00B1674B" w:rsidRPr="00CE1933">
        <w:rPr>
          <w:rFonts w:ascii="Times New Roman" w:hAnsi="Times New Roman" w:cs="Times New Roman"/>
          <w:sz w:val="24"/>
          <w:szCs w:val="24"/>
          <w:lang w:val="en-US"/>
        </w:rPr>
        <w:t xml:space="preserve"> .). WHO</w:t>
      </w:r>
    </w:p>
    <w:p w14:paraId="0C02AD91" w14:textId="18A63598" w:rsidR="00CA2B8E" w:rsidRPr="00CE1933" w:rsidRDefault="00CA2B8E" w:rsidP="00B1576D">
      <w:pPr>
        <w:pStyle w:val="Sansinterligne"/>
        <w:spacing w:after="0"/>
        <w:ind w:left="36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 xml:space="preserve">World Health Organization. (2023). </w:t>
      </w:r>
      <w:r w:rsidR="00CE11CF" w:rsidRPr="00CE1933">
        <w:rPr>
          <w:rFonts w:ascii="Times New Roman" w:hAnsi="Times New Roman" w:cs="Times New Roman"/>
          <w:sz w:val="24"/>
          <w:szCs w:val="24"/>
          <w:lang w:val="en-US"/>
        </w:rPr>
        <w:t>Infertility: Fact</w:t>
      </w:r>
      <w:r w:rsidR="002D184D" w:rsidRPr="00CE1933">
        <w:rPr>
          <w:rFonts w:ascii="Times New Roman" w:hAnsi="Times New Roman" w:cs="Times New Roman"/>
          <w:sz w:val="24"/>
          <w:szCs w:val="24"/>
          <w:lang w:val="en-US"/>
        </w:rPr>
        <w:t xml:space="preserve"> sheet.</w:t>
      </w:r>
    </w:p>
    <w:p w14:paraId="362A36DC" w14:textId="58F778E0" w:rsidR="002D184D" w:rsidRPr="00CE1933" w:rsidRDefault="00F63F94" w:rsidP="00B1576D">
      <w:pPr>
        <w:pStyle w:val="Sansinterligne"/>
        <w:spacing w:after="0"/>
        <w:ind w:left="36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 xml:space="preserve">     </w:t>
      </w:r>
      <w:r w:rsidR="002D184D" w:rsidRPr="00CE1933">
        <w:rPr>
          <w:rFonts w:ascii="Times New Roman" w:hAnsi="Times New Roman" w:cs="Times New Roman"/>
          <w:sz w:val="24"/>
          <w:szCs w:val="24"/>
          <w:lang w:val="en-US"/>
        </w:rPr>
        <w:t xml:space="preserve"> </w:t>
      </w:r>
      <w:hyperlink r:id="rId52" w:history="1">
        <w:r w:rsidR="002D184D" w:rsidRPr="00CE1933">
          <w:rPr>
            <w:rStyle w:val="Lienhypertexte"/>
            <w:rFonts w:ascii="Times New Roman" w:hAnsi="Times New Roman" w:cs="Times New Roman"/>
            <w:sz w:val="24"/>
            <w:szCs w:val="24"/>
            <w:lang w:val="en-US"/>
          </w:rPr>
          <w:t>https://www.who.int/news-room/fact-sheets/detail/infertility</w:t>
        </w:r>
      </w:hyperlink>
    </w:p>
    <w:p w14:paraId="5B15E560" w14:textId="454DD355" w:rsidR="002D184D" w:rsidRPr="00CE1933" w:rsidRDefault="002D184D" w:rsidP="007157F1">
      <w:pPr>
        <w:pStyle w:val="Sansinterligne"/>
        <w:spacing w:after="0"/>
        <w:ind w:left="36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 xml:space="preserve">World Health Organization. (2023). Infertility Fact sheet. </w:t>
      </w:r>
      <w:proofErr w:type="gramStart"/>
      <w:r w:rsidRPr="00CE1933">
        <w:rPr>
          <w:rFonts w:ascii="Times New Roman" w:hAnsi="Times New Roman" w:cs="Times New Roman"/>
          <w:sz w:val="24"/>
          <w:szCs w:val="24"/>
          <w:lang w:val="en-US"/>
        </w:rPr>
        <w:t>Retrieved  March</w:t>
      </w:r>
      <w:proofErr w:type="gramEnd"/>
      <w:r w:rsidRPr="00CE1933">
        <w:rPr>
          <w:rFonts w:ascii="Times New Roman" w:hAnsi="Times New Roman" w:cs="Times New Roman"/>
          <w:sz w:val="24"/>
          <w:szCs w:val="24"/>
          <w:lang w:val="en-US"/>
        </w:rPr>
        <w:t xml:space="preserve"> 15,2026, from .</w:t>
      </w:r>
    </w:p>
    <w:p w14:paraId="2F2BCB23" w14:textId="153CB626" w:rsidR="002D184D" w:rsidRPr="00CE1933" w:rsidRDefault="002D184D" w:rsidP="00B1576D">
      <w:pPr>
        <w:pStyle w:val="Sansinterligne"/>
        <w:spacing w:after="0"/>
        <w:ind w:firstLine="708"/>
        <w:jc w:val="both"/>
        <w:rPr>
          <w:rFonts w:ascii="Times New Roman" w:hAnsi="Times New Roman" w:cs="Times New Roman"/>
          <w:sz w:val="24"/>
          <w:szCs w:val="24"/>
          <w:u w:val="single"/>
          <w:lang w:val="en-US"/>
        </w:rPr>
      </w:pPr>
      <w:r w:rsidRPr="00CE1933">
        <w:rPr>
          <w:rFonts w:ascii="Times New Roman" w:hAnsi="Times New Roman" w:cs="Times New Roman"/>
          <w:sz w:val="24"/>
          <w:szCs w:val="24"/>
          <w:u w:val="single"/>
          <w:lang w:val="en-US"/>
        </w:rPr>
        <w:t>https://www.who.int/news-room/fact-sheets/detail/inferti</w:t>
      </w:r>
      <w:r w:rsidR="00B1674B" w:rsidRPr="00CE1933">
        <w:rPr>
          <w:rFonts w:ascii="Times New Roman" w:hAnsi="Times New Roman" w:cs="Times New Roman"/>
          <w:sz w:val="24"/>
          <w:szCs w:val="24"/>
          <w:u w:val="single"/>
          <w:lang w:val="en-US"/>
        </w:rPr>
        <w:t>lity</w:t>
      </w:r>
    </w:p>
    <w:p w14:paraId="0295B297" w14:textId="3B9E9DD7" w:rsidR="006B2D4D" w:rsidRPr="00CE1933" w:rsidRDefault="006B2D4D" w:rsidP="00B1576D">
      <w:pPr>
        <w:pStyle w:val="Paragraphedeliste"/>
        <w:spacing w:after="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 xml:space="preserve">WHO </w:t>
      </w:r>
      <w:proofErr w:type="gramStart"/>
      <w:r w:rsidRPr="00CE1933">
        <w:rPr>
          <w:rFonts w:ascii="Times New Roman" w:hAnsi="Times New Roman" w:cs="Times New Roman"/>
          <w:sz w:val="24"/>
          <w:szCs w:val="24"/>
          <w:lang w:val="en-US"/>
        </w:rPr>
        <w:t>2021 ;</w:t>
      </w:r>
      <w:proofErr w:type="gramEnd"/>
    </w:p>
    <w:p w14:paraId="72774CF6" w14:textId="28E514F9" w:rsidR="00CE11CF" w:rsidRPr="00CE1933" w:rsidRDefault="006B2D4D" w:rsidP="00B1576D">
      <w:pPr>
        <w:spacing w:after="0"/>
        <w:ind w:left="72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https://</w:t>
      </w:r>
      <w:r w:rsidR="00CE11CF" w:rsidRPr="00CE1933">
        <w:rPr>
          <w:rFonts w:ascii="Times New Roman" w:hAnsi="Times New Roman" w:cs="Times New Roman"/>
          <w:sz w:val="24"/>
          <w:szCs w:val="24"/>
          <w:lang w:val="en-US"/>
        </w:rPr>
        <w:t>WWW.who.int/publications/i/item/978924003030787</w:t>
      </w:r>
    </w:p>
    <w:p w14:paraId="4CD670C4" w14:textId="66DD27F2" w:rsidR="00CE11CF" w:rsidRPr="00CE1933" w:rsidRDefault="00CE11CF" w:rsidP="00B1576D">
      <w:pPr>
        <w:pStyle w:val="Paragraphedeliste"/>
        <w:spacing w:after="0"/>
        <w:jc w:val="both"/>
        <w:rPr>
          <w:rFonts w:ascii="Times New Roman" w:hAnsi="Times New Roman" w:cs="Times New Roman"/>
          <w:sz w:val="24"/>
          <w:szCs w:val="24"/>
          <w:lang w:val="en-US"/>
        </w:rPr>
      </w:pPr>
      <w:r w:rsidRPr="00CE1933">
        <w:rPr>
          <w:rFonts w:ascii="Times New Roman" w:hAnsi="Times New Roman" w:cs="Times New Roman"/>
          <w:sz w:val="24"/>
          <w:szCs w:val="24"/>
          <w:lang w:val="en-US"/>
        </w:rPr>
        <w:t>WHO</w:t>
      </w:r>
      <w:proofErr w:type="gramStart"/>
      <w:r w:rsidRPr="00CE1933">
        <w:rPr>
          <w:rFonts w:ascii="Times New Roman" w:hAnsi="Times New Roman" w:cs="Times New Roman"/>
          <w:sz w:val="24"/>
          <w:szCs w:val="24"/>
          <w:lang w:val="en-US"/>
        </w:rPr>
        <w:t>2025,section</w:t>
      </w:r>
      <w:proofErr w:type="gramEnd"/>
      <w:r w:rsidRPr="00CE1933">
        <w:rPr>
          <w:rFonts w:ascii="Times New Roman" w:hAnsi="Times New Roman" w:cs="Times New Roman"/>
          <w:sz w:val="24"/>
          <w:szCs w:val="24"/>
          <w:lang w:val="en-US"/>
        </w:rPr>
        <w:t xml:space="preserve"> « </w:t>
      </w:r>
      <w:proofErr w:type="spellStart"/>
      <w:r w:rsidRPr="00CE1933">
        <w:rPr>
          <w:rFonts w:ascii="Times New Roman" w:hAnsi="Times New Roman" w:cs="Times New Roman"/>
          <w:sz w:val="24"/>
          <w:szCs w:val="24"/>
          <w:lang w:val="en-US"/>
        </w:rPr>
        <w:t>Diagossis</w:t>
      </w:r>
      <w:proofErr w:type="spellEnd"/>
      <w:r w:rsidRPr="00CE1933">
        <w:rPr>
          <w:rFonts w:ascii="Times New Roman" w:hAnsi="Times New Roman" w:cs="Times New Roman"/>
          <w:sz w:val="24"/>
          <w:szCs w:val="24"/>
          <w:lang w:val="en-US"/>
        </w:rPr>
        <w:t xml:space="preserve"> of Male-factor infertility »</w:t>
      </w:r>
    </w:p>
    <w:p w14:paraId="4B05B5B0" w14:textId="60506118" w:rsidR="00320E7F" w:rsidRPr="00CE1933" w:rsidRDefault="00CE11CF" w:rsidP="00B1576D">
      <w:pPr>
        <w:pStyle w:val="Paragraphedeliste"/>
        <w:spacing w:after="0"/>
        <w:jc w:val="both"/>
        <w:rPr>
          <w:rFonts w:ascii="Times New Roman" w:hAnsi="Times New Roman" w:cs="Times New Roman"/>
          <w:sz w:val="24"/>
          <w:szCs w:val="24"/>
          <w:lang w:val="en-US"/>
        </w:rPr>
      </w:pPr>
      <w:proofErr w:type="gramStart"/>
      <w:r w:rsidRPr="00CE1933">
        <w:rPr>
          <w:rFonts w:ascii="Times New Roman" w:hAnsi="Times New Roman" w:cs="Times New Roman"/>
          <w:sz w:val="24"/>
          <w:szCs w:val="24"/>
          <w:lang w:val="en-US"/>
        </w:rPr>
        <w:t>https://reference .</w:t>
      </w:r>
      <w:proofErr w:type="gramEnd"/>
      <w:r w:rsidRPr="00CE1933">
        <w:rPr>
          <w:rFonts w:ascii="Times New Roman" w:hAnsi="Times New Roman" w:cs="Times New Roman"/>
          <w:sz w:val="24"/>
          <w:szCs w:val="24"/>
          <w:lang w:val="en-US"/>
        </w:rPr>
        <w:t>medscape.com/cc2/p10/diagnosis treatment-infertility-guidelines-who-2026 a1000beq</w:t>
      </w:r>
    </w:p>
    <w:p w14:paraId="21D950A1" w14:textId="4483EB4A" w:rsidR="002F3350" w:rsidRPr="00FC4EA6" w:rsidRDefault="00B1576D" w:rsidP="002B25C3">
      <w:pPr>
        <w:pStyle w:val="Lgende"/>
        <w:rPr>
          <w:rFonts w:ascii="Times New Roman" w:hAnsi="Times New Roman" w:cs="Times New Roman"/>
          <w:b/>
          <w:sz w:val="24"/>
          <w:szCs w:val="24"/>
          <w:lang w:val="fr-FR"/>
        </w:rPr>
      </w:pPr>
      <w:r w:rsidRPr="006B12AE">
        <w:rPr>
          <w:rFonts w:ascii="Times New Roman" w:hAnsi="Times New Roman" w:cs="Times New Roman"/>
          <w:sz w:val="24"/>
          <w:szCs w:val="24"/>
          <w:lang w:val="fr-FR"/>
        </w:rPr>
        <w:br w:type="page"/>
      </w:r>
      <w:bookmarkStart w:id="462" w:name="_Toc239682477"/>
      <w:r w:rsidR="002B25C3" w:rsidRPr="00FC4EA6">
        <w:rPr>
          <w:lang w:val="fr-FR"/>
        </w:rPr>
        <w:lastRenderedPageBreak/>
        <w:t xml:space="preserve">Équation </w:t>
      </w:r>
      <w:r w:rsidR="002B25C3" w:rsidRPr="00FC4EA6">
        <w:rPr>
          <w:lang w:val="fr-FR"/>
        </w:rPr>
        <w:fldChar w:fldCharType="begin"/>
      </w:r>
      <w:r w:rsidR="002B25C3" w:rsidRPr="00FC4EA6">
        <w:rPr>
          <w:lang w:val="fr-FR"/>
        </w:rPr>
        <w:instrText xml:space="preserve"> SEQ Équation \* ARABIC </w:instrText>
      </w:r>
      <w:r w:rsidR="002B25C3" w:rsidRPr="00FC4EA6">
        <w:rPr>
          <w:lang w:val="fr-FR"/>
        </w:rPr>
        <w:fldChar w:fldCharType="separate"/>
      </w:r>
      <w:r w:rsidR="00CE1933">
        <w:rPr>
          <w:noProof/>
          <w:lang w:val="fr-FR"/>
        </w:rPr>
        <w:t>1</w:t>
      </w:r>
      <w:r w:rsidR="002B25C3" w:rsidRPr="00FC4EA6">
        <w:rPr>
          <w:lang w:val="fr-FR"/>
        </w:rPr>
        <w:fldChar w:fldCharType="end"/>
      </w:r>
      <w:r w:rsidR="007157F1" w:rsidRPr="00FC4EA6">
        <w:rPr>
          <w:b/>
          <w:noProof/>
          <w:lang w:val="fr-FR"/>
        </w:rPr>
        <w:drawing>
          <wp:anchor distT="0" distB="0" distL="114300" distR="114300" simplePos="0" relativeHeight="251687936" behindDoc="1" locked="0" layoutInCell="1" allowOverlap="1" wp14:anchorId="131A1E78" wp14:editId="1C3AE030">
            <wp:simplePos x="0" y="0"/>
            <wp:positionH relativeFrom="column">
              <wp:posOffset>-357536</wp:posOffset>
            </wp:positionH>
            <wp:positionV relativeFrom="paragraph">
              <wp:posOffset>333581</wp:posOffset>
            </wp:positionV>
            <wp:extent cx="6496493" cy="8015605"/>
            <wp:effectExtent l="0" t="0" r="0" b="4445"/>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rot="10800000">
                      <a:off x="0" y="0"/>
                      <a:ext cx="6500610" cy="8020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25C3" w:rsidRPr="00FC4EA6">
        <w:rPr>
          <w:rFonts w:ascii="Times New Roman" w:hAnsi="Times New Roman" w:cs="Times New Roman"/>
          <w:b/>
          <w:sz w:val="24"/>
          <w:szCs w:val="24"/>
          <w:lang w:val="fr-FR"/>
        </w:rPr>
        <w:t xml:space="preserve">Annexe </w:t>
      </w:r>
      <w:proofErr w:type="gramStart"/>
      <w:r w:rsidR="002B25C3" w:rsidRPr="00FC4EA6">
        <w:rPr>
          <w:rFonts w:ascii="Times New Roman" w:hAnsi="Times New Roman" w:cs="Times New Roman"/>
          <w:b/>
          <w:sz w:val="24"/>
          <w:szCs w:val="24"/>
          <w:lang w:val="fr-FR"/>
        </w:rPr>
        <w:t>1:</w:t>
      </w:r>
      <w:proofErr w:type="gramEnd"/>
      <w:r w:rsidR="002B25C3" w:rsidRPr="00FC4EA6">
        <w:rPr>
          <w:rFonts w:ascii="Times New Roman" w:hAnsi="Times New Roman" w:cs="Times New Roman"/>
          <w:b/>
          <w:sz w:val="24"/>
          <w:szCs w:val="24"/>
          <w:lang w:val="fr-FR"/>
        </w:rPr>
        <w:t xml:space="preserve"> autorisation par le délégué régionales</w:t>
      </w:r>
      <w:bookmarkEnd w:id="462"/>
      <w:r w:rsidR="002B25C3" w:rsidRPr="00FC4EA6">
        <w:rPr>
          <w:rFonts w:ascii="Times New Roman" w:hAnsi="Times New Roman" w:cs="Times New Roman"/>
          <w:b/>
          <w:sz w:val="24"/>
          <w:szCs w:val="24"/>
          <w:lang w:val="fr-FR"/>
        </w:rPr>
        <w:t xml:space="preserve">  </w:t>
      </w:r>
    </w:p>
    <w:p w14:paraId="0B32899A" w14:textId="6F27C2B2" w:rsidR="002F3350" w:rsidRPr="00FC4EA6" w:rsidRDefault="002F3350">
      <w:pPr>
        <w:rPr>
          <w:rFonts w:ascii="Times New Roman" w:hAnsi="Times New Roman" w:cs="Times New Roman"/>
          <w:sz w:val="24"/>
          <w:szCs w:val="24"/>
          <w:lang w:val="fr-FR"/>
        </w:rPr>
      </w:pPr>
      <w:r w:rsidRPr="00FC4EA6">
        <w:rPr>
          <w:rFonts w:ascii="Times New Roman" w:hAnsi="Times New Roman" w:cs="Times New Roman"/>
          <w:sz w:val="24"/>
          <w:szCs w:val="24"/>
          <w:lang w:val="fr-FR"/>
        </w:rPr>
        <w:br w:type="page"/>
      </w:r>
    </w:p>
    <w:p w14:paraId="5DEA06BB" w14:textId="1D0B5760" w:rsidR="002F3350" w:rsidRPr="00FC4EA6" w:rsidRDefault="002B25C3" w:rsidP="002B25C3">
      <w:pPr>
        <w:pStyle w:val="Lgende"/>
        <w:rPr>
          <w:rFonts w:ascii="Times New Roman" w:hAnsi="Times New Roman" w:cs="Times New Roman"/>
          <w:sz w:val="24"/>
          <w:szCs w:val="24"/>
          <w:lang w:val="fr-FR"/>
        </w:rPr>
      </w:pPr>
      <w:bookmarkStart w:id="463" w:name="_Toc239682478"/>
      <w:r w:rsidRPr="00FC4EA6">
        <w:rPr>
          <w:lang w:val="fr-FR"/>
        </w:rPr>
        <w:lastRenderedPageBreak/>
        <w:t xml:space="preserve">Équation </w:t>
      </w:r>
      <w:r w:rsidRPr="00FC4EA6">
        <w:rPr>
          <w:lang w:val="fr-FR"/>
        </w:rPr>
        <w:fldChar w:fldCharType="begin"/>
      </w:r>
      <w:r w:rsidRPr="00FC4EA6">
        <w:rPr>
          <w:lang w:val="fr-FR"/>
        </w:rPr>
        <w:instrText xml:space="preserve"> SEQ Équation \* ARABIC </w:instrText>
      </w:r>
      <w:r w:rsidRPr="00FC4EA6">
        <w:rPr>
          <w:lang w:val="fr-FR"/>
        </w:rPr>
        <w:fldChar w:fldCharType="separate"/>
      </w:r>
      <w:r w:rsidR="00CE1933">
        <w:rPr>
          <w:noProof/>
          <w:lang w:val="fr-FR"/>
        </w:rPr>
        <w:t>2</w:t>
      </w:r>
      <w:r w:rsidRPr="00FC4EA6">
        <w:rPr>
          <w:lang w:val="fr-FR"/>
        </w:rPr>
        <w:fldChar w:fldCharType="end"/>
      </w:r>
      <w:r w:rsidR="002F3350" w:rsidRPr="00FC4EA6">
        <w:rPr>
          <w:noProof/>
          <w:lang w:val="fr-FR"/>
        </w:rPr>
        <w:drawing>
          <wp:anchor distT="0" distB="0" distL="114300" distR="114300" simplePos="0" relativeHeight="251697664" behindDoc="1" locked="0" layoutInCell="1" allowOverlap="1" wp14:anchorId="5E1C84E5" wp14:editId="058FF36A">
            <wp:simplePos x="0" y="0"/>
            <wp:positionH relativeFrom="margin">
              <wp:align>center</wp:align>
            </wp:positionH>
            <wp:positionV relativeFrom="paragraph">
              <wp:posOffset>270318</wp:posOffset>
            </wp:positionV>
            <wp:extent cx="6507126" cy="9005156"/>
            <wp:effectExtent l="0" t="0" r="8255" b="5715"/>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3221"/>
                    <a:stretch/>
                  </pic:blipFill>
                  <pic:spPr bwMode="auto">
                    <a:xfrm rot="10800000">
                      <a:off x="0" y="0"/>
                      <a:ext cx="6507126" cy="900515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C4EA6">
        <w:rPr>
          <w:rFonts w:ascii="Times New Roman" w:hAnsi="Times New Roman" w:cs="Times New Roman"/>
          <w:sz w:val="24"/>
          <w:szCs w:val="24"/>
          <w:lang w:val="fr-FR"/>
        </w:rPr>
        <w:t>Annexes 2</w:t>
      </w:r>
      <w:proofErr w:type="gramStart"/>
      <w:r w:rsidRPr="00FC4EA6">
        <w:rPr>
          <w:rFonts w:ascii="Times New Roman" w:hAnsi="Times New Roman" w:cs="Times New Roman"/>
          <w:sz w:val="24"/>
          <w:szCs w:val="24"/>
          <w:lang w:val="fr-FR"/>
        </w:rPr>
        <w:t> :autorisation</w:t>
      </w:r>
      <w:proofErr w:type="gramEnd"/>
      <w:r w:rsidRPr="00FC4EA6">
        <w:rPr>
          <w:rFonts w:ascii="Times New Roman" w:hAnsi="Times New Roman" w:cs="Times New Roman"/>
          <w:sz w:val="24"/>
          <w:szCs w:val="24"/>
          <w:lang w:val="fr-FR"/>
        </w:rPr>
        <w:t xml:space="preserve"> de recherche par le directeur d’ISSTMADD</w:t>
      </w:r>
      <w:bookmarkEnd w:id="463"/>
    </w:p>
    <w:p w14:paraId="6C207158" w14:textId="038C27A5" w:rsidR="002F3350" w:rsidRPr="00FC4EA6" w:rsidRDefault="002F3350">
      <w:pPr>
        <w:rPr>
          <w:rFonts w:ascii="Times New Roman" w:hAnsi="Times New Roman" w:cs="Times New Roman"/>
          <w:sz w:val="24"/>
          <w:szCs w:val="24"/>
          <w:lang w:val="fr-FR"/>
        </w:rPr>
      </w:pPr>
      <w:r w:rsidRPr="00FC4EA6">
        <w:rPr>
          <w:rFonts w:ascii="Times New Roman" w:hAnsi="Times New Roman" w:cs="Times New Roman"/>
          <w:sz w:val="24"/>
          <w:szCs w:val="24"/>
          <w:lang w:val="fr-FR"/>
        </w:rPr>
        <w:br w:type="page"/>
      </w:r>
    </w:p>
    <w:p w14:paraId="60CB7CA2" w14:textId="37AED752" w:rsidR="002F3350" w:rsidRPr="00FC4EA6" w:rsidRDefault="002B25C3" w:rsidP="002B25C3">
      <w:pPr>
        <w:pStyle w:val="Lgende"/>
        <w:rPr>
          <w:rFonts w:ascii="Times New Roman" w:hAnsi="Times New Roman" w:cs="Times New Roman"/>
          <w:sz w:val="24"/>
          <w:szCs w:val="24"/>
          <w:lang w:val="fr-FR"/>
        </w:rPr>
      </w:pPr>
      <w:bookmarkStart w:id="464" w:name="_Toc239682479"/>
      <w:r w:rsidRPr="00FC4EA6">
        <w:rPr>
          <w:noProof/>
          <w:lang w:val="fr-FR"/>
        </w:rPr>
        <w:lastRenderedPageBreak/>
        <w:drawing>
          <wp:anchor distT="0" distB="0" distL="114300" distR="114300" simplePos="0" relativeHeight="251695616" behindDoc="1" locked="0" layoutInCell="1" allowOverlap="1" wp14:anchorId="38C14E2D" wp14:editId="523E3193">
            <wp:simplePos x="0" y="0"/>
            <wp:positionH relativeFrom="margin">
              <wp:posOffset>-176781</wp:posOffset>
            </wp:positionH>
            <wp:positionV relativeFrom="paragraph">
              <wp:posOffset>435359</wp:posOffset>
            </wp:positionV>
            <wp:extent cx="6230530" cy="8155172"/>
            <wp:effectExtent l="0" t="0" r="0"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rot="10800000">
                      <a:off x="0" y="0"/>
                      <a:ext cx="6232165" cy="81573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4EA6">
        <w:rPr>
          <w:lang w:val="fr-FR"/>
        </w:rPr>
        <w:t xml:space="preserve">Équation </w:t>
      </w:r>
      <w:r w:rsidRPr="00FC4EA6">
        <w:rPr>
          <w:lang w:val="fr-FR"/>
        </w:rPr>
        <w:fldChar w:fldCharType="begin"/>
      </w:r>
      <w:r w:rsidRPr="00FC4EA6">
        <w:rPr>
          <w:lang w:val="fr-FR"/>
        </w:rPr>
        <w:instrText xml:space="preserve"> SEQ Équation \* ARABIC </w:instrText>
      </w:r>
      <w:r w:rsidRPr="00FC4EA6">
        <w:rPr>
          <w:lang w:val="fr-FR"/>
        </w:rPr>
        <w:fldChar w:fldCharType="separate"/>
      </w:r>
      <w:r w:rsidR="00CE1933">
        <w:rPr>
          <w:noProof/>
          <w:lang w:val="fr-FR"/>
        </w:rPr>
        <w:t>3</w:t>
      </w:r>
      <w:r w:rsidRPr="00FC4EA6">
        <w:rPr>
          <w:lang w:val="fr-FR"/>
        </w:rPr>
        <w:fldChar w:fldCharType="end"/>
      </w:r>
      <w:r w:rsidRPr="00FC4EA6">
        <w:rPr>
          <w:rFonts w:ascii="Times New Roman" w:hAnsi="Times New Roman" w:cs="Times New Roman"/>
          <w:sz w:val="24"/>
          <w:szCs w:val="24"/>
          <w:lang w:val="fr-FR"/>
        </w:rPr>
        <w:t>Annexe 3 : autorisation recherche par le CHR</w:t>
      </w:r>
      <w:bookmarkEnd w:id="464"/>
      <w:r w:rsidRPr="00FC4EA6">
        <w:rPr>
          <w:rFonts w:ascii="Times New Roman" w:hAnsi="Times New Roman" w:cs="Times New Roman"/>
          <w:sz w:val="24"/>
          <w:szCs w:val="24"/>
          <w:lang w:val="fr-FR"/>
        </w:rPr>
        <w:t xml:space="preserve"> </w:t>
      </w:r>
      <w:r w:rsidR="002F3350" w:rsidRPr="00FC4EA6">
        <w:rPr>
          <w:rFonts w:ascii="Times New Roman" w:hAnsi="Times New Roman" w:cs="Times New Roman"/>
          <w:sz w:val="24"/>
          <w:szCs w:val="24"/>
          <w:lang w:val="fr-FR"/>
        </w:rPr>
        <w:br w:type="page"/>
      </w:r>
    </w:p>
    <w:p w14:paraId="0D4184A0" w14:textId="548BA6F2" w:rsidR="002F3350" w:rsidRPr="00FC4EA6" w:rsidRDefault="00B82C0C" w:rsidP="002B25C3">
      <w:pPr>
        <w:pStyle w:val="Lgende"/>
        <w:rPr>
          <w:rFonts w:ascii="Times New Roman" w:hAnsi="Times New Roman" w:cs="Times New Roman"/>
          <w:sz w:val="24"/>
          <w:szCs w:val="24"/>
          <w:lang w:val="fr-FR"/>
        </w:rPr>
      </w:pPr>
      <w:r w:rsidRPr="00FC4EA6">
        <w:rPr>
          <w:noProof/>
          <w:lang w:val="fr-FR"/>
        </w:rPr>
        <w:lastRenderedPageBreak/>
        <w:drawing>
          <wp:anchor distT="0" distB="0" distL="114300" distR="114300" simplePos="0" relativeHeight="251701760" behindDoc="0" locked="0" layoutInCell="1" allowOverlap="1" wp14:anchorId="1F845393" wp14:editId="1123FF43">
            <wp:simplePos x="0" y="0"/>
            <wp:positionH relativeFrom="margin">
              <wp:posOffset>-527523</wp:posOffset>
            </wp:positionH>
            <wp:positionV relativeFrom="paragraph">
              <wp:posOffset>84351</wp:posOffset>
            </wp:positionV>
            <wp:extent cx="6453963" cy="8111801"/>
            <wp:effectExtent l="0" t="0" r="4445" b="381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3127" b="2191"/>
                    <a:stretch/>
                  </pic:blipFill>
                  <pic:spPr bwMode="auto">
                    <a:xfrm rot="10800000">
                      <a:off x="0" y="0"/>
                      <a:ext cx="6453963" cy="81118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25C3" w:rsidRPr="00FC4EA6">
        <w:rPr>
          <w:noProof/>
          <w:lang w:val="fr-FR"/>
        </w:rPr>
        <mc:AlternateContent>
          <mc:Choice Requires="wps">
            <w:drawing>
              <wp:anchor distT="0" distB="0" distL="114300" distR="114300" simplePos="0" relativeHeight="251722240" behindDoc="0" locked="0" layoutInCell="1" allowOverlap="1" wp14:anchorId="69088249" wp14:editId="3C624673">
                <wp:simplePos x="0" y="0"/>
                <wp:positionH relativeFrom="margin">
                  <wp:align>center</wp:align>
                </wp:positionH>
                <wp:positionV relativeFrom="paragraph">
                  <wp:posOffset>-309289</wp:posOffset>
                </wp:positionV>
                <wp:extent cx="4805917" cy="425302"/>
                <wp:effectExtent l="0" t="0" r="0" b="0"/>
                <wp:wrapNone/>
                <wp:docPr id="42" name="Zone de texte 42"/>
                <wp:cNvGraphicFramePr/>
                <a:graphic xmlns:a="http://schemas.openxmlformats.org/drawingml/2006/main">
                  <a:graphicData uri="http://schemas.microsoft.com/office/word/2010/wordprocessingShape">
                    <wps:wsp>
                      <wps:cNvSpPr txBox="1"/>
                      <wps:spPr>
                        <a:xfrm>
                          <a:off x="0" y="0"/>
                          <a:ext cx="4805917" cy="425302"/>
                        </a:xfrm>
                        <a:prstGeom prst="rect">
                          <a:avLst/>
                        </a:prstGeom>
                        <a:solidFill>
                          <a:schemeClr val="lt1"/>
                        </a:solidFill>
                        <a:ln w="6350">
                          <a:noFill/>
                        </a:ln>
                      </wps:spPr>
                      <wps:txbx>
                        <w:txbxContent>
                          <w:p w14:paraId="445C04DF" w14:textId="3CB1F64D" w:rsidR="00C15A28" w:rsidRPr="002B25C3" w:rsidRDefault="00C15A28" w:rsidP="002B25C3">
                            <w:pPr>
                              <w:pStyle w:val="Lgende"/>
                              <w:rPr>
                                <w:rFonts w:ascii="Times New Roman" w:hAnsi="Times New Roman" w:cs="Times New Roman"/>
                                <w:sz w:val="36"/>
                                <w:szCs w:val="24"/>
                              </w:rPr>
                            </w:pPr>
                            <w:bookmarkStart w:id="465" w:name="_Toc239682480"/>
                            <w:r w:rsidRPr="002B25C3">
                              <w:rPr>
                                <w:rFonts w:ascii="Times New Roman" w:hAnsi="Times New Roman" w:cs="Times New Roman"/>
                                <w:sz w:val="24"/>
                                <w:lang w:val="fr-FR"/>
                              </w:rPr>
                              <w:t xml:space="preserve">Questionnaire </w:t>
                            </w:r>
                            <w:r w:rsidRPr="002B25C3">
                              <w:rPr>
                                <w:rFonts w:ascii="Times New Roman" w:hAnsi="Times New Roman" w:cs="Times New Roman"/>
                                <w:sz w:val="24"/>
                              </w:rPr>
                              <w:t xml:space="preserve">Équation </w:t>
                            </w:r>
                            <w:r w:rsidRPr="002B25C3">
                              <w:rPr>
                                <w:rFonts w:ascii="Times New Roman" w:hAnsi="Times New Roman" w:cs="Times New Roman"/>
                                <w:sz w:val="24"/>
                              </w:rPr>
                              <w:fldChar w:fldCharType="begin"/>
                            </w:r>
                            <w:r w:rsidRPr="002B25C3">
                              <w:rPr>
                                <w:rFonts w:ascii="Times New Roman" w:hAnsi="Times New Roman" w:cs="Times New Roman"/>
                                <w:sz w:val="24"/>
                              </w:rPr>
                              <w:instrText xml:space="preserve"> SEQ Équation \* ARABIC </w:instrText>
                            </w:r>
                            <w:r w:rsidRPr="002B25C3">
                              <w:rPr>
                                <w:rFonts w:ascii="Times New Roman" w:hAnsi="Times New Roman" w:cs="Times New Roman"/>
                                <w:sz w:val="24"/>
                              </w:rPr>
                              <w:fldChar w:fldCharType="separate"/>
                            </w:r>
                            <w:r>
                              <w:rPr>
                                <w:rFonts w:ascii="Times New Roman" w:hAnsi="Times New Roman" w:cs="Times New Roman"/>
                                <w:noProof/>
                                <w:sz w:val="24"/>
                              </w:rPr>
                              <w:t>4</w:t>
                            </w:r>
                            <w:r w:rsidRPr="002B25C3">
                              <w:rPr>
                                <w:rFonts w:ascii="Times New Roman" w:hAnsi="Times New Roman" w:cs="Times New Roman"/>
                                <w:sz w:val="24"/>
                              </w:rPr>
                              <w:fldChar w:fldCharType="end"/>
                            </w:r>
                            <w:r w:rsidRPr="002B25C3">
                              <w:rPr>
                                <w:rFonts w:ascii="Times New Roman" w:hAnsi="Times New Roman" w:cs="Times New Roman"/>
                                <w:sz w:val="24"/>
                              </w:rPr>
                              <w:t>:Questionnaire</w:t>
                            </w:r>
                            <w:bookmarkEnd w:id="465"/>
                          </w:p>
                          <w:p w14:paraId="73D32BFB" w14:textId="0DC1E04E" w:rsidR="00C15A28" w:rsidRPr="002B25C3" w:rsidRDefault="00C15A28">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088249" id="Zone de texte 42" o:spid="_x0000_s1041" type="#_x0000_t202" style="position:absolute;margin-left:0;margin-top:-24.35pt;width:378.4pt;height:33.5pt;z-index:251722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" fillcolor="white [3201]" stroked="f" strokeweight=".5pt">
                <v:textbox>
                  <w:txbxContent>
                    <w:p w14:paraId="445C04DF" w14:textId="3CB1F64D" w:rsidR="00C15A28" w:rsidRPr="002B25C3" w:rsidRDefault="00C15A28" w:rsidP="002B25C3">
                      <w:pPr>
                        <w:pStyle w:val="Lgende"/>
                        <w:rPr>
                          <w:rFonts w:ascii="Times New Roman" w:hAnsi="Times New Roman" w:cs="Times New Roman"/>
                          <w:sz w:val="36"/>
                          <w:szCs w:val="24"/>
                        </w:rPr>
                      </w:pPr>
                      <w:bookmarkStart w:id="466" w:name="_Toc239682480"/>
                      <w:r w:rsidRPr="002B25C3">
                        <w:rPr>
                          <w:rFonts w:ascii="Times New Roman" w:hAnsi="Times New Roman" w:cs="Times New Roman"/>
                          <w:sz w:val="24"/>
                          <w:lang w:val="fr-FR"/>
                        </w:rPr>
                        <w:t xml:space="preserve">Questionnaire </w:t>
                      </w:r>
                      <w:r w:rsidRPr="002B25C3">
                        <w:rPr>
                          <w:rFonts w:ascii="Times New Roman" w:hAnsi="Times New Roman" w:cs="Times New Roman"/>
                          <w:sz w:val="24"/>
                        </w:rPr>
                        <w:t xml:space="preserve">Équation </w:t>
                      </w:r>
                      <w:r w:rsidRPr="002B25C3">
                        <w:rPr>
                          <w:rFonts w:ascii="Times New Roman" w:hAnsi="Times New Roman" w:cs="Times New Roman"/>
                          <w:sz w:val="24"/>
                        </w:rPr>
                        <w:fldChar w:fldCharType="begin"/>
                      </w:r>
                      <w:r w:rsidRPr="002B25C3">
                        <w:rPr>
                          <w:rFonts w:ascii="Times New Roman" w:hAnsi="Times New Roman" w:cs="Times New Roman"/>
                          <w:sz w:val="24"/>
                        </w:rPr>
                        <w:instrText xml:space="preserve"> SEQ Équation \* ARABIC </w:instrText>
                      </w:r>
                      <w:r w:rsidRPr="002B25C3">
                        <w:rPr>
                          <w:rFonts w:ascii="Times New Roman" w:hAnsi="Times New Roman" w:cs="Times New Roman"/>
                          <w:sz w:val="24"/>
                        </w:rPr>
                        <w:fldChar w:fldCharType="separate"/>
                      </w:r>
                      <w:r>
                        <w:rPr>
                          <w:rFonts w:ascii="Times New Roman" w:hAnsi="Times New Roman" w:cs="Times New Roman"/>
                          <w:noProof/>
                          <w:sz w:val="24"/>
                        </w:rPr>
                        <w:t>4</w:t>
                      </w:r>
                      <w:r w:rsidRPr="002B25C3">
                        <w:rPr>
                          <w:rFonts w:ascii="Times New Roman" w:hAnsi="Times New Roman" w:cs="Times New Roman"/>
                          <w:sz w:val="24"/>
                        </w:rPr>
                        <w:fldChar w:fldCharType="end"/>
                      </w:r>
                      <w:r w:rsidRPr="002B25C3">
                        <w:rPr>
                          <w:rFonts w:ascii="Times New Roman" w:hAnsi="Times New Roman" w:cs="Times New Roman"/>
                          <w:sz w:val="24"/>
                        </w:rPr>
                        <w:t>:Questionnaire</w:t>
                      </w:r>
                      <w:bookmarkEnd w:id="466"/>
                    </w:p>
                    <w:p w14:paraId="73D32BFB" w14:textId="0DC1E04E" w:rsidR="00C15A28" w:rsidRPr="002B25C3" w:rsidRDefault="00C15A28">
                      <w:pPr>
                        <w:rPr>
                          <w:lang w:val="fr-FR"/>
                        </w:rPr>
                      </w:pPr>
                    </w:p>
                  </w:txbxContent>
                </v:textbox>
                <w10:wrap anchorx="margin"/>
              </v:shape>
            </w:pict>
          </mc:Fallback>
        </mc:AlternateContent>
      </w:r>
      <w:r w:rsidR="002F3350" w:rsidRPr="00FC4EA6">
        <w:rPr>
          <w:rFonts w:ascii="Times New Roman" w:hAnsi="Times New Roman" w:cs="Times New Roman"/>
          <w:sz w:val="24"/>
          <w:szCs w:val="24"/>
          <w:lang w:val="fr-FR"/>
        </w:rPr>
        <w:br w:type="page"/>
      </w:r>
    </w:p>
    <w:p w14:paraId="2C3A406C" w14:textId="122A03CE" w:rsidR="002F3350" w:rsidRPr="00FC4EA6" w:rsidRDefault="007157F1">
      <w:pPr>
        <w:rPr>
          <w:rFonts w:ascii="Times New Roman" w:hAnsi="Times New Roman" w:cs="Times New Roman"/>
          <w:sz w:val="24"/>
          <w:szCs w:val="24"/>
          <w:lang w:val="fr-FR"/>
        </w:rPr>
      </w:pPr>
      <w:r w:rsidRPr="00FC4EA6">
        <w:rPr>
          <w:noProof/>
          <w:lang w:val="fr-FR"/>
        </w:rPr>
        <w:lastRenderedPageBreak/>
        <w:drawing>
          <wp:anchor distT="0" distB="0" distL="114300" distR="114300" simplePos="0" relativeHeight="251703808" behindDoc="1" locked="0" layoutInCell="1" allowOverlap="1" wp14:anchorId="08248507" wp14:editId="65EC74CF">
            <wp:simplePos x="0" y="0"/>
            <wp:positionH relativeFrom="margin">
              <wp:posOffset>-198047</wp:posOffset>
            </wp:positionH>
            <wp:positionV relativeFrom="paragraph">
              <wp:posOffset>6628055</wp:posOffset>
            </wp:positionV>
            <wp:extent cx="6323389" cy="2240915"/>
            <wp:effectExtent l="0" t="0" r="1270" b="6985"/>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rot="10800000">
                      <a:off x="0" y="0"/>
                      <a:ext cx="6344058" cy="2248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4EA6">
        <w:rPr>
          <w:noProof/>
          <w:lang w:val="fr-FR"/>
        </w:rPr>
        <w:drawing>
          <wp:anchor distT="0" distB="0" distL="114300" distR="114300" simplePos="0" relativeHeight="251699712" behindDoc="1" locked="0" layoutInCell="1" allowOverlap="1" wp14:anchorId="47906433" wp14:editId="3001C8F9">
            <wp:simplePos x="0" y="0"/>
            <wp:positionH relativeFrom="margin">
              <wp:posOffset>-368168</wp:posOffset>
            </wp:positionH>
            <wp:positionV relativeFrom="paragraph">
              <wp:posOffset>-453228</wp:posOffset>
            </wp:positionV>
            <wp:extent cx="6494115" cy="7059930"/>
            <wp:effectExtent l="0" t="0" r="2540" b="762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5916"/>
                    <a:stretch/>
                  </pic:blipFill>
                  <pic:spPr bwMode="auto">
                    <a:xfrm rot="10800000">
                      <a:off x="0" y="0"/>
                      <a:ext cx="6495676" cy="70616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3350" w:rsidRPr="00FC4EA6">
        <w:rPr>
          <w:rFonts w:ascii="Times New Roman" w:hAnsi="Times New Roman" w:cs="Times New Roman"/>
          <w:sz w:val="24"/>
          <w:szCs w:val="24"/>
          <w:lang w:val="fr-FR"/>
        </w:rPr>
        <w:br w:type="page"/>
      </w:r>
    </w:p>
    <w:p w14:paraId="1AFB82DE" w14:textId="77777777" w:rsidR="00B82C0C" w:rsidRPr="00FC4EA6" w:rsidRDefault="00B82C0C" w:rsidP="00C9752E">
      <w:pPr>
        <w:pStyle w:val="Paragraphedeliste"/>
        <w:jc w:val="center"/>
        <w:outlineLvl w:val="0"/>
        <w:rPr>
          <w:rFonts w:ascii="Times New Roman" w:hAnsi="Times New Roman" w:cs="Times New Roman"/>
          <w:b/>
          <w:bCs/>
          <w:sz w:val="24"/>
          <w:szCs w:val="24"/>
          <w:lang w:val="fr-FR"/>
        </w:rPr>
      </w:pPr>
      <w:bookmarkStart w:id="467" w:name="_Toc239694603"/>
      <w:bookmarkStart w:id="468" w:name="_Toc239694780"/>
      <w:r w:rsidRPr="00FC4EA6">
        <w:rPr>
          <w:rFonts w:ascii="Times New Roman" w:hAnsi="Times New Roman" w:cs="Times New Roman"/>
          <w:b/>
          <w:bCs/>
          <w:sz w:val="24"/>
          <w:szCs w:val="24"/>
          <w:lang w:val="fr-FR"/>
        </w:rPr>
        <w:lastRenderedPageBreak/>
        <w:t>TABLE DES MATIERES</w:t>
      </w:r>
      <w:bookmarkEnd w:id="467"/>
      <w:bookmarkEnd w:id="468"/>
    </w:p>
    <w:bookmarkStart w:id="469" w:name="_GoBack"/>
    <w:p w14:paraId="2C03FC3B" w14:textId="19E880F1" w:rsidR="006B12AE" w:rsidRPr="00C9752E" w:rsidRDefault="00C26EA7">
      <w:pPr>
        <w:pStyle w:val="TM1"/>
        <w:rPr>
          <w:rFonts w:asciiTheme="minorHAnsi" w:eastAsiaTheme="minorEastAsia" w:hAnsiTheme="minorHAnsi" w:cstheme="minorBidi"/>
          <w:noProof/>
          <w:kern w:val="0"/>
          <w:lang w:val="fr-FR"/>
        </w:rPr>
      </w:pPr>
      <w:r w:rsidRPr="00C9752E">
        <w:rPr>
          <w:lang w:val="fr-FR"/>
        </w:rPr>
        <w:fldChar w:fldCharType="begin"/>
      </w:r>
      <w:r w:rsidRPr="00C9752E">
        <w:rPr>
          <w:lang w:val="fr-FR"/>
        </w:rPr>
        <w:instrText xml:space="preserve"> TOC \o "1-3" \h \z \u </w:instrText>
      </w:r>
      <w:r w:rsidRPr="00C9752E">
        <w:rPr>
          <w:lang w:val="fr-FR"/>
        </w:rPr>
        <w:fldChar w:fldCharType="separate"/>
      </w:r>
      <w:hyperlink w:anchor="_Toc239694604" w:history="1">
        <w:r w:rsidR="006B12AE" w:rsidRPr="00C9752E">
          <w:rPr>
            <w:rStyle w:val="Lienhypertexte"/>
            <w:rFonts w:ascii="Times New Roman" w:hAnsi="Times New Roman" w:cs="Times New Roman"/>
            <w:noProof/>
            <w:lang w:val="fr-FR"/>
          </w:rPr>
          <w:t>SOMMAIRE</w:t>
        </w:r>
        <w:r w:rsidR="006B12AE" w:rsidRPr="00C9752E">
          <w:rPr>
            <w:noProof/>
            <w:webHidden/>
          </w:rPr>
          <w:tab/>
        </w:r>
        <w:r w:rsidR="006B12AE" w:rsidRPr="00C9752E">
          <w:rPr>
            <w:noProof/>
            <w:webHidden/>
          </w:rPr>
          <w:fldChar w:fldCharType="begin"/>
        </w:r>
        <w:r w:rsidR="006B12AE" w:rsidRPr="00C9752E">
          <w:rPr>
            <w:noProof/>
            <w:webHidden/>
          </w:rPr>
          <w:instrText xml:space="preserve"> PAGEREF _Toc239694604 \h </w:instrText>
        </w:r>
        <w:r w:rsidR="006B12AE" w:rsidRPr="00C9752E">
          <w:rPr>
            <w:noProof/>
            <w:webHidden/>
          </w:rPr>
        </w:r>
        <w:r w:rsidR="006B12AE" w:rsidRPr="00C9752E">
          <w:rPr>
            <w:noProof/>
            <w:webHidden/>
          </w:rPr>
          <w:fldChar w:fldCharType="separate"/>
        </w:r>
        <w:r w:rsidR="006B12AE" w:rsidRPr="00C9752E">
          <w:rPr>
            <w:noProof/>
            <w:webHidden/>
          </w:rPr>
          <w:t>i</w:t>
        </w:r>
        <w:r w:rsidR="006B12AE" w:rsidRPr="00C9752E">
          <w:rPr>
            <w:noProof/>
            <w:webHidden/>
          </w:rPr>
          <w:fldChar w:fldCharType="end"/>
        </w:r>
      </w:hyperlink>
    </w:p>
    <w:p w14:paraId="2FF01D18" w14:textId="4A7FC40C" w:rsidR="006B12AE" w:rsidRPr="00C9752E" w:rsidRDefault="006B12AE">
      <w:pPr>
        <w:pStyle w:val="TM1"/>
        <w:rPr>
          <w:rFonts w:asciiTheme="minorHAnsi" w:eastAsiaTheme="minorEastAsia" w:hAnsiTheme="minorHAnsi" w:cstheme="minorBidi"/>
          <w:noProof/>
          <w:kern w:val="0"/>
          <w:lang w:val="fr-FR"/>
        </w:rPr>
      </w:pPr>
      <w:hyperlink w:anchor="_Toc239694605" w:history="1">
        <w:r w:rsidRPr="00C9752E">
          <w:rPr>
            <w:rStyle w:val="Lienhypertexte"/>
            <w:rFonts w:ascii="Times New Roman" w:hAnsi="Times New Roman" w:cs="Times New Roman"/>
            <w:noProof/>
            <w:lang w:val="fr-FR"/>
          </w:rPr>
          <w:t>DEDICACE</w:t>
        </w:r>
        <w:r w:rsidRPr="00C9752E">
          <w:rPr>
            <w:noProof/>
            <w:webHidden/>
          </w:rPr>
          <w:tab/>
        </w:r>
        <w:r w:rsidRPr="00C9752E">
          <w:rPr>
            <w:noProof/>
            <w:webHidden/>
          </w:rPr>
          <w:fldChar w:fldCharType="begin"/>
        </w:r>
        <w:r w:rsidRPr="00C9752E">
          <w:rPr>
            <w:noProof/>
            <w:webHidden/>
          </w:rPr>
          <w:instrText xml:space="preserve"> PAGEREF _Toc239694605 \h </w:instrText>
        </w:r>
        <w:r w:rsidRPr="00C9752E">
          <w:rPr>
            <w:noProof/>
            <w:webHidden/>
          </w:rPr>
        </w:r>
        <w:r w:rsidRPr="00C9752E">
          <w:rPr>
            <w:noProof/>
            <w:webHidden/>
          </w:rPr>
          <w:fldChar w:fldCharType="separate"/>
        </w:r>
        <w:r w:rsidRPr="00C9752E">
          <w:rPr>
            <w:noProof/>
            <w:webHidden/>
          </w:rPr>
          <w:t>ii</w:t>
        </w:r>
        <w:r w:rsidRPr="00C9752E">
          <w:rPr>
            <w:noProof/>
            <w:webHidden/>
          </w:rPr>
          <w:fldChar w:fldCharType="end"/>
        </w:r>
      </w:hyperlink>
    </w:p>
    <w:p w14:paraId="2998DFA6" w14:textId="2A7F28AF" w:rsidR="006B12AE" w:rsidRPr="00C9752E" w:rsidRDefault="006B12AE">
      <w:pPr>
        <w:pStyle w:val="TM1"/>
        <w:rPr>
          <w:rFonts w:asciiTheme="minorHAnsi" w:eastAsiaTheme="minorEastAsia" w:hAnsiTheme="minorHAnsi" w:cstheme="minorBidi"/>
          <w:noProof/>
          <w:kern w:val="0"/>
          <w:lang w:val="fr-FR"/>
        </w:rPr>
      </w:pPr>
      <w:hyperlink w:anchor="_Toc239694606" w:history="1">
        <w:r w:rsidRPr="00C9752E">
          <w:rPr>
            <w:rStyle w:val="Lienhypertexte"/>
            <w:rFonts w:ascii="Times New Roman" w:eastAsiaTheme="majorEastAsia" w:hAnsi="Times New Roman" w:cs="Times New Roman"/>
            <w:noProof/>
            <w:lang w:val="fr-FR"/>
          </w:rPr>
          <w:t>REMERCIEMENTS</w:t>
        </w:r>
        <w:r w:rsidRPr="00C9752E">
          <w:rPr>
            <w:noProof/>
            <w:webHidden/>
          </w:rPr>
          <w:tab/>
        </w:r>
        <w:r w:rsidRPr="00C9752E">
          <w:rPr>
            <w:noProof/>
            <w:webHidden/>
          </w:rPr>
          <w:fldChar w:fldCharType="begin"/>
        </w:r>
        <w:r w:rsidRPr="00C9752E">
          <w:rPr>
            <w:noProof/>
            <w:webHidden/>
          </w:rPr>
          <w:instrText xml:space="preserve"> PAGEREF _Toc239694606 \h </w:instrText>
        </w:r>
        <w:r w:rsidRPr="00C9752E">
          <w:rPr>
            <w:noProof/>
            <w:webHidden/>
          </w:rPr>
        </w:r>
        <w:r w:rsidRPr="00C9752E">
          <w:rPr>
            <w:noProof/>
            <w:webHidden/>
          </w:rPr>
          <w:fldChar w:fldCharType="separate"/>
        </w:r>
        <w:r w:rsidRPr="00C9752E">
          <w:rPr>
            <w:noProof/>
            <w:webHidden/>
          </w:rPr>
          <w:t>iii</w:t>
        </w:r>
        <w:r w:rsidRPr="00C9752E">
          <w:rPr>
            <w:noProof/>
            <w:webHidden/>
          </w:rPr>
          <w:fldChar w:fldCharType="end"/>
        </w:r>
      </w:hyperlink>
    </w:p>
    <w:p w14:paraId="68C8AECB" w14:textId="62E860C7" w:rsidR="006B12AE" w:rsidRPr="00C9752E" w:rsidRDefault="006B12AE">
      <w:pPr>
        <w:pStyle w:val="TM1"/>
        <w:rPr>
          <w:rFonts w:asciiTheme="minorHAnsi" w:eastAsiaTheme="minorEastAsia" w:hAnsiTheme="minorHAnsi" w:cstheme="minorBidi"/>
          <w:noProof/>
          <w:kern w:val="0"/>
          <w:lang w:val="fr-FR"/>
        </w:rPr>
      </w:pPr>
      <w:hyperlink w:anchor="_Toc239694607" w:history="1">
        <w:r w:rsidRPr="00C9752E">
          <w:rPr>
            <w:rStyle w:val="Lienhypertexte"/>
            <w:rFonts w:ascii="Times New Roman" w:hAnsi="Times New Roman" w:cs="Times New Roman"/>
            <w:noProof/>
            <w:lang w:val="fr-FR"/>
          </w:rPr>
          <w:t>LISTE DU PERSONNEL ADMINISTRATIF, DES ENSEIGNANTS PERMANENTS ET ASSOCIES DE L’ECOLE DE FORMATION DU PERSONNEL DE SANTE ISSTMADD (ANNEES ACADEMIQUES 2023-2026)</w:t>
        </w:r>
        <w:r w:rsidRPr="00C9752E">
          <w:rPr>
            <w:noProof/>
            <w:webHidden/>
          </w:rPr>
          <w:tab/>
        </w:r>
        <w:r w:rsidRPr="00C9752E">
          <w:rPr>
            <w:noProof/>
            <w:webHidden/>
          </w:rPr>
          <w:fldChar w:fldCharType="begin"/>
        </w:r>
        <w:r w:rsidRPr="00C9752E">
          <w:rPr>
            <w:noProof/>
            <w:webHidden/>
          </w:rPr>
          <w:instrText xml:space="preserve"> PAGEREF _Toc239694607 \h </w:instrText>
        </w:r>
        <w:r w:rsidRPr="00C9752E">
          <w:rPr>
            <w:noProof/>
            <w:webHidden/>
          </w:rPr>
        </w:r>
        <w:r w:rsidRPr="00C9752E">
          <w:rPr>
            <w:noProof/>
            <w:webHidden/>
          </w:rPr>
          <w:fldChar w:fldCharType="separate"/>
        </w:r>
        <w:r w:rsidRPr="00C9752E">
          <w:rPr>
            <w:noProof/>
            <w:webHidden/>
          </w:rPr>
          <w:t>v</w:t>
        </w:r>
        <w:r w:rsidRPr="00C9752E">
          <w:rPr>
            <w:noProof/>
            <w:webHidden/>
          </w:rPr>
          <w:fldChar w:fldCharType="end"/>
        </w:r>
      </w:hyperlink>
    </w:p>
    <w:p w14:paraId="75E68EE0" w14:textId="7DBB61F2" w:rsidR="006B12AE" w:rsidRPr="00C9752E" w:rsidRDefault="006B12AE">
      <w:pPr>
        <w:pStyle w:val="TM1"/>
        <w:rPr>
          <w:rFonts w:asciiTheme="minorHAnsi" w:eastAsiaTheme="minorEastAsia" w:hAnsiTheme="minorHAnsi" w:cstheme="minorBidi"/>
          <w:noProof/>
          <w:kern w:val="0"/>
          <w:lang w:val="fr-FR"/>
        </w:rPr>
      </w:pPr>
      <w:hyperlink w:anchor="_Toc239694608" w:history="1">
        <w:r w:rsidRPr="00C9752E">
          <w:rPr>
            <w:rStyle w:val="Lienhypertexte"/>
            <w:rFonts w:ascii="Times New Roman" w:hAnsi="Times New Roman" w:cs="Times New Roman"/>
            <w:noProof/>
            <w:lang w:val="fr-FR"/>
          </w:rPr>
          <w:t>LISTE DES ABREVIATIONS/SIGLES/ACCRONYMES</w:t>
        </w:r>
        <w:r w:rsidRPr="00C9752E">
          <w:rPr>
            <w:noProof/>
            <w:webHidden/>
          </w:rPr>
          <w:tab/>
        </w:r>
        <w:r w:rsidRPr="00C9752E">
          <w:rPr>
            <w:noProof/>
            <w:webHidden/>
          </w:rPr>
          <w:fldChar w:fldCharType="begin"/>
        </w:r>
        <w:r w:rsidRPr="00C9752E">
          <w:rPr>
            <w:noProof/>
            <w:webHidden/>
          </w:rPr>
          <w:instrText xml:space="preserve"> PAGEREF _Toc239694608 \h </w:instrText>
        </w:r>
        <w:r w:rsidRPr="00C9752E">
          <w:rPr>
            <w:noProof/>
            <w:webHidden/>
          </w:rPr>
        </w:r>
        <w:r w:rsidRPr="00C9752E">
          <w:rPr>
            <w:noProof/>
            <w:webHidden/>
          </w:rPr>
          <w:fldChar w:fldCharType="separate"/>
        </w:r>
        <w:r w:rsidRPr="00C9752E">
          <w:rPr>
            <w:noProof/>
            <w:webHidden/>
          </w:rPr>
          <w:t>x</w:t>
        </w:r>
        <w:r w:rsidRPr="00C9752E">
          <w:rPr>
            <w:noProof/>
            <w:webHidden/>
          </w:rPr>
          <w:fldChar w:fldCharType="end"/>
        </w:r>
      </w:hyperlink>
    </w:p>
    <w:p w14:paraId="290429E7" w14:textId="1CB65A38" w:rsidR="006B12AE" w:rsidRPr="00C9752E" w:rsidRDefault="006B12AE">
      <w:pPr>
        <w:pStyle w:val="TM1"/>
        <w:rPr>
          <w:rFonts w:asciiTheme="minorHAnsi" w:eastAsiaTheme="minorEastAsia" w:hAnsiTheme="minorHAnsi" w:cstheme="minorBidi"/>
          <w:noProof/>
          <w:kern w:val="0"/>
          <w:lang w:val="fr-FR"/>
        </w:rPr>
      </w:pPr>
      <w:hyperlink w:anchor="_Toc239694609" w:history="1">
        <w:r w:rsidRPr="00C9752E">
          <w:rPr>
            <w:rStyle w:val="Lienhypertexte"/>
            <w:rFonts w:ascii="Times New Roman" w:hAnsi="Times New Roman" w:cs="Times New Roman"/>
            <w:bCs/>
            <w:noProof/>
            <w:lang w:val="fr-FR"/>
          </w:rPr>
          <w:t>LISTE DES TABLEAUX</w:t>
        </w:r>
        <w:r w:rsidRPr="00C9752E">
          <w:rPr>
            <w:noProof/>
            <w:webHidden/>
          </w:rPr>
          <w:tab/>
        </w:r>
        <w:r w:rsidRPr="00C9752E">
          <w:rPr>
            <w:noProof/>
            <w:webHidden/>
          </w:rPr>
          <w:fldChar w:fldCharType="begin"/>
        </w:r>
        <w:r w:rsidRPr="00C9752E">
          <w:rPr>
            <w:noProof/>
            <w:webHidden/>
          </w:rPr>
          <w:instrText xml:space="preserve"> PAGEREF _Toc239694609 \h </w:instrText>
        </w:r>
        <w:r w:rsidRPr="00C9752E">
          <w:rPr>
            <w:noProof/>
            <w:webHidden/>
          </w:rPr>
        </w:r>
        <w:r w:rsidRPr="00C9752E">
          <w:rPr>
            <w:noProof/>
            <w:webHidden/>
          </w:rPr>
          <w:fldChar w:fldCharType="separate"/>
        </w:r>
        <w:r w:rsidRPr="00C9752E">
          <w:rPr>
            <w:noProof/>
            <w:webHidden/>
          </w:rPr>
          <w:t>xi</w:t>
        </w:r>
        <w:r w:rsidRPr="00C9752E">
          <w:rPr>
            <w:noProof/>
            <w:webHidden/>
          </w:rPr>
          <w:fldChar w:fldCharType="end"/>
        </w:r>
      </w:hyperlink>
    </w:p>
    <w:p w14:paraId="1FC84695" w14:textId="71B04598" w:rsidR="006B12AE" w:rsidRPr="00C9752E" w:rsidRDefault="006B12AE">
      <w:pPr>
        <w:pStyle w:val="TM1"/>
        <w:rPr>
          <w:rFonts w:asciiTheme="minorHAnsi" w:eastAsiaTheme="minorEastAsia" w:hAnsiTheme="minorHAnsi" w:cstheme="minorBidi"/>
          <w:noProof/>
          <w:kern w:val="0"/>
          <w:lang w:val="fr-FR"/>
        </w:rPr>
      </w:pPr>
      <w:hyperlink w:anchor="_Toc239694610" w:history="1">
        <w:r w:rsidRPr="00C9752E">
          <w:rPr>
            <w:rStyle w:val="Lienhypertexte"/>
            <w:rFonts w:ascii="Times New Roman" w:eastAsiaTheme="majorEastAsia" w:hAnsi="Times New Roman" w:cs="Times New Roman"/>
            <w:noProof/>
            <w:lang w:val="fr-FR"/>
          </w:rPr>
          <w:t>LISTE DES FIGURES</w:t>
        </w:r>
        <w:r w:rsidRPr="00C9752E">
          <w:rPr>
            <w:noProof/>
            <w:webHidden/>
          </w:rPr>
          <w:tab/>
        </w:r>
        <w:r w:rsidRPr="00C9752E">
          <w:rPr>
            <w:noProof/>
            <w:webHidden/>
          </w:rPr>
          <w:fldChar w:fldCharType="begin"/>
        </w:r>
        <w:r w:rsidRPr="00C9752E">
          <w:rPr>
            <w:noProof/>
            <w:webHidden/>
          </w:rPr>
          <w:instrText xml:space="preserve"> PAGEREF _Toc239694610 \h </w:instrText>
        </w:r>
        <w:r w:rsidRPr="00C9752E">
          <w:rPr>
            <w:noProof/>
            <w:webHidden/>
          </w:rPr>
        </w:r>
        <w:r w:rsidRPr="00C9752E">
          <w:rPr>
            <w:noProof/>
            <w:webHidden/>
          </w:rPr>
          <w:fldChar w:fldCharType="separate"/>
        </w:r>
        <w:r w:rsidRPr="00C9752E">
          <w:rPr>
            <w:noProof/>
            <w:webHidden/>
          </w:rPr>
          <w:t>xii</w:t>
        </w:r>
        <w:r w:rsidRPr="00C9752E">
          <w:rPr>
            <w:noProof/>
            <w:webHidden/>
          </w:rPr>
          <w:fldChar w:fldCharType="end"/>
        </w:r>
      </w:hyperlink>
    </w:p>
    <w:p w14:paraId="6148766D" w14:textId="4BF1DA32" w:rsidR="006B12AE" w:rsidRPr="00C9752E" w:rsidRDefault="006B12AE">
      <w:pPr>
        <w:pStyle w:val="TM1"/>
        <w:rPr>
          <w:rFonts w:asciiTheme="minorHAnsi" w:eastAsiaTheme="minorEastAsia" w:hAnsiTheme="minorHAnsi" w:cstheme="minorBidi"/>
          <w:noProof/>
          <w:kern w:val="0"/>
          <w:lang w:val="fr-FR"/>
        </w:rPr>
      </w:pPr>
      <w:hyperlink w:anchor="_Toc239694611" w:history="1">
        <w:r w:rsidRPr="00C9752E">
          <w:rPr>
            <w:rStyle w:val="Lienhypertexte"/>
            <w:rFonts w:ascii="Times New Roman" w:eastAsiaTheme="majorEastAsia" w:hAnsi="Times New Roman" w:cs="Times New Roman"/>
            <w:noProof/>
            <w:lang w:val="fr-FR"/>
          </w:rPr>
          <w:t>LISTE DES ANNEXES</w:t>
        </w:r>
        <w:r w:rsidRPr="00C9752E">
          <w:rPr>
            <w:noProof/>
            <w:webHidden/>
          </w:rPr>
          <w:tab/>
        </w:r>
        <w:r w:rsidRPr="00C9752E">
          <w:rPr>
            <w:noProof/>
            <w:webHidden/>
          </w:rPr>
          <w:fldChar w:fldCharType="begin"/>
        </w:r>
        <w:r w:rsidRPr="00C9752E">
          <w:rPr>
            <w:noProof/>
            <w:webHidden/>
          </w:rPr>
          <w:instrText xml:space="preserve"> PAGEREF _Toc239694611 \h </w:instrText>
        </w:r>
        <w:r w:rsidRPr="00C9752E">
          <w:rPr>
            <w:noProof/>
            <w:webHidden/>
          </w:rPr>
        </w:r>
        <w:r w:rsidRPr="00C9752E">
          <w:rPr>
            <w:noProof/>
            <w:webHidden/>
          </w:rPr>
          <w:fldChar w:fldCharType="separate"/>
        </w:r>
        <w:r w:rsidRPr="00C9752E">
          <w:rPr>
            <w:noProof/>
            <w:webHidden/>
          </w:rPr>
          <w:t>xiii</w:t>
        </w:r>
        <w:r w:rsidRPr="00C9752E">
          <w:rPr>
            <w:noProof/>
            <w:webHidden/>
          </w:rPr>
          <w:fldChar w:fldCharType="end"/>
        </w:r>
      </w:hyperlink>
    </w:p>
    <w:p w14:paraId="33F42B8F" w14:textId="1A15C9B7" w:rsidR="006B12AE" w:rsidRPr="00C9752E" w:rsidRDefault="006B12AE">
      <w:pPr>
        <w:pStyle w:val="TM1"/>
        <w:rPr>
          <w:rFonts w:asciiTheme="minorHAnsi" w:eastAsiaTheme="minorEastAsia" w:hAnsiTheme="minorHAnsi" w:cstheme="minorBidi"/>
          <w:noProof/>
          <w:kern w:val="0"/>
          <w:lang w:val="fr-FR"/>
        </w:rPr>
      </w:pPr>
      <w:hyperlink w:anchor="_Toc239694612" w:history="1">
        <w:r w:rsidRPr="00C9752E">
          <w:rPr>
            <w:rStyle w:val="Lienhypertexte"/>
            <w:rFonts w:ascii="Times New Roman" w:hAnsi="Times New Roman" w:cs="Times New Roman"/>
            <w:noProof/>
            <w:lang w:val="fr-FR"/>
          </w:rPr>
          <w:t>RESUME</w:t>
        </w:r>
        <w:r w:rsidRPr="00C9752E">
          <w:rPr>
            <w:noProof/>
            <w:webHidden/>
          </w:rPr>
          <w:tab/>
        </w:r>
        <w:r w:rsidRPr="00C9752E">
          <w:rPr>
            <w:noProof/>
            <w:webHidden/>
          </w:rPr>
          <w:fldChar w:fldCharType="begin"/>
        </w:r>
        <w:r w:rsidRPr="00C9752E">
          <w:rPr>
            <w:noProof/>
            <w:webHidden/>
          </w:rPr>
          <w:instrText xml:space="preserve"> PAGEREF _Toc239694612 \h </w:instrText>
        </w:r>
        <w:r w:rsidRPr="00C9752E">
          <w:rPr>
            <w:noProof/>
            <w:webHidden/>
          </w:rPr>
        </w:r>
        <w:r w:rsidRPr="00C9752E">
          <w:rPr>
            <w:noProof/>
            <w:webHidden/>
          </w:rPr>
          <w:fldChar w:fldCharType="separate"/>
        </w:r>
        <w:r w:rsidRPr="00C9752E">
          <w:rPr>
            <w:noProof/>
            <w:webHidden/>
          </w:rPr>
          <w:t>xiv</w:t>
        </w:r>
        <w:r w:rsidRPr="00C9752E">
          <w:rPr>
            <w:noProof/>
            <w:webHidden/>
          </w:rPr>
          <w:fldChar w:fldCharType="end"/>
        </w:r>
      </w:hyperlink>
    </w:p>
    <w:p w14:paraId="2F8111DC" w14:textId="2364C3E6" w:rsidR="006B12AE" w:rsidRPr="00C9752E" w:rsidRDefault="006B12AE">
      <w:pPr>
        <w:pStyle w:val="TM1"/>
        <w:rPr>
          <w:rFonts w:asciiTheme="minorHAnsi" w:eastAsiaTheme="minorEastAsia" w:hAnsiTheme="minorHAnsi" w:cstheme="minorBidi"/>
          <w:noProof/>
          <w:kern w:val="0"/>
          <w:lang w:val="fr-FR"/>
        </w:rPr>
      </w:pPr>
      <w:hyperlink w:anchor="_Toc239694613" w:history="1">
        <w:r w:rsidRPr="00C9752E">
          <w:rPr>
            <w:rStyle w:val="Lienhypertexte"/>
            <w:rFonts w:ascii="Times New Roman" w:hAnsi="Times New Roman" w:cs="Times New Roman"/>
            <w:noProof/>
            <w:lang w:val="en-US"/>
          </w:rPr>
          <w:t>ABSTRACT</w:t>
        </w:r>
        <w:r w:rsidRPr="00C9752E">
          <w:rPr>
            <w:noProof/>
            <w:webHidden/>
          </w:rPr>
          <w:tab/>
        </w:r>
        <w:r w:rsidRPr="00C9752E">
          <w:rPr>
            <w:noProof/>
            <w:webHidden/>
          </w:rPr>
          <w:fldChar w:fldCharType="begin"/>
        </w:r>
        <w:r w:rsidRPr="00C9752E">
          <w:rPr>
            <w:noProof/>
            <w:webHidden/>
          </w:rPr>
          <w:instrText xml:space="preserve"> PAGEREF _Toc239694613 \h </w:instrText>
        </w:r>
        <w:r w:rsidRPr="00C9752E">
          <w:rPr>
            <w:noProof/>
            <w:webHidden/>
          </w:rPr>
        </w:r>
        <w:r w:rsidRPr="00C9752E">
          <w:rPr>
            <w:noProof/>
            <w:webHidden/>
          </w:rPr>
          <w:fldChar w:fldCharType="separate"/>
        </w:r>
        <w:r w:rsidRPr="00C9752E">
          <w:rPr>
            <w:noProof/>
            <w:webHidden/>
          </w:rPr>
          <w:t>xv</w:t>
        </w:r>
        <w:r w:rsidRPr="00C9752E">
          <w:rPr>
            <w:noProof/>
            <w:webHidden/>
          </w:rPr>
          <w:fldChar w:fldCharType="end"/>
        </w:r>
      </w:hyperlink>
    </w:p>
    <w:p w14:paraId="0A8D897A" w14:textId="64DDC42B" w:rsidR="006B12AE" w:rsidRPr="00C9752E" w:rsidRDefault="006B12AE">
      <w:pPr>
        <w:pStyle w:val="TM1"/>
        <w:rPr>
          <w:rFonts w:asciiTheme="minorHAnsi" w:eastAsiaTheme="minorEastAsia" w:hAnsiTheme="minorHAnsi" w:cstheme="minorBidi"/>
          <w:noProof/>
          <w:kern w:val="0"/>
          <w:lang w:val="fr-FR"/>
        </w:rPr>
      </w:pPr>
      <w:hyperlink r:id="rId59" w:anchor="_Toc239694615" w:history="1">
        <w:r w:rsidRPr="00C9752E">
          <w:rPr>
            <w:rStyle w:val="Lienhypertexte"/>
            <w:rFonts w:ascii="Times New Roman" w:hAnsi="Times New Roman" w:cs="Times New Roman"/>
            <w:noProof/>
            <w:lang w:val="en-US"/>
          </w:rPr>
          <w:t>INTRODUCTION</w:t>
        </w:r>
        <w:r w:rsidRPr="00C9752E">
          <w:rPr>
            <w:noProof/>
            <w:webHidden/>
          </w:rPr>
          <w:tab/>
        </w:r>
        <w:r w:rsidRPr="00C9752E">
          <w:rPr>
            <w:noProof/>
            <w:webHidden/>
          </w:rPr>
          <w:fldChar w:fldCharType="begin"/>
        </w:r>
        <w:r w:rsidRPr="00C9752E">
          <w:rPr>
            <w:noProof/>
            <w:webHidden/>
          </w:rPr>
          <w:instrText xml:space="preserve"> PAGEREF _Toc239694615 \h </w:instrText>
        </w:r>
        <w:r w:rsidRPr="00C9752E">
          <w:rPr>
            <w:noProof/>
            <w:webHidden/>
          </w:rPr>
        </w:r>
        <w:r w:rsidRPr="00C9752E">
          <w:rPr>
            <w:noProof/>
            <w:webHidden/>
          </w:rPr>
          <w:fldChar w:fldCharType="separate"/>
        </w:r>
        <w:r w:rsidRPr="00C9752E">
          <w:rPr>
            <w:noProof/>
            <w:webHidden/>
          </w:rPr>
          <w:t>1</w:t>
        </w:r>
        <w:r w:rsidRPr="00C9752E">
          <w:rPr>
            <w:noProof/>
            <w:webHidden/>
          </w:rPr>
          <w:fldChar w:fldCharType="end"/>
        </w:r>
      </w:hyperlink>
    </w:p>
    <w:p w14:paraId="72DFB614" w14:textId="3E1850BF" w:rsidR="006B12AE" w:rsidRPr="00C9752E" w:rsidRDefault="006B12AE">
      <w:pPr>
        <w:pStyle w:val="TM1"/>
        <w:rPr>
          <w:rFonts w:asciiTheme="minorHAnsi" w:eastAsiaTheme="minorEastAsia" w:hAnsiTheme="minorHAnsi" w:cstheme="minorBidi"/>
          <w:noProof/>
          <w:kern w:val="0"/>
          <w:lang w:val="fr-FR"/>
        </w:rPr>
      </w:pPr>
      <w:hyperlink r:id="rId60" w:anchor="_Toc239694617" w:history="1">
        <w:r w:rsidRPr="00C9752E">
          <w:rPr>
            <w:rStyle w:val="Lienhypertexte"/>
            <w:rFonts w:ascii="Times New Roman" w:eastAsia="Times New Roman" w:hAnsi="Times New Roman" w:cs="Times New Roman"/>
            <w:noProof/>
          </w:rPr>
          <w:t>CHAPITRE I : PROBLÉMATIQUE</w:t>
        </w:r>
        <w:r w:rsidRPr="00C9752E">
          <w:rPr>
            <w:noProof/>
            <w:webHidden/>
          </w:rPr>
          <w:tab/>
        </w:r>
        <w:r w:rsidRPr="00C9752E">
          <w:rPr>
            <w:noProof/>
            <w:webHidden/>
          </w:rPr>
          <w:fldChar w:fldCharType="begin"/>
        </w:r>
        <w:r w:rsidRPr="00C9752E">
          <w:rPr>
            <w:noProof/>
            <w:webHidden/>
          </w:rPr>
          <w:instrText xml:space="preserve"> PAGEREF _Toc239694617 \h </w:instrText>
        </w:r>
        <w:r w:rsidRPr="00C9752E">
          <w:rPr>
            <w:noProof/>
            <w:webHidden/>
          </w:rPr>
        </w:r>
        <w:r w:rsidRPr="00C9752E">
          <w:rPr>
            <w:noProof/>
            <w:webHidden/>
          </w:rPr>
          <w:fldChar w:fldCharType="separate"/>
        </w:r>
        <w:r w:rsidRPr="00C9752E">
          <w:rPr>
            <w:noProof/>
            <w:webHidden/>
          </w:rPr>
          <w:t>4</w:t>
        </w:r>
        <w:r w:rsidRPr="00C9752E">
          <w:rPr>
            <w:noProof/>
            <w:webHidden/>
          </w:rPr>
          <w:fldChar w:fldCharType="end"/>
        </w:r>
      </w:hyperlink>
    </w:p>
    <w:p w14:paraId="0B591647" w14:textId="13A01F76" w:rsidR="006B12AE" w:rsidRPr="00C9752E" w:rsidRDefault="006B12AE">
      <w:pPr>
        <w:pStyle w:val="TM2"/>
        <w:rPr>
          <w:rFonts w:asciiTheme="minorHAnsi" w:eastAsiaTheme="minorEastAsia" w:hAnsiTheme="minorHAnsi" w:cstheme="minorBidi"/>
          <w:noProof/>
          <w:kern w:val="0"/>
          <w:lang w:val="fr-FR"/>
        </w:rPr>
      </w:pPr>
      <w:hyperlink w:anchor="_Toc239694618" w:history="1">
        <w:r w:rsidRPr="00C9752E">
          <w:rPr>
            <w:rStyle w:val="Lienhypertexte"/>
            <w:rFonts w:ascii="Times New Roman" w:hAnsi="Times New Roman" w:cs="Times New Roman"/>
            <w:bCs/>
            <w:noProof/>
            <w:lang w:val="fr-FR"/>
          </w:rPr>
          <w:t>I.1. CONTEXTE ET JUSTIFICATION</w:t>
        </w:r>
        <w:r w:rsidRPr="00C9752E">
          <w:rPr>
            <w:noProof/>
            <w:webHidden/>
          </w:rPr>
          <w:tab/>
        </w:r>
        <w:r w:rsidRPr="00C9752E">
          <w:rPr>
            <w:noProof/>
            <w:webHidden/>
          </w:rPr>
          <w:fldChar w:fldCharType="begin"/>
        </w:r>
        <w:r w:rsidRPr="00C9752E">
          <w:rPr>
            <w:noProof/>
            <w:webHidden/>
          </w:rPr>
          <w:instrText xml:space="preserve"> PAGEREF _Toc239694618 \h </w:instrText>
        </w:r>
        <w:r w:rsidRPr="00C9752E">
          <w:rPr>
            <w:noProof/>
            <w:webHidden/>
          </w:rPr>
        </w:r>
        <w:r w:rsidRPr="00C9752E">
          <w:rPr>
            <w:noProof/>
            <w:webHidden/>
          </w:rPr>
          <w:fldChar w:fldCharType="separate"/>
        </w:r>
        <w:r w:rsidRPr="00C9752E">
          <w:rPr>
            <w:noProof/>
            <w:webHidden/>
          </w:rPr>
          <w:t>5</w:t>
        </w:r>
        <w:r w:rsidRPr="00C9752E">
          <w:rPr>
            <w:noProof/>
            <w:webHidden/>
          </w:rPr>
          <w:fldChar w:fldCharType="end"/>
        </w:r>
      </w:hyperlink>
    </w:p>
    <w:p w14:paraId="73B862C1" w14:textId="37332AC0" w:rsidR="006B12AE" w:rsidRPr="00C9752E" w:rsidRDefault="006B12AE">
      <w:pPr>
        <w:pStyle w:val="TM2"/>
        <w:rPr>
          <w:rFonts w:asciiTheme="minorHAnsi" w:eastAsiaTheme="minorEastAsia" w:hAnsiTheme="minorHAnsi" w:cstheme="minorBidi"/>
          <w:noProof/>
          <w:kern w:val="0"/>
          <w:lang w:val="fr-FR"/>
        </w:rPr>
      </w:pPr>
      <w:hyperlink w:anchor="_Toc239694619" w:history="1">
        <w:r w:rsidRPr="00C9752E">
          <w:rPr>
            <w:rStyle w:val="Lienhypertexte"/>
            <w:rFonts w:ascii="Times New Roman" w:hAnsi="Times New Roman" w:cs="Times New Roman"/>
            <w:bCs/>
            <w:noProof/>
            <w:lang w:val="fr-FR"/>
          </w:rPr>
          <w:t>I.2 ÉNONCÉ DU PROBLÈME</w:t>
        </w:r>
        <w:r w:rsidRPr="00C9752E">
          <w:rPr>
            <w:noProof/>
            <w:webHidden/>
          </w:rPr>
          <w:tab/>
        </w:r>
        <w:r w:rsidRPr="00C9752E">
          <w:rPr>
            <w:noProof/>
            <w:webHidden/>
          </w:rPr>
          <w:fldChar w:fldCharType="begin"/>
        </w:r>
        <w:r w:rsidRPr="00C9752E">
          <w:rPr>
            <w:noProof/>
            <w:webHidden/>
          </w:rPr>
          <w:instrText xml:space="preserve"> PAGEREF _Toc239694619 \h </w:instrText>
        </w:r>
        <w:r w:rsidRPr="00C9752E">
          <w:rPr>
            <w:noProof/>
            <w:webHidden/>
          </w:rPr>
        </w:r>
        <w:r w:rsidRPr="00C9752E">
          <w:rPr>
            <w:noProof/>
            <w:webHidden/>
          </w:rPr>
          <w:fldChar w:fldCharType="separate"/>
        </w:r>
        <w:r w:rsidRPr="00C9752E">
          <w:rPr>
            <w:noProof/>
            <w:webHidden/>
          </w:rPr>
          <w:t>9</w:t>
        </w:r>
        <w:r w:rsidRPr="00C9752E">
          <w:rPr>
            <w:noProof/>
            <w:webHidden/>
          </w:rPr>
          <w:fldChar w:fldCharType="end"/>
        </w:r>
      </w:hyperlink>
    </w:p>
    <w:p w14:paraId="70F1F22F" w14:textId="06C6EC24" w:rsidR="006B12AE" w:rsidRPr="00C9752E" w:rsidRDefault="006B12AE" w:rsidP="00C9752E">
      <w:pPr>
        <w:pStyle w:val="TM2"/>
        <w:rPr>
          <w:rFonts w:asciiTheme="minorHAnsi" w:eastAsiaTheme="minorEastAsia" w:hAnsiTheme="minorHAnsi" w:cstheme="minorBidi"/>
          <w:noProof/>
          <w:kern w:val="0"/>
          <w:lang w:val="fr-FR"/>
        </w:rPr>
      </w:pPr>
      <w:hyperlink w:anchor="_Toc239694620" w:history="1">
        <w:r w:rsidRPr="00C9752E">
          <w:rPr>
            <w:rStyle w:val="Lienhypertexte"/>
            <w:rFonts w:ascii="Times New Roman" w:hAnsi="Times New Roman" w:cs="Times New Roman"/>
            <w:noProof/>
            <w:lang w:val="fr-FR"/>
          </w:rPr>
          <w:t xml:space="preserve">I.3. </w:t>
        </w:r>
        <w:r w:rsidRPr="00C9752E">
          <w:rPr>
            <w:rStyle w:val="Lienhypertexte"/>
            <w:rFonts w:ascii="Times New Roman" w:eastAsia="Times New Roman" w:hAnsi="Times New Roman" w:cs="Times New Roman"/>
            <w:bCs/>
            <w:noProof/>
            <w:lang w:val="fr-FR"/>
          </w:rPr>
          <w:t>DÉLIMITATION DU PROBLÈME</w:t>
        </w:r>
        <w:r w:rsidRPr="00C9752E">
          <w:rPr>
            <w:noProof/>
            <w:webHidden/>
          </w:rPr>
          <w:tab/>
        </w:r>
        <w:r w:rsidRPr="00C9752E">
          <w:rPr>
            <w:noProof/>
            <w:webHidden/>
          </w:rPr>
          <w:fldChar w:fldCharType="begin"/>
        </w:r>
        <w:r w:rsidRPr="00C9752E">
          <w:rPr>
            <w:noProof/>
            <w:webHidden/>
          </w:rPr>
          <w:instrText xml:space="preserve"> PAGEREF _Toc239694620 \h </w:instrText>
        </w:r>
        <w:r w:rsidRPr="00C9752E">
          <w:rPr>
            <w:noProof/>
            <w:webHidden/>
          </w:rPr>
        </w:r>
        <w:r w:rsidRPr="00C9752E">
          <w:rPr>
            <w:noProof/>
            <w:webHidden/>
          </w:rPr>
          <w:fldChar w:fldCharType="separate"/>
        </w:r>
        <w:r w:rsidRPr="00C9752E">
          <w:rPr>
            <w:noProof/>
            <w:webHidden/>
          </w:rPr>
          <w:t>10</w:t>
        </w:r>
        <w:r w:rsidRPr="00C9752E">
          <w:rPr>
            <w:noProof/>
            <w:webHidden/>
          </w:rPr>
          <w:fldChar w:fldCharType="end"/>
        </w:r>
      </w:hyperlink>
    </w:p>
    <w:p w14:paraId="0CE4F13C" w14:textId="3BFCFF3E" w:rsidR="006B12AE" w:rsidRPr="00C9752E" w:rsidRDefault="006B12AE">
      <w:pPr>
        <w:pStyle w:val="TM2"/>
        <w:rPr>
          <w:rFonts w:asciiTheme="minorHAnsi" w:eastAsiaTheme="minorEastAsia" w:hAnsiTheme="minorHAnsi" w:cstheme="minorBidi"/>
          <w:noProof/>
          <w:kern w:val="0"/>
          <w:lang w:val="fr-FR"/>
        </w:rPr>
      </w:pPr>
      <w:hyperlink w:anchor="_Toc239694623" w:history="1">
        <w:r w:rsidRPr="00C9752E">
          <w:rPr>
            <w:rStyle w:val="Lienhypertexte"/>
            <w:rFonts w:ascii="Times New Roman" w:eastAsia="Times New Roman" w:hAnsi="Times New Roman" w:cs="Times New Roman"/>
            <w:bCs/>
            <w:noProof/>
            <w:lang w:val="fr-FR"/>
          </w:rPr>
          <w:t>I.4. QUESTION DE RECHERCHE</w:t>
        </w:r>
        <w:r w:rsidRPr="00C9752E">
          <w:rPr>
            <w:noProof/>
            <w:webHidden/>
          </w:rPr>
          <w:tab/>
        </w:r>
        <w:r w:rsidRPr="00C9752E">
          <w:rPr>
            <w:noProof/>
            <w:webHidden/>
          </w:rPr>
          <w:fldChar w:fldCharType="begin"/>
        </w:r>
        <w:r w:rsidRPr="00C9752E">
          <w:rPr>
            <w:noProof/>
            <w:webHidden/>
          </w:rPr>
          <w:instrText xml:space="preserve"> PAGEREF _Toc239694623 \h </w:instrText>
        </w:r>
        <w:r w:rsidRPr="00C9752E">
          <w:rPr>
            <w:noProof/>
            <w:webHidden/>
          </w:rPr>
        </w:r>
        <w:r w:rsidRPr="00C9752E">
          <w:rPr>
            <w:noProof/>
            <w:webHidden/>
          </w:rPr>
          <w:fldChar w:fldCharType="separate"/>
        </w:r>
        <w:r w:rsidRPr="00C9752E">
          <w:rPr>
            <w:noProof/>
            <w:webHidden/>
          </w:rPr>
          <w:t>10</w:t>
        </w:r>
        <w:r w:rsidRPr="00C9752E">
          <w:rPr>
            <w:noProof/>
            <w:webHidden/>
          </w:rPr>
          <w:fldChar w:fldCharType="end"/>
        </w:r>
      </w:hyperlink>
    </w:p>
    <w:p w14:paraId="46073D86" w14:textId="21EE2624" w:rsidR="006B12AE" w:rsidRPr="00C9752E" w:rsidRDefault="006B12AE">
      <w:pPr>
        <w:pStyle w:val="TM2"/>
        <w:rPr>
          <w:rFonts w:asciiTheme="minorHAnsi" w:eastAsiaTheme="minorEastAsia" w:hAnsiTheme="minorHAnsi" w:cstheme="minorBidi"/>
          <w:noProof/>
          <w:kern w:val="0"/>
          <w:lang w:val="fr-FR"/>
        </w:rPr>
      </w:pPr>
      <w:hyperlink w:anchor="_Toc239694624" w:history="1">
        <w:r w:rsidRPr="00C9752E">
          <w:rPr>
            <w:rStyle w:val="Lienhypertexte"/>
            <w:rFonts w:ascii="Times New Roman" w:eastAsia="Times New Roman" w:hAnsi="Times New Roman" w:cs="Times New Roman"/>
            <w:bCs/>
            <w:noProof/>
            <w:lang w:val="fr-FR"/>
          </w:rPr>
          <w:t>I.5. BUT DE RECHERCHE</w:t>
        </w:r>
        <w:r w:rsidRPr="00C9752E">
          <w:rPr>
            <w:noProof/>
            <w:webHidden/>
          </w:rPr>
          <w:tab/>
        </w:r>
        <w:r w:rsidRPr="00C9752E">
          <w:rPr>
            <w:noProof/>
            <w:webHidden/>
          </w:rPr>
          <w:fldChar w:fldCharType="begin"/>
        </w:r>
        <w:r w:rsidRPr="00C9752E">
          <w:rPr>
            <w:noProof/>
            <w:webHidden/>
          </w:rPr>
          <w:instrText xml:space="preserve"> PAGEREF _Toc239694624 \h </w:instrText>
        </w:r>
        <w:r w:rsidRPr="00C9752E">
          <w:rPr>
            <w:noProof/>
            <w:webHidden/>
          </w:rPr>
        </w:r>
        <w:r w:rsidRPr="00C9752E">
          <w:rPr>
            <w:noProof/>
            <w:webHidden/>
          </w:rPr>
          <w:fldChar w:fldCharType="separate"/>
        </w:r>
        <w:r w:rsidRPr="00C9752E">
          <w:rPr>
            <w:noProof/>
            <w:webHidden/>
          </w:rPr>
          <w:t>10</w:t>
        </w:r>
        <w:r w:rsidRPr="00C9752E">
          <w:rPr>
            <w:noProof/>
            <w:webHidden/>
          </w:rPr>
          <w:fldChar w:fldCharType="end"/>
        </w:r>
      </w:hyperlink>
    </w:p>
    <w:p w14:paraId="1ED01666" w14:textId="12AED10F" w:rsidR="006B12AE" w:rsidRPr="00C9752E" w:rsidRDefault="006B12AE">
      <w:pPr>
        <w:pStyle w:val="TM2"/>
        <w:rPr>
          <w:rFonts w:asciiTheme="minorHAnsi" w:eastAsiaTheme="minorEastAsia" w:hAnsiTheme="minorHAnsi" w:cstheme="minorBidi"/>
          <w:noProof/>
          <w:kern w:val="0"/>
          <w:lang w:val="fr-FR"/>
        </w:rPr>
      </w:pPr>
      <w:hyperlink w:anchor="_Toc239694625" w:history="1">
        <w:r w:rsidRPr="00C9752E">
          <w:rPr>
            <w:rStyle w:val="Lienhypertexte"/>
            <w:rFonts w:ascii="Times New Roman" w:eastAsia="Times New Roman" w:hAnsi="Times New Roman" w:cs="Times New Roman"/>
            <w:bCs/>
            <w:noProof/>
            <w:lang w:val="fr-FR"/>
          </w:rPr>
          <w:t xml:space="preserve">I.6.  </w:t>
        </w:r>
        <w:r w:rsidRPr="00C9752E">
          <w:rPr>
            <w:rStyle w:val="Lienhypertexte"/>
            <w:rFonts w:ascii="Times New Roman" w:eastAsia="Times New Roman" w:hAnsi="Times New Roman" w:cs="Times New Roman"/>
            <w:noProof/>
            <w:lang w:val="fr-FR"/>
          </w:rPr>
          <w:t>HYPOTHESE DE RECHERCHE</w:t>
        </w:r>
        <w:r w:rsidRPr="00C9752E">
          <w:rPr>
            <w:noProof/>
            <w:webHidden/>
          </w:rPr>
          <w:tab/>
        </w:r>
        <w:r w:rsidRPr="00C9752E">
          <w:rPr>
            <w:noProof/>
            <w:webHidden/>
          </w:rPr>
          <w:fldChar w:fldCharType="begin"/>
        </w:r>
        <w:r w:rsidRPr="00C9752E">
          <w:rPr>
            <w:noProof/>
            <w:webHidden/>
          </w:rPr>
          <w:instrText xml:space="preserve"> PAGEREF _Toc239694625 \h </w:instrText>
        </w:r>
        <w:r w:rsidRPr="00C9752E">
          <w:rPr>
            <w:noProof/>
            <w:webHidden/>
          </w:rPr>
        </w:r>
        <w:r w:rsidRPr="00C9752E">
          <w:rPr>
            <w:noProof/>
            <w:webHidden/>
          </w:rPr>
          <w:fldChar w:fldCharType="separate"/>
        </w:r>
        <w:r w:rsidRPr="00C9752E">
          <w:rPr>
            <w:noProof/>
            <w:webHidden/>
          </w:rPr>
          <w:t>10</w:t>
        </w:r>
        <w:r w:rsidRPr="00C9752E">
          <w:rPr>
            <w:noProof/>
            <w:webHidden/>
          </w:rPr>
          <w:fldChar w:fldCharType="end"/>
        </w:r>
      </w:hyperlink>
    </w:p>
    <w:p w14:paraId="2FF7FCEE" w14:textId="164F29EA" w:rsidR="006B12AE" w:rsidRPr="00C9752E" w:rsidRDefault="006B12AE">
      <w:pPr>
        <w:pStyle w:val="TM2"/>
        <w:rPr>
          <w:rFonts w:asciiTheme="minorHAnsi" w:eastAsiaTheme="minorEastAsia" w:hAnsiTheme="minorHAnsi" w:cstheme="minorBidi"/>
          <w:noProof/>
          <w:kern w:val="0"/>
          <w:lang w:val="fr-FR"/>
        </w:rPr>
      </w:pPr>
      <w:hyperlink w:anchor="_Toc239694626" w:history="1">
        <w:r w:rsidRPr="00C9752E">
          <w:rPr>
            <w:rStyle w:val="Lienhypertexte"/>
            <w:rFonts w:ascii="Times New Roman" w:eastAsia="Times New Roman" w:hAnsi="Times New Roman" w:cs="Times New Roman"/>
            <w:noProof/>
            <w:lang w:val="fr-FR"/>
          </w:rPr>
          <w:t>I.7. OBJECTIF GÉNÉRAL</w:t>
        </w:r>
        <w:r w:rsidRPr="00C9752E">
          <w:rPr>
            <w:noProof/>
            <w:webHidden/>
          </w:rPr>
          <w:tab/>
        </w:r>
        <w:r w:rsidRPr="00C9752E">
          <w:rPr>
            <w:noProof/>
            <w:webHidden/>
          </w:rPr>
          <w:fldChar w:fldCharType="begin"/>
        </w:r>
        <w:r w:rsidRPr="00C9752E">
          <w:rPr>
            <w:noProof/>
            <w:webHidden/>
          </w:rPr>
          <w:instrText xml:space="preserve"> PAGEREF _Toc239694626 \h </w:instrText>
        </w:r>
        <w:r w:rsidRPr="00C9752E">
          <w:rPr>
            <w:noProof/>
            <w:webHidden/>
          </w:rPr>
        </w:r>
        <w:r w:rsidRPr="00C9752E">
          <w:rPr>
            <w:noProof/>
            <w:webHidden/>
          </w:rPr>
          <w:fldChar w:fldCharType="separate"/>
        </w:r>
        <w:r w:rsidRPr="00C9752E">
          <w:rPr>
            <w:noProof/>
            <w:webHidden/>
          </w:rPr>
          <w:t>11</w:t>
        </w:r>
        <w:r w:rsidRPr="00C9752E">
          <w:rPr>
            <w:noProof/>
            <w:webHidden/>
          </w:rPr>
          <w:fldChar w:fldCharType="end"/>
        </w:r>
      </w:hyperlink>
    </w:p>
    <w:p w14:paraId="57AF00F0" w14:textId="6008AE31" w:rsidR="006B12AE" w:rsidRPr="00C9752E" w:rsidRDefault="006B12AE">
      <w:pPr>
        <w:pStyle w:val="TM2"/>
        <w:rPr>
          <w:rFonts w:asciiTheme="minorHAnsi" w:eastAsiaTheme="minorEastAsia" w:hAnsiTheme="minorHAnsi" w:cstheme="minorBidi"/>
          <w:noProof/>
          <w:kern w:val="0"/>
          <w:lang w:val="fr-FR"/>
        </w:rPr>
      </w:pPr>
      <w:hyperlink w:anchor="_Toc239694627" w:history="1">
        <w:r w:rsidRPr="00C9752E">
          <w:rPr>
            <w:rStyle w:val="Lienhypertexte"/>
            <w:rFonts w:ascii="Times New Roman" w:eastAsia="Times New Roman" w:hAnsi="Times New Roman" w:cs="Times New Roman"/>
            <w:noProof/>
            <w:lang w:val="fr-FR"/>
          </w:rPr>
          <w:t>I.8. OBJECTIFS SPÉCIFIQUES</w:t>
        </w:r>
        <w:r w:rsidRPr="00C9752E">
          <w:rPr>
            <w:noProof/>
            <w:webHidden/>
          </w:rPr>
          <w:tab/>
        </w:r>
        <w:r w:rsidRPr="00C9752E">
          <w:rPr>
            <w:noProof/>
            <w:webHidden/>
          </w:rPr>
          <w:fldChar w:fldCharType="begin"/>
        </w:r>
        <w:r w:rsidRPr="00C9752E">
          <w:rPr>
            <w:noProof/>
            <w:webHidden/>
          </w:rPr>
          <w:instrText xml:space="preserve"> PAGEREF _Toc239694627 \h </w:instrText>
        </w:r>
        <w:r w:rsidRPr="00C9752E">
          <w:rPr>
            <w:noProof/>
            <w:webHidden/>
          </w:rPr>
        </w:r>
        <w:r w:rsidRPr="00C9752E">
          <w:rPr>
            <w:noProof/>
            <w:webHidden/>
          </w:rPr>
          <w:fldChar w:fldCharType="separate"/>
        </w:r>
        <w:r w:rsidRPr="00C9752E">
          <w:rPr>
            <w:noProof/>
            <w:webHidden/>
          </w:rPr>
          <w:t>11</w:t>
        </w:r>
        <w:r w:rsidRPr="00C9752E">
          <w:rPr>
            <w:noProof/>
            <w:webHidden/>
          </w:rPr>
          <w:fldChar w:fldCharType="end"/>
        </w:r>
      </w:hyperlink>
    </w:p>
    <w:p w14:paraId="6FC3E627" w14:textId="7E43F8C6" w:rsidR="006B12AE" w:rsidRPr="00C9752E" w:rsidRDefault="006B12AE">
      <w:pPr>
        <w:pStyle w:val="TM2"/>
        <w:rPr>
          <w:rFonts w:asciiTheme="minorHAnsi" w:eastAsiaTheme="minorEastAsia" w:hAnsiTheme="minorHAnsi" w:cstheme="minorBidi"/>
          <w:noProof/>
          <w:kern w:val="0"/>
          <w:lang w:val="fr-FR"/>
        </w:rPr>
      </w:pPr>
      <w:hyperlink w:anchor="_Toc239694628" w:history="1">
        <w:r w:rsidRPr="00C9752E">
          <w:rPr>
            <w:rStyle w:val="Lienhypertexte"/>
            <w:rFonts w:ascii="Times New Roman" w:eastAsia="Times New Roman" w:hAnsi="Times New Roman" w:cs="Times New Roman"/>
            <w:noProof/>
            <w:lang w:val="fr-FR"/>
          </w:rPr>
          <w:t>I.9. DÉFINITION OPÉRATIONNELLE DES CONCEPTS</w:t>
        </w:r>
        <w:r w:rsidRPr="00C9752E">
          <w:rPr>
            <w:noProof/>
            <w:webHidden/>
          </w:rPr>
          <w:tab/>
        </w:r>
        <w:r w:rsidRPr="00C9752E">
          <w:rPr>
            <w:noProof/>
            <w:webHidden/>
          </w:rPr>
          <w:fldChar w:fldCharType="begin"/>
        </w:r>
        <w:r w:rsidRPr="00C9752E">
          <w:rPr>
            <w:noProof/>
            <w:webHidden/>
          </w:rPr>
          <w:instrText xml:space="preserve"> PAGEREF _Toc239694628 \h </w:instrText>
        </w:r>
        <w:r w:rsidRPr="00C9752E">
          <w:rPr>
            <w:noProof/>
            <w:webHidden/>
          </w:rPr>
        </w:r>
        <w:r w:rsidRPr="00C9752E">
          <w:rPr>
            <w:noProof/>
            <w:webHidden/>
          </w:rPr>
          <w:fldChar w:fldCharType="separate"/>
        </w:r>
        <w:r w:rsidRPr="00C9752E">
          <w:rPr>
            <w:noProof/>
            <w:webHidden/>
          </w:rPr>
          <w:t>11</w:t>
        </w:r>
        <w:r w:rsidRPr="00C9752E">
          <w:rPr>
            <w:noProof/>
            <w:webHidden/>
          </w:rPr>
          <w:fldChar w:fldCharType="end"/>
        </w:r>
      </w:hyperlink>
    </w:p>
    <w:p w14:paraId="496166BF" w14:textId="40FB3451" w:rsidR="006B12AE" w:rsidRPr="00C9752E" w:rsidRDefault="006B12AE">
      <w:pPr>
        <w:pStyle w:val="TM2"/>
        <w:rPr>
          <w:rFonts w:asciiTheme="minorHAnsi" w:eastAsiaTheme="minorEastAsia" w:hAnsiTheme="minorHAnsi" w:cstheme="minorBidi"/>
          <w:noProof/>
          <w:kern w:val="0"/>
          <w:lang w:val="fr-FR"/>
        </w:rPr>
      </w:pPr>
      <w:hyperlink w:anchor="_Toc239694629" w:history="1">
        <w:r w:rsidRPr="00C9752E">
          <w:rPr>
            <w:rStyle w:val="Lienhypertexte"/>
            <w:rFonts w:ascii="Times New Roman" w:eastAsia="Times New Roman" w:hAnsi="Times New Roman" w:cs="Times New Roman"/>
            <w:noProof/>
            <w:lang w:val="fr-FR"/>
          </w:rPr>
          <w:t>I.10. CADRE CONCEPTUEL</w:t>
        </w:r>
        <w:r w:rsidRPr="00C9752E">
          <w:rPr>
            <w:noProof/>
            <w:webHidden/>
          </w:rPr>
          <w:tab/>
        </w:r>
        <w:r w:rsidRPr="00C9752E">
          <w:rPr>
            <w:noProof/>
            <w:webHidden/>
          </w:rPr>
          <w:fldChar w:fldCharType="begin"/>
        </w:r>
        <w:r w:rsidRPr="00C9752E">
          <w:rPr>
            <w:noProof/>
            <w:webHidden/>
          </w:rPr>
          <w:instrText xml:space="preserve"> PAGEREF _Toc239694629 \h </w:instrText>
        </w:r>
        <w:r w:rsidRPr="00C9752E">
          <w:rPr>
            <w:noProof/>
            <w:webHidden/>
          </w:rPr>
        </w:r>
        <w:r w:rsidRPr="00C9752E">
          <w:rPr>
            <w:noProof/>
            <w:webHidden/>
          </w:rPr>
          <w:fldChar w:fldCharType="separate"/>
        </w:r>
        <w:r w:rsidRPr="00C9752E">
          <w:rPr>
            <w:noProof/>
            <w:webHidden/>
          </w:rPr>
          <w:t>12</w:t>
        </w:r>
        <w:r w:rsidRPr="00C9752E">
          <w:rPr>
            <w:noProof/>
            <w:webHidden/>
          </w:rPr>
          <w:fldChar w:fldCharType="end"/>
        </w:r>
      </w:hyperlink>
    </w:p>
    <w:p w14:paraId="38AF7B8A" w14:textId="1E0609F8" w:rsidR="006B12AE" w:rsidRPr="00C9752E" w:rsidRDefault="006B12AE">
      <w:pPr>
        <w:pStyle w:val="TM2"/>
        <w:rPr>
          <w:rFonts w:asciiTheme="minorHAnsi" w:eastAsiaTheme="minorEastAsia" w:hAnsiTheme="minorHAnsi" w:cstheme="minorBidi"/>
          <w:noProof/>
          <w:kern w:val="0"/>
          <w:lang w:val="fr-FR"/>
        </w:rPr>
      </w:pPr>
      <w:hyperlink w:anchor="_Toc239694630" w:history="1">
        <w:r w:rsidRPr="00C9752E">
          <w:rPr>
            <w:rStyle w:val="Lienhypertexte"/>
            <w:rFonts w:ascii="Times New Roman" w:hAnsi="Times New Roman" w:cs="Times New Roman"/>
            <w:noProof/>
            <w:lang w:val="fr-FR"/>
          </w:rPr>
          <w:t>I.10.1. Choix et justification du modèle</w:t>
        </w:r>
        <w:r w:rsidRPr="00C9752E">
          <w:rPr>
            <w:noProof/>
            <w:webHidden/>
          </w:rPr>
          <w:tab/>
        </w:r>
        <w:r w:rsidRPr="00C9752E">
          <w:rPr>
            <w:noProof/>
            <w:webHidden/>
          </w:rPr>
          <w:fldChar w:fldCharType="begin"/>
        </w:r>
        <w:r w:rsidRPr="00C9752E">
          <w:rPr>
            <w:noProof/>
            <w:webHidden/>
          </w:rPr>
          <w:instrText xml:space="preserve"> PAGEREF _Toc239694630 \h </w:instrText>
        </w:r>
        <w:r w:rsidRPr="00C9752E">
          <w:rPr>
            <w:noProof/>
            <w:webHidden/>
          </w:rPr>
        </w:r>
        <w:r w:rsidRPr="00C9752E">
          <w:rPr>
            <w:noProof/>
            <w:webHidden/>
          </w:rPr>
          <w:fldChar w:fldCharType="separate"/>
        </w:r>
        <w:r w:rsidRPr="00C9752E">
          <w:rPr>
            <w:noProof/>
            <w:webHidden/>
          </w:rPr>
          <w:t>12</w:t>
        </w:r>
        <w:r w:rsidRPr="00C9752E">
          <w:rPr>
            <w:noProof/>
            <w:webHidden/>
          </w:rPr>
          <w:fldChar w:fldCharType="end"/>
        </w:r>
      </w:hyperlink>
    </w:p>
    <w:p w14:paraId="3F2321EB" w14:textId="6463D4B7" w:rsidR="006B12AE" w:rsidRPr="00C9752E" w:rsidRDefault="006B12AE">
      <w:pPr>
        <w:pStyle w:val="TM2"/>
        <w:rPr>
          <w:rFonts w:asciiTheme="minorHAnsi" w:eastAsiaTheme="minorEastAsia" w:hAnsiTheme="minorHAnsi" w:cstheme="minorBidi"/>
          <w:noProof/>
          <w:kern w:val="0"/>
          <w:lang w:val="fr-FR"/>
        </w:rPr>
      </w:pPr>
      <w:hyperlink w:anchor="_Toc239694631" w:history="1">
        <w:r w:rsidRPr="00C9752E">
          <w:rPr>
            <w:rStyle w:val="Lienhypertexte"/>
            <w:rFonts w:ascii="Times New Roman" w:hAnsi="Times New Roman" w:cs="Times New Roman"/>
            <w:noProof/>
            <w:lang w:val="fr-FR"/>
          </w:rPr>
          <w:t>I.10.2.  Description des 5 niveaux de déterminants</w:t>
        </w:r>
        <w:r w:rsidRPr="00C9752E">
          <w:rPr>
            <w:noProof/>
            <w:webHidden/>
          </w:rPr>
          <w:tab/>
        </w:r>
        <w:r w:rsidRPr="00C9752E">
          <w:rPr>
            <w:noProof/>
            <w:webHidden/>
          </w:rPr>
          <w:fldChar w:fldCharType="begin"/>
        </w:r>
        <w:r w:rsidRPr="00C9752E">
          <w:rPr>
            <w:noProof/>
            <w:webHidden/>
          </w:rPr>
          <w:instrText xml:space="preserve"> PAGEREF _Toc239694631 \h </w:instrText>
        </w:r>
        <w:r w:rsidRPr="00C9752E">
          <w:rPr>
            <w:noProof/>
            <w:webHidden/>
          </w:rPr>
        </w:r>
        <w:r w:rsidRPr="00C9752E">
          <w:rPr>
            <w:noProof/>
            <w:webHidden/>
          </w:rPr>
          <w:fldChar w:fldCharType="separate"/>
        </w:r>
        <w:r w:rsidRPr="00C9752E">
          <w:rPr>
            <w:noProof/>
            <w:webHidden/>
          </w:rPr>
          <w:t>12</w:t>
        </w:r>
        <w:r w:rsidRPr="00C9752E">
          <w:rPr>
            <w:noProof/>
            <w:webHidden/>
          </w:rPr>
          <w:fldChar w:fldCharType="end"/>
        </w:r>
      </w:hyperlink>
    </w:p>
    <w:p w14:paraId="41D90478" w14:textId="3B09E72E" w:rsidR="006B12AE" w:rsidRPr="00C9752E" w:rsidRDefault="006B12AE">
      <w:pPr>
        <w:pStyle w:val="TM2"/>
        <w:rPr>
          <w:rFonts w:asciiTheme="minorHAnsi" w:eastAsiaTheme="minorEastAsia" w:hAnsiTheme="minorHAnsi" w:cstheme="minorBidi"/>
          <w:noProof/>
          <w:kern w:val="0"/>
          <w:lang w:val="fr-FR"/>
        </w:rPr>
      </w:pPr>
      <w:hyperlink w:anchor="_Toc239694632" w:history="1">
        <w:r w:rsidRPr="00C9752E">
          <w:rPr>
            <w:rStyle w:val="Lienhypertexte"/>
            <w:rFonts w:ascii="Times New Roman" w:hAnsi="Times New Roman" w:cs="Times New Roman"/>
            <w:noProof/>
            <w:lang w:val="fr-FR"/>
          </w:rPr>
          <w:t>Niveau 4 : Facteurs socioculturels et familiaux</w:t>
        </w:r>
        <w:r w:rsidRPr="00C9752E">
          <w:rPr>
            <w:noProof/>
            <w:webHidden/>
          </w:rPr>
          <w:tab/>
        </w:r>
        <w:r w:rsidRPr="00C9752E">
          <w:rPr>
            <w:noProof/>
            <w:webHidden/>
          </w:rPr>
          <w:fldChar w:fldCharType="begin"/>
        </w:r>
        <w:r w:rsidRPr="00C9752E">
          <w:rPr>
            <w:noProof/>
            <w:webHidden/>
          </w:rPr>
          <w:instrText xml:space="preserve"> PAGEREF _Toc239694632 \h </w:instrText>
        </w:r>
        <w:r w:rsidRPr="00C9752E">
          <w:rPr>
            <w:noProof/>
            <w:webHidden/>
          </w:rPr>
        </w:r>
        <w:r w:rsidRPr="00C9752E">
          <w:rPr>
            <w:noProof/>
            <w:webHidden/>
          </w:rPr>
          <w:fldChar w:fldCharType="separate"/>
        </w:r>
        <w:r w:rsidRPr="00C9752E">
          <w:rPr>
            <w:noProof/>
            <w:webHidden/>
          </w:rPr>
          <w:t>13</w:t>
        </w:r>
        <w:r w:rsidRPr="00C9752E">
          <w:rPr>
            <w:noProof/>
            <w:webHidden/>
          </w:rPr>
          <w:fldChar w:fldCharType="end"/>
        </w:r>
      </w:hyperlink>
    </w:p>
    <w:p w14:paraId="3D8D501A" w14:textId="6FDA1B95" w:rsidR="006B12AE" w:rsidRPr="00C9752E" w:rsidRDefault="006B12AE">
      <w:pPr>
        <w:pStyle w:val="TM2"/>
        <w:rPr>
          <w:rFonts w:asciiTheme="minorHAnsi" w:eastAsiaTheme="minorEastAsia" w:hAnsiTheme="minorHAnsi" w:cstheme="minorBidi"/>
          <w:noProof/>
          <w:kern w:val="0"/>
          <w:lang w:val="fr-FR"/>
        </w:rPr>
      </w:pPr>
      <w:hyperlink w:anchor="_Toc239694633" w:history="1">
        <w:r w:rsidRPr="00C9752E">
          <w:rPr>
            <w:rStyle w:val="Lienhypertexte"/>
            <w:rFonts w:ascii="Times New Roman" w:hAnsi="Times New Roman" w:cs="Times New Roman"/>
            <w:noProof/>
            <w:lang w:val="fr-FR"/>
          </w:rPr>
          <w:t>Niveau 5 : facteurs environnementaux et structurels</w:t>
        </w:r>
        <w:r w:rsidRPr="00C9752E">
          <w:rPr>
            <w:noProof/>
            <w:webHidden/>
          </w:rPr>
          <w:tab/>
        </w:r>
        <w:r w:rsidRPr="00C9752E">
          <w:rPr>
            <w:noProof/>
            <w:webHidden/>
          </w:rPr>
          <w:fldChar w:fldCharType="begin"/>
        </w:r>
        <w:r w:rsidRPr="00C9752E">
          <w:rPr>
            <w:noProof/>
            <w:webHidden/>
          </w:rPr>
          <w:instrText xml:space="preserve"> PAGEREF _Toc239694633 \h </w:instrText>
        </w:r>
        <w:r w:rsidRPr="00C9752E">
          <w:rPr>
            <w:noProof/>
            <w:webHidden/>
          </w:rPr>
        </w:r>
        <w:r w:rsidRPr="00C9752E">
          <w:rPr>
            <w:noProof/>
            <w:webHidden/>
          </w:rPr>
          <w:fldChar w:fldCharType="separate"/>
        </w:r>
        <w:r w:rsidRPr="00C9752E">
          <w:rPr>
            <w:noProof/>
            <w:webHidden/>
          </w:rPr>
          <w:t>14</w:t>
        </w:r>
        <w:r w:rsidRPr="00C9752E">
          <w:rPr>
            <w:noProof/>
            <w:webHidden/>
          </w:rPr>
          <w:fldChar w:fldCharType="end"/>
        </w:r>
      </w:hyperlink>
    </w:p>
    <w:p w14:paraId="7146CD7C" w14:textId="389D2225" w:rsidR="006B12AE" w:rsidRPr="00C9752E" w:rsidRDefault="006B12AE">
      <w:pPr>
        <w:pStyle w:val="TM2"/>
        <w:rPr>
          <w:rFonts w:asciiTheme="minorHAnsi" w:eastAsiaTheme="minorEastAsia" w:hAnsiTheme="minorHAnsi" w:cstheme="minorBidi"/>
          <w:noProof/>
          <w:kern w:val="0"/>
          <w:lang w:val="fr-FR"/>
        </w:rPr>
      </w:pPr>
      <w:hyperlink w:anchor="_Toc239694634" w:history="1">
        <w:r w:rsidRPr="00C9752E">
          <w:rPr>
            <w:rStyle w:val="Lienhypertexte"/>
            <w:rFonts w:ascii="Times New Roman" w:hAnsi="Times New Roman" w:cs="Times New Roman"/>
            <w:noProof/>
            <w:lang w:val="fr-FR"/>
          </w:rPr>
          <w:t>I.10.3.  Schéma illustratif du modèle conceptuel</w:t>
        </w:r>
        <w:r w:rsidRPr="00C9752E">
          <w:rPr>
            <w:noProof/>
            <w:webHidden/>
          </w:rPr>
          <w:tab/>
        </w:r>
        <w:r w:rsidRPr="00C9752E">
          <w:rPr>
            <w:noProof/>
            <w:webHidden/>
          </w:rPr>
          <w:fldChar w:fldCharType="begin"/>
        </w:r>
        <w:r w:rsidRPr="00C9752E">
          <w:rPr>
            <w:noProof/>
            <w:webHidden/>
          </w:rPr>
          <w:instrText xml:space="preserve"> PAGEREF _Toc239694634 \h </w:instrText>
        </w:r>
        <w:r w:rsidRPr="00C9752E">
          <w:rPr>
            <w:noProof/>
            <w:webHidden/>
          </w:rPr>
        </w:r>
        <w:r w:rsidRPr="00C9752E">
          <w:rPr>
            <w:noProof/>
            <w:webHidden/>
          </w:rPr>
          <w:fldChar w:fldCharType="separate"/>
        </w:r>
        <w:r w:rsidRPr="00C9752E">
          <w:rPr>
            <w:noProof/>
            <w:webHidden/>
          </w:rPr>
          <w:t>14</w:t>
        </w:r>
        <w:r w:rsidRPr="00C9752E">
          <w:rPr>
            <w:noProof/>
            <w:webHidden/>
          </w:rPr>
          <w:fldChar w:fldCharType="end"/>
        </w:r>
      </w:hyperlink>
    </w:p>
    <w:p w14:paraId="4445F84C" w14:textId="483C3C82"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635" w:history="1">
        <w:r w:rsidRPr="00C9752E">
          <w:rPr>
            <w:rStyle w:val="Lienhypertexte"/>
            <w:rFonts w:ascii="Times New Roman" w:hAnsi="Times New Roman" w:cs="Times New Roman"/>
            <w:noProof/>
            <w:lang w:val="fr-FR"/>
          </w:rPr>
          <w:t>I.10.4. Lecture et interprétation du modèle</w:t>
        </w:r>
        <w:r w:rsidRPr="00C9752E">
          <w:rPr>
            <w:noProof/>
            <w:webHidden/>
          </w:rPr>
          <w:tab/>
        </w:r>
        <w:r w:rsidRPr="00C9752E">
          <w:rPr>
            <w:noProof/>
            <w:webHidden/>
          </w:rPr>
          <w:fldChar w:fldCharType="begin"/>
        </w:r>
        <w:r w:rsidRPr="00C9752E">
          <w:rPr>
            <w:noProof/>
            <w:webHidden/>
          </w:rPr>
          <w:instrText xml:space="preserve"> PAGEREF _Toc239694635 \h </w:instrText>
        </w:r>
        <w:r w:rsidRPr="00C9752E">
          <w:rPr>
            <w:noProof/>
            <w:webHidden/>
          </w:rPr>
        </w:r>
        <w:r w:rsidRPr="00C9752E">
          <w:rPr>
            <w:noProof/>
            <w:webHidden/>
          </w:rPr>
          <w:fldChar w:fldCharType="separate"/>
        </w:r>
        <w:r w:rsidRPr="00C9752E">
          <w:rPr>
            <w:noProof/>
            <w:webHidden/>
          </w:rPr>
          <w:t>16</w:t>
        </w:r>
        <w:r w:rsidRPr="00C9752E">
          <w:rPr>
            <w:noProof/>
            <w:webHidden/>
          </w:rPr>
          <w:fldChar w:fldCharType="end"/>
        </w:r>
      </w:hyperlink>
    </w:p>
    <w:p w14:paraId="4B5344F7" w14:textId="271D1C1B" w:rsidR="006B12AE" w:rsidRPr="00C9752E" w:rsidRDefault="006B12AE">
      <w:pPr>
        <w:pStyle w:val="TM1"/>
        <w:rPr>
          <w:rFonts w:asciiTheme="minorHAnsi" w:eastAsiaTheme="minorEastAsia" w:hAnsiTheme="minorHAnsi" w:cstheme="minorBidi"/>
          <w:noProof/>
          <w:kern w:val="0"/>
          <w:lang w:val="fr-FR"/>
        </w:rPr>
      </w:pPr>
      <w:hyperlink r:id="rId61" w:anchor="_Toc239694636" w:history="1">
        <w:r w:rsidRPr="00C9752E">
          <w:rPr>
            <w:rStyle w:val="Lienhypertexte"/>
            <w:noProof/>
          </w:rPr>
          <w:t>CHAPITRE II : REVUE DE LITTERATURE</w:t>
        </w:r>
        <w:r w:rsidRPr="00C9752E">
          <w:rPr>
            <w:noProof/>
            <w:webHidden/>
          </w:rPr>
          <w:tab/>
        </w:r>
        <w:r w:rsidRPr="00C9752E">
          <w:rPr>
            <w:noProof/>
            <w:webHidden/>
          </w:rPr>
          <w:fldChar w:fldCharType="begin"/>
        </w:r>
        <w:r w:rsidRPr="00C9752E">
          <w:rPr>
            <w:noProof/>
            <w:webHidden/>
          </w:rPr>
          <w:instrText xml:space="preserve"> PAGEREF _Toc239694636 \h </w:instrText>
        </w:r>
        <w:r w:rsidRPr="00C9752E">
          <w:rPr>
            <w:noProof/>
            <w:webHidden/>
          </w:rPr>
        </w:r>
        <w:r w:rsidRPr="00C9752E">
          <w:rPr>
            <w:noProof/>
            <w:webHidden/>
          </w:rPr>
          <w:fldChar w:fldCharType="separate"/>
        </w:r>
        <w:r w:rsidRPr="00C9752E">
          <w:rPr>
            <w:noProof/>
            <w:webHidden/>
          </w:rPr>
          <w:t>17</w:t>
        </w:r>
        <w:r w:rsidRPr="00C9752E">
          <w:rPr>
            <w:noProof/>
            <w:webHidden/>
          </w:rPr>
          <w:fldChar w:fldCharType="end"/>
        </w:r>
      </w:hyperlink>
    </w:p>
    <w:p w14:paraId="54898AE6" w14:textId="76FF4823" w:rsidR="006B12AE" w:rsidRPr="00C9752E" w:rsidRDefault="006B12AE">
      <w:pPr>
        <w:pStyle w:val="TM2"/>
        <w:rPr>
          <w:rFonts w:asciiTheme="minorHAnsi" w:eastAsiaTheme="minorEastAsia" w:hAnsiTheme="minorHAnsi" w:cstheme="minorBidi"/>
          <w:noProof/>
          <w:kern w:val="0"/>
          <w:lang w:val="fr-FR"/>
        </w:rPr>
      </w:pPr>
      <w:hyperlink w:anchor="_Toc239694637" w:history="1">
        <w:r w:rsidRPr="00C9752E">
          <w:rPr>
            <w:rStyle w:val="Lienhypertexte"/>
            <w:rFonts w:ascii="Times New Roman" w:hAnsi="Times New Roman" w:cs="Times New Roman"/>
            <w:noProof/>
            <w:lang w:val="fr-FR"/>
          </w:rPr>
          <w:t>II.1. DEFINITIONS ET EPIDEMIOLOGIE DE L’INFERTILITE</w:t>
        </w:r>
        <w:r w:rsidRPr="00C9752E">
          <w:rPr>
            <w:noProof/>
            <w:webHidden/>
          </w:rPr>
          <w:tab/>
        </w:r>
        <w:r w:rsidRPr="00C9752E">
          <w:rPr>
            <w:noProof/>
            <w:webHidden/>
          </w:rPr>
          <w:fldChar w:fldCharType="begin"/>
        </w:r>
        <w:r w:rsidRPr="00C9752E">
          <w:rPr>
            <w:noProof/>
            <w:webHidden/>
          </w:rPr>
          <w:instrText xml:space="preserve"> PAGEREF _Toc239694637 \h </w:instrText>
        </w:r>
        <w:r w:rsidRPr="00C9752E">
          <w:rPr>
            <w:noProof/>
            <w:webHidden/>
          </w:rPr>
        </w:r>
        <w:r w:rsidRPr="00C9752E">
          <w:rPr>
            <w:noProof/>
            <w:webHidden/>
          </w:rPr>
          <w:fldChar w:fldCharType="separate"/>
        </w:r>
        <w:r w:rsidRPr="00C9752E">
          <w:rPr>
            <w:noProof/>
            <w:webHidden/>
          </w:rPr>
          <w:t>18</w:t>
        </w:r>
        <w:r w:rsidRPr="00C9752E">
          <w:rPr>
            <w:noProof/>
            <w:webHidden/>
          </w:rPr>
          <w:fldChar w:fldCharType="end"/>
        </w:r>
      </w:hyperlink>
    </w:p>
    <w:p w14:paraId="3BA28B39" w14:textId="7119AFA3"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638" w:history="1">
        <w:r w:rsidRPr="00C9752E">
          <w:rPr>
            <w:rStyle w:val="Lienhypertexte"/>
            <w:rFonts w:ascii="Times New Roman" w:hAnsi="Times New Roman" w:cs="Times New Roman"/>
            <w:noProof/>
            <w:lang w:val="fr-FR"/>
          </w:rPr>
          <w:t>II.1.1 Définition selon l’organisation mondiale de la santé</w:t>
        </w:r>
        <w:r w:rsidRPr="00C9752E">
          <w:rPr>
            <w:noProof/>
            <w:webHidden/>
          </w:rPr>
          <w:tab/>
        </w:r>
        <w:r w:rsidRPr="00C9752E">
          <w:rPr>
            <w:noProof/>
            <w:webHidden/>
          </w:rPr>
          <w:fldChar w:fldCharType="begin"/>
        </w:r>
        <w:r w:rsidRPr="00C9752E">
          <w:rPr>
            <w:noProof/>
            <w:webHidden/>
          </w:rPr>
          <w:instrText xml:space="preserve"> PAGEREF _Toc239694638 \h </w:instrText>
        </w:r>
        <w:r w:rsidRPr="00C9752E">
          <w:rPr>
            <w:noProof/>
            <w:webHidden/>
          </w:rPr>
        </w:r>
        <w:r w:rsidRPr="00C9752E">
          <w:rPr>
            <w:noProof/>
            <w:webHidden/>
          </w:rPr>
          <w:fldChar w:fldCharType="separate"/>
        </w:r>
        <w:r w:rsidRPr="00C9752E">
          <w:rPr>
            <w:noProof/>
            <w:webHidden/>
          </w:rPr>
          <w:t>18</w:t>
        </w:r>
        <w:r w:rsidRPr="00C9752E">
          <w:rPr>
            <w:noProof/>
            <w:webHidden/>
          </w:rPr>
          <w:fldChar w:fldCharType="end"/>
        </w:r>
      </w:hyperlink>
    </w:p>
    <w:p w14:paraId="65C3D23C" w14:textId="572DCC67"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639" w:history="1">
        <w:r w:rsidRPr="00C9752E">
          <w:rPr>
            <w:rStyle w:val="Lienhypertexte"/>
            <w:rFonts w:ascii="Times New Roman" w:hAnsi="Times New Roman" w:cs="Times New Roman"/>
            <w:noProof/>
            <w:lang w:val="fr-FR"/>
          </w:rPr>
          <w:t>II.1.2. Prévalence mondiale</w:t>
        </w:r>
        <w:r w:rsidRPr="00C9752E">
          <w:rPr>
            <w:noProof/>
            <w:webHidden/>
          </w:rPr>
          <w:tab/>
        </w:r>
        <w:r w:rsidRPr="00C9752E">
          <w:rPr>
            <w:noProof/>
            <w:webHidden/>
          </w:rPr>
          <w:fldChar w:fldCharType="begin"/>
        </w:r>
        <w:r w:rsidRPr="00C9752E">
          <w:rPr>
            <w:noProof/>
            <w:webHidden/>
          </w:rPr>
          <w:instrText xml:space="preserve"> PAGEREF _Toc239694639 \h </w:instrText>
        </w:r>
        <w:r w:rsidRPr="00C9752E">
          <w:rPr>
            <w:noProof/>
            <w:webHidden/>
          </w:rPr>
        </w:r>
        <w:r w:rsidRPr="00C9752E">
          <w:rPr>
            <w:noProof/>
            <w:webHidden/>
          </w:rPr>
          <w:fldChar w:fldCharType="separate"/>
        </w:r>
        <w:r w:rsidRPr="00C9752E">
          <w:rPr>
            <w:noProof/>
            <w:webHidden/>
          </w:rPr>
          <w:t>18</w:t>
        </w:r>
        <w:r w:rsidRPr="00C9752E">
          <w:rPr>
            <w:noProof/>
            <w:webHidden/>
          </w:rPr>
          <w:fldChar w:fldCharType="end"/>
        </w:r>
      </w:hyperlink>
    </w:p>
    <w:p w14:paraId="24654168" w14:textId="183B7FC1"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640" w:history="1">
        <w:r w:rsidRPr="00C9752E">
          <w:rPr>
            <w:rStyle w:val="Lienhypertexte"/>
            <w:rFonts w:ascii="Times New Roman" w:hAnsi="Times New Roman" w:cs="Times New Roman"/>
            <w:noProof/>
            <w:lang w:val="fr-FR"/>
          </w:rPr>
          <w:t>II.1.3. Situation en Afrique centrale</w:t>
        </w:r>
        <w:r w:rsidRPr="00C9752E">
          <w:rPr>
            <w:noProof/>
            <w:webHidden/>
          </w:rPr>
          <w:tab/>
        </w:r>
        <w:r w:rsidRPr="00C9752E">
          <w:rPr>
            <w:noProof/>
            <w:webHidden/>
          </w:rPr>
          <w:fldChar w:fldCharType="begin"/>
        </w:r>
        <w:r w:rsidRPr="00C9752E">
          <w:rPr>
            <w:noProof/>
            <w:webHidden/>
          </w:rPr>
          <w:instrText xml:space="preserve"> PAGEREF _Toc239694640 \h </w:instrText>
        </w:r>
        <w:r w:rsidRPr="00C9752E">
          <w:rPr>
            <w:noProof/>
            <w:webHidden/>
          </w:rPr>
        </w:r>
        <w:r w:rsidRPr="00C9752E">
          <w:rPr>
            <w:noProof/>
            <w:webHidden/>
          </w:rPr>
          <w:fldChar w:fldCharType="separate"/>
        </w:r>
        <w:r w:rsidRPr="00C9752E">
          <w:rPr>
            <w:noProof/>
            <w:webHidden/>
          </w:rPr>
          <w:t>18</w:t>
        </w:r>
        <w:r w:rsidRPr="00C9752E">
          <w:rPr>
            <w:noProof/>
            <w:webHidden/>
          </w:rPr>
          <w:fldChar w:fldCharType="end"/>
        </w:r>
      </w:hyperlink>
    </w:p>
    <w:p w14:paraId="5B8B050D" w14:textId="3D9CD5C8" w:rsidR="006B12AE" w:rsidRPr="00C9752E" w:rsidRDefault="006B12AE">
      <w:pPr>
        <w:pStyle w:val="TM2"/>
        <w:rPr>
          <w:rFonts w:asciiTheme="minorHAnsi" w:eastAsiaTheme="minorEastAsia" w:hAnsiTheme="minorHAnsi" w:cstheme="minorBidi"/>
          <w:noProof/>
          <w:kern w:val="0"/>
          <w:lang w:val="fr-FR"/>
        </w:rPr>
      </w:pPr>
      <w:hyperlink w:anchor="_Toc239694641" w:history="1">
        <w:r w:rsidRPr="00C9752E">
          <w:rPr>
            <w:rStyle w:val="Lienhypertexte"/>
            <w:rFonts w:ascii="Times New Roman" w:hAnsi="Times New Roman" w:cs="Times New Roman"/>
            <w:noProof/>
            <w:lang w:val="fr-FR"/>
          </w:rPr>
          <w:t>II.2. Facteurs de risques et étiologie de l’infertilité primaire</w:t>
        </w:r>
        <w:r w:rsidRPr="00C9752E">
          <w:rPr>
            <w:noProof/>
            <w:webHidden/>
          </w:rPr>
          <w:tab/>
        </w:r>
        <w:r w:rsidRPr="00C9752E">
          <w:rPr>
            <w:noProof/>
            <w:webHidden/>
          </w:rPr>
          <w:fldChar w:fldCharType="begin"/>
        </w:r>
        <w:r w:rsidRPr="00C9752E">
          <w:rPr>
            <w:noProof/>
            <w:webHidden/>
          </w:rPr>
          <w:instrText xml:space="preserve"> PAGEREF _Toc239694641 \h </w:instrText>
        </w:r>
        <w:r w:rsidRPr="00C9752E">
          <w:rPr>
            <w:noProof/>
            <w:webHidden/>
          </w:rPr>
        </w:r>
        <w:r w:rsidRPr="00C9752E">
          <w:rPr>
            <w:noProof/>
            <w:webHidden/>
          </w:rPr>
          <w:fldChar w:fldCharType="separate"/>
        </w:r>
        <w:r w:rsidRPr="00C9752E">
          <w:rPr>
            <w:noProof/>
            <w:webHidden/>
          </w:rPr>
          <w:t>19</w:t>
        </w:r>
        <w:r w:rsidRPr="00C9752E">
          <w:rPr>
            <w:noProof/>
            <w:webHidden/>
          </w:rPr>
          <w:fldChar w:fldCharType="end"/>
        </w:r>
      </w:hyperlink>
    </w:p>
    <w:p w14:paraId="7F4DAE7E" w14:textId="10472B64"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642" w:history="1">
        <w:r w:rsidRPr="00C9752E">
          <w:rPr>
            <w:rStyle w:val="Lienhypertexte"/>
            <w:rFonts w:ascii="Times New Roman" w:hAnsi="Times New Roman" w:cs="Times New Roman"/>
            <w:noProof/>
            <w:lang w:val="fr-FR"/>
          </w:rPr>
          <w:t>II.2.1. Facteurs féminins</w:t>
        </w:r>
        <w:r w:rsidRPr="00C9752E">
          <w:rPr>
            <w:noProof/>
            <w:webHidden/>
          </w:rPr>
          <w:tab/>
        </w:r>
        <w:r w:rsidRPr="00C9752E">
          <w:rPr>
            <w:noProof/>
            <w:webHidden/>
          </w:rPr>
          <w:fldChar w:fldCharType="begin"/>
        </w:r>
        <w:r w:rsidRPr="00C9752E">
          <w:rPr>
            <w:noProof/>
            <w:webHidden/>
          </w:rPr>
          <w:instrText xml:space="preserve"> PAGEREF _Toc239694642 \h </w:instrText>
        </w:r>
        <w:r w:rsidRPr="00C9752E">
          <w:rPr>
            <w:noProof/>
            <w:webHidden/>
          </w:rPr>
        </w:r>
        <w:r w:rsidRPr="00C9752E">
          <w:rPr>
            <w:noProof/>
            <w:webHidden/>
          </w:rPr>
          <w:fldChar w:fldCharType="separate"/>
        </w:r>
        <w:r w:rsidRPr="00C9752E">
          <w:rPr>
            <w:noProof/>
            <w:webHidden/>
          </w:rPr>
          <w:t>19</w:t>
        </w:r>
        <w:r w:rsidRPr="00C9752E">
          <w:rPr>
            <w:noProof/>
            <w:webHidden/>
          </w:rPr>
          <w:fldChar w:fldCharType="end"/>
        </w:r>
      </w:hyperlink>
    </w:p>
    <w:p w14:paraId="622C11C1" w14:textId="618ED903"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643" w:history="1">
        <w:r w:rsidRPr="00C9752E">
          <w:rPr>
            <w:rStyle w:val="Lienhypertexte"/>
            <w:rFonts w:ascii="Times New Roman" w:hAnsi="Times New Roman" w:cs="Times New Roman"/>
            <w:noProof/>
            <w:lang w:val="fr-FR"/>
          </w:rPr>
          <w:t>II.2.1.a. Facteurs tubaires et péritonéaux</w:t>
        </w:r>
        <w:r w:rsidRPr="00C9752E">
          <w:rPr>
            <w:noProof/>
            <w:webHidden/>
          </w:rPr>
          <w:tab/>
        </w:r>
        <w:r w:rsidRPr="00C9752E">
          <w:rPr>
            <w:noProof/>
            <w:webHidden/>
          </w:rPr>
          <w:fldChar w:fldCharType="begin"/>
        </w:r>
        <w:r w:rsidRPr="00C9752E">
          <w:rPr>
            <w:noProof/>
            <w:webHidden/>
          </w:rPr>
          <w:instrText xml:space="preserve"> PAGEREF _Toc239694643 \h </w:instrText>
        </w:r>
        <w:r w:rsidRPr="00C9752E">
          <w:rPr>
            <w:noProof/>
            <w:webHidden/>
          </w:rPr>
        </w:r>
        <w:r w:rsidRPr="00C9752E">
          <w:rPr>
            <w:noProof/>
            <w:webHidden/>
          </w:rPr>
          <w:fldChar w:fldCharType="separate"/>
        </w:r>
        <w:r w:rsidRPr="00C9752E">
          <w:rPr>
            <w:noProof/>
            <w:webHidden/>
          </w:rPr>
          <w:t>19</w:t>
        </w:r>
        <w:r w:rsidRPr="00C9752E">
          <w:rPr>
            <w:noProof/>
            <w:webHidden/>
          </w:rPr>
          <w:fldChar w:fldCharType="end"/>
        </w:r>
      </w:hyperlink>
    </w:p>
    <w:p w14:paraId="4FB20E3A" w14:textId="6C4BEA1F"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644" w:history="1">
        <w:r w:rsidRPr="00C9752E">
          <w:rPr>
            <w:rStyle w:val="Lienhypertexte"/>
            <w:rFonts w:ascii="Times New Roman" w:hAnsi="Times New Roman" w:cs="Times New Roman"/>
            <w:noProof/>
            <w:lang w:val="fr-FR"/>
          </w:rPr>
          <w:t>II.2.1.b. Facteurs ovulatoires</w:t>
        </w:r>
        <w:r w:rsidRPr="00C9752E">
          <w:rPr>
            <w:noProof/>
            <w:webHidden/>
          </w:rPr>
          <w:tab/>
        </w:r>
        <w:r w:rsidRPr="00C9752E">
          <w:rPr>
            <w:noProof/>
            <w:webHidden/>
          </w:rPr>
          <w:fldChar w:fldCharType="begin"/>
        </w:r>
        <w:r w:rsidRPr="00C9752E">
          <w:rPr>
            <w:noProof/>
            <w:webHidden/>
          </w:rPr>
          <w:instrText xml:space="preserve"> PAGEREF _Toc239694644 \h </w:instrText>
        </w:r>
        <w:r w:rsidRPr="00C9752E">
          <w:rPr>
            <w:noProof/>
            <w:webHidden/>
          </w:rPr>
        </w:r>
        <w:r w:rsidRPr="00C9752E">
          <w:rPr>
            <w:noProof/>
            <w:webHidden/>
          </w:rPr>
          <w:fldChar w:fldCharType="separate"/>
        </w:r>
        <w:r w:rsidRPr="00C9752E">
          <w:rPr>
            <w:noProof/>
            <w:webHidden/>
          </w:rPr>
          <w:t>20</w:t>
        </w:r>
        <w:r w:rsidRPr="00C9752E">
          <w:rPr>
            <w:noProof/>
            <w:webHidden/>
          </w:rPr>
          <w:fldChar w:fldCharType="end"/>
        </w:r>
      </w:hyperlink>
    </w:p>
    <w:p w14:paraId="7CD89D3C" w14:textId="3A2F228E"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645" w:history="1">
        <w:r w:rsidRPr="00C9752E">
          <w:rPr>
            <w:rStyle w:val="Lienhypertexte"/>
            <w:rFonts w:ascii="Times New Roman" w:hAnsi="Times New Roman" w:cs="Times New Roman"/>
            <w:noProof/>
            <w:lang w:val="fr-FR"/>
          </w:rPr>
          <w:t>II.2.1.c. Facteurs utérins</w:t>
        </w:r>
        <w:r w:rsidRPr="00C9752E">
          <w:rPr>
            <w:noProof/>
            <w:webHidden/>
          </w:rPr>
          <w:tab/>
        </w:r>
        <w:r w:rsidRPr="00C9752E">
          <w:rPr>
            <w:noProof/>
            <w:webHidden/>
          </w:rPr>
          <w:fldChar w:fldCharType="begin"/>
        </w:r>
        <w:r w:rsidRPr="00C9752E">
          <w:rPr>
            <w:noProof/>
            <w:webHidden/>
          </w:rPr>
          <w:instrText xml:space="preserve"> PAGEREF _Toc239694645 \h </w:instrText>
        </w:r>
        <w:r w:rsidRPr="00C9752E">
          <w:rPr>
            <w:noProof/>
            <w:webHidden/>
          </w:rPr>
        </w:r>
        <w:r w:rsidRPr="00C9752E">
          <w:rPr>
            <w:noProof/>
            <w:webHidden/>
          </w:rPr>
          <w:fldChar w:fldCharType="separate"/>
        </w:r>
        <w:r w:rsidRPr="00C9752E">
          <w:rPr>
            <w:noProof/>
            <w:webHidden/>
          </w:rPr>
          <w:t>20</w:t>
        </w:r>
        <w:r w:rsidRPr="00C9752E">
          <w:rPr>
            <w:noProof/>
            <w:webHidden/>
          </w:rPr>
          <w:fldChar w:fldCharType="end"/>
        </w:r>
      </w:hyperlink>
    </w:p>
    <w:p w14:paraId="1D1502A8" w14:textId="1F6C6398"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646" w:history="1">
        <w:r w:rsidRPr="00C9752E">
          <w:rPr>
            <w:rStyle w:val="Lienhypertexte"/>
            <w:rFonts w:ascii="Times New Roman" w:hAnsi="Times New Roman" w:cs="Times New Roman"/>
            <w:noProof/>
            <w:lang w:val="fr-FR"/>
          </w:rPr>
          <w:t>II.2.1.d. Facteurs liés à l’âge</w:t>
        </w:r>
        <w:r w:rsidRPr="00C9752E">
          <w:rPr>
            <w:noProof/>
            <w:webHidden/>
          </w:rPr>
          <w:tab/>
        </w:r>
        <w:r w:rsidRPr="00C9752E">
          <w:rPr>
            <w:noProof/>
            <w:webHidden/>
          </w:rPr>
          <w:fldChar w:fldCharType="begin"/>
        </w:r>
        <w:r w:rsidRPr="00C9752E">
          <w:rPr>
            <w:noProof/>
            <w:webHidden/>
          </w:rPr>
          <w:instrText xml:space="preserve"> PAGEREF _Toc239694646 \h </w:instrText>
        </w:r>
        <w:r w:rsidRPr="00C9752E">
          <w:rPr>
            <w:noProof/>
            <w:webHidden/>
          </w:rPr>
        </w:r>
        <w:r w:rsidRPr="00C9752E">
          <w:rPr>
            <w:noProof/>
            <w:webHidden/>
          </w:rPr>
          <w:fldChar w:fldCharType="separate"/>
        </w:r>
        <w:r w:rsidRPr="00C9752E">
          <w:rPr>
            <w:noProof/>
            <w:webHidden/>
          </w:rPr>
          <w:t>20</w:t>
        </w:r>
        <w:r w:rsidRPr="00C9752E">
          <w:rPr>
            <w:noProof/>
            <w:webHidden/>
          </w:rPr>
          <w:fldChar w:fldCharType="end"/>
        </w:r>
      </w:hyperlink>
    </w:p>
    <w:p w14:paraId="4A13A43F" w14:textId="00681882"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647" w:history="1">
        <w:r w:rsidRPr="00C9752E">
          <w:rPr>
            <w:rStyle w:val="Lienhypertexte"/>
            <w:rFonts w:ascii="Times New Roman" w:hAnsi="Times New Roman" w:cs="Times New Roman"/>
            <w:noProof/>
            <w:lang w:val="fr-FR"/>
          </w:rPr>
          <w:t>II.2.2. Facteurs masculins</w:t>
        </w:r>
        <w:r w:rsidRPr="00C9752E">
          <w:rPr>
            <w:noProof/>
            <w:webHidden/>
          </w:rPr>
          <w:tab/>
        </w:r>
        <w:r w:rsidRPr="00C9752E">
          <w:rPr>
            <w:noProof/>
            <w:webHidden/>
          </w:rPr>
          <w:fldChar w:fldCharType="begin"/>
        </w:r>
        <w:r w:rsidRPr="00C9752E">
          <w:rPr>
            <w:noProof/>
            <w:webHidden/>
          </w:rPr>
          <w:instrText xml:space="preserve"> PAGEREF _Toc239694647 \h </w:instrText>
        </w:r>
        <w:r w:rsidRPr="00C9752E">
          <w:rPr>
            <w:noProof/>
            <w:webHidden/>
          </w:rPr>
        </w:r>
        <w:r w:rsidRPr="00C9752E">
          <w:rPr>
            <w:noProof/>
            <w:webHidden/>
          </w:rPr>
          <w:fldChar w:fldCharType="separate"/>
        </w:r>
        <w:r w:rsidRPr="00C9752E">
          <w:rPr>
            <w:noProof/>
            <w:webHidden/>
          </w:rPr>
          <w:t>20</w:t>
        </w:r>
        <w:r w:rsidRPr="00C9752E">
          <w:rPr>
            <w:noProof/>
            <w:webHidden/>
          </w:rPr>
          <w:fldChar w:fldCharType="end"/>
        </w:r>
      </w:hyperlink>
    </w:p>
    <w:p w14:paraId="6E90EE15" w14:textId="74AF0144" w:rsidR="006B12AE" w:rsidRPr="00C9752E" w:rsidRDefault="006B12AE">
      <w:pPr>
        <w:pStyle w:val="TM2"/>
        <w:rPr>
          <w:rFonts w:asciiTheme="minorHAnsi" w:eastAsiaTheme="minorEastAsia" w:hAnsiTheme="minorHAnsi" w:cstheme="minorBidi"/>
          <w:noProof/>
          <w:kern w:val="0"/>
          <w:lang w:val="fr-FR"/>
        </w:rPr>
      </w:pPr>
      <w:hyperlink w:anchor="_Toc239694648" w:history="1">
        <w:r w:rsidRPr="00C9752E">
          <w:rPr>
            <w:rStyle w:val="Lienhypertexte"/>
            <w:rFonts w:ascii="Times New Roman" w:hAnsi="Times New Roman" w:cs="Times New Roman"/>
            <w:noProof/>
            <w:lang w:val="fr-FR"/>
          </w:rPr>
          <w:t>II.2.2.a.  Anomalies du spermogramme</w:t>
        </w:r>
        <w:r w:rsidRPr="00C9752E">
          <w:rPr>
            <w:noProof/>
            <w:webHidden/>
          </w:rPr>
          <w:tab/>
        </w:r>
        <w:r w:rsidRPr="00C9752E">
          <w:rPr>
            <w:noProof/>
            <w:webHidden/>
          </w:rPr>
          <w:fldChar w:fldCharType="begin"/>
        </w:r>
        <w:r w:rsidRPr="00C9752E">
          <w:rPr>
            <w:noProof/>
            <w:webHidden/>
          </w:rPr>
          <w:instrText xml:space="preserve"> PAGEREF _Toc239694648 \h </w:instrText>
        </w:r>
        <w:r w:rsidRPr="00C9752E">
          <w:rPr>
            <w:noProof/>
            <w:webHidden/>
          </w:rPr>
        </w:r>
        <w:r w:rsidRPr="00C9752E">
          <w:rPr>
            <w:noProof/>
            <w:webHidden/>
          </w:rPr>
          <w:fldChar w:fldCharType="separate"/>
        </w:r>
        <w:r w:rsidRPr="00C9752E">
          <w:rPr>
            <w:noProof/>
            <w:webHidden/>
          </w:rPr>
          <w:t>20</w:t>
        </w:r>
        <w:r w:rsidRPr="00C9752E">
          <w:rPr>
            <w:noProof/>
            <w:webHidden/>
          </w:rPr>
          <w:fldChar w:fldCharType="end"/>
        </w:r>
      </w:hyperlink>
    </w:p>
    <w:p w14:paraId="490A9CBB" w14:textId="5A7BAC54" w:rsidR="006B12AE" w:rsidRPr="00C9752E" w:rsidRDefault="006B12AE">
      <w:pPr>
        <w:pStyle w:val="TM2"/>
        <w:rPr>
          <w:rFonts w:asciiTheme="minorHAnsi" w:eastAsiaTheme="minorEastAsia" w:hAnsiTheme="minorHAnsi" w:cstheme="minorBidi"/>
          <w:noProof/>
          <w:kern w:val="0"/>
          <w:lang w:val="fr-FR"/>
        </w:rPr>
      </w:pPr>
      <w:hyperlink w:anchor="_Toc239694649" w:history="1">
        <w:r w:rsidRPr="00C9752E">
          <w:rPr>
            <w:rStyle w:val="Lienhypertexte"/>
            <w:rFonts w:ascii="Times New Roman" w:hAnsi="Times New Roman" w:cs="Times New Roman"/>
            <w:noProof/>
            <w:lang w:val="fr-FR"/>
          </w:rPr>
          <w:t>II.2.2.b. Facteurs étiologiques masculins</w:t>
        </w:r>
        <w:r w:rsidRPr="00C9752E">
          <w:rPr>
            <w:noProof/>
            <w:webHidden/>
          </w:rPr>
          <w:tab/>
        </w:r>
        <w:r w:rsidRPr="00C9752E">
          <w:rPr>
            <w:noProof/>
            <w:webHidden/>
          </w:rPr>
          <w:fldChar w:fldCharType="begin"/>
        </w:r>
        <w:r w:rsidRPr="00C9752E">
          <w:rPr>
            <w:noProof/>
            <w:webHidden/>
          </w:rPr>
          <w:instrText xml:space="preserve"> PAGEREF _Toc239694649 \h </w:instrText>
        </w:r>
        <w:r w:rsidRPr="00C9752E">
          <w:rPr>
            <w:noProof/>
            <w:webHidden/>
          </w:rPr>
        </w:r>
        <w:r w:rsidRPr="00C9752E">
          <w:rPr>
            <w:noProof/>
            <w:webHidden/>
          </w:rPr>
          <w:fldChar w:fldCharType="separate"/>
        </w:r>
        <w:r w:rsidRPr="00C9752E">
          <w:rPr>
            <w:noProof/>
            <w:webHidden/>
          </w:rPr>
          <w:t>21</w:t>
        </w:r>
        <w:r w:rsidRPr="00C9752E">
          <w:rPr>
            <w:noProof/>
            <w:webHidden/>
          </w:rPr>
          <w:fldChar w:fldCharType="end"/>
        </w:r>
      </w:hyperlink>
    </w:p>
    <w:p w14:paraId="372B8A93" w14:textId="3DBF0F99" w:rsidR="006B12AE" w:rsidRPr="00C9752E" w:rsidRDefault="006B12AE">
      <w:pPr>
        <w:pStyle w:val="TM2"/>
        <w:rPr>
          <w:rFonts w:asciiTheme="minorHAnsi" w:eastAsiaTheme="minorEastAsia" w:hAnsiTheme="minorHAnsi" w:cstheme="minorBidi"/>
          <w:noProof/>
          <w:kern w:val="0"/>
          <w:lang w:val="fr-FR"/>
        </w:rPr>
      </w:pPr>
      <w:hyperlink w:anchor="_Toc239694650" w:history="1">
        <w:r w:rsidRPr="00C9752E">
          <w:rPr>
            <w:rStyle w:val="Lienhypertexte"/>
            <w:rFonts w:ascii="Times New Roman" w:hAnsi="Times New Roman" w:cs="Times New Roman"/>
            <w:noProof/>
            <w:lang w:val="fr-FR"/>
          </w:rPr>
          <w:t>II.2.2.c. facteurs mixtes et inexpliqués</w:t>
        </w:r>
        <w:r w:rsidRPr="00C9752E">
          <w:rPr>
            <w:noProof/>
            <w:webHidden/>
          </w:rPr>
          <w:tab/>
        </w:r>
        <w:r w:rsidRPr="00C9752E">
          <w:rPr>
            <w:noProof/>
            <w:webHidden/>
          </w:rPr>
          <w:fldChar w:fldCharType="begin"/>
        </w:r>
        <w:r w:rsidRPr="00C9752E">
          <w:rPr>
            <w:noProof/>
            <w:webHidden/>
          </w:rPr>
          <w:instrText xml:space="preserve"> PAGEREF _Toc239694650 \h </w:instrText>
        </w:r>
        <w:r w:rsidRPr="00C9752E">
          <w:rPr>
            <w:noProof/>
            <w:webHidden/>
          </w:rPr>
        </w:r>
        <w:r w:rsidRPr="00C9752E">
          <w:rPr>
            <w:noProof/>
            <w:webHidden/>
          </w:rPr>
          <w:fldChar w:fldCharType="separate"/>
        </w:r>
        <w:r w:rsidRPr="00C9752E">
          <w:rPr>
            <w:noProof/>
            <w:webHidden/>
          </w:rPr>
          <w:t>21</w:t>
        </w:r>
        <w:r w:rsidRPr="00C9752E">
          <w:rPr>
            <w:noProof/>
            <w:webHidden/>
          </w:rPr>
          <w:fldChar w:fldCharType="end"/>
        </w:r>
      </w:hyperlink>
    </w:p>
    <w:p w14:paraId="1C6FFEAC" w14:textId="7F981EDD" w:rsidR="006B12AE" w:rsidRPr="00C9752E" w:rsidRDefault="006B12AE">
      <w:pPr>
        <w:pStyle w:val="TM2"/>
        <w:rPr>
          <w:rFonts w:asciiTheme="minorHAnsi" w:eastAsiaTheme="minorEastAsia" w:hAnsiTheme="minorHAnsi" w:cstheme="minorBidi"/>
          <w:noProof/>
          <w:kern w:val="0"/>
          <w:lang w:val="fr-FR"/>
        </w:rPr>
      </w:pPr>
      <w:hyperlink w:anchor="_Toc239694651" w:history="1">
        <w:r w:rsidRPr="00C9752E">
          <w:rPr>
            <w:rStyle w:val="Lienhypertexte"/>
            <w:rFonts w:ascii="Times New Roman" w:hAnsi="Times New Roman" w:cs="Times New Roman"/>
            <w:noProof/>
            <w:lang w:val="fr-FR"/>
          </w:rPr>
          <w:t>II.3. Spécificité de l’infertilité en Afrique subsaharienne</w:t>
        </w:r>
        <w:r w:rsidRPr="00C9752E">
          <w:rPr>
            <w:noProof/>
            <w:webHidden/>
          </w:rPr>
          <w:tab/>
        </w:r>
        <w:r w:rsidRPr="00C9752E">
          <w:rPr>
            <w:noProof/>
            <w:webHidden/>
          </w:rPr>
          <w:fldChar w:fldCharType="begin"/>
        </w:r>
        <w:r w:rsidRPr="00C9752E">
          <w:rPr>
            <w:noProof/>
            <w:webHidden/>
          </w:rPr>
          <w:instrText xml:space="preserve"> PAGEREF _Toc239694651 \h </w:instrText>
        </w:r>
        <w:r w:rsidRPr="00C9752E">
          <w:rPr>
            <w:noProof/>
            <w:webHidden/>
          </w:rPr>
        </w:r>
        <w:r w:rsidRPr="00C9752E">
          <w:rPr>
            <w:noProof/>
            <w:webHidden/>
          </w:rPr>
          <w:fldChar w:fldCharType="separate"/>
        </w:r>
        <w:r w:rsidRPr="00C9752E">
          <w:rPr>
            <w:noProof/>
            <w:webHidden/>
          </w:rPr>
          <w:t>21</w:t>
        </w:r>
        <w:r w:rsidRPr="00C9752E">
          <w:rPr>
            <w:noProof/>
            <w:webHidden/>
          </w:rPr>
          <w:fldChar w:fldCharType="end"/>
        </w:r>
      </w:hyperlink>
    </w:p>
    <w:p w14:paraId="0F89DB16" w14:textId="57D493A2" w:rsidR="006B12AE" w:rsidRPr="00C9752E" w:rsidRDefault="006B12AE">
      <w:pPr>
        <w:pStyle w:val="TM2"/>
        <w:rPr>
          <w:rFonts w:asciiTheme="minorHAnsi" w:eastAsiaTheme="minorEastAsia" w:hAnsiTheme="minorHAnsi" w:cstheme="minorBidi"/>
          <w:noProof/>
          <w:kern w:val="0"/>
          <w:lang w:val="fr-FR"/>
        </w:rPr>
      </w:pPr>
      <w:hyperlink w:anchor="_Toc239694652" w:history="1">
        <w:r w:rsidRPr="00C9752E">
          <w:rPr>
            <w:rStyle w:val="Lienhypertexte"/>
            <w:rFonts w:ascii="Times New Roman" w:hAnsi="Times New Roman" w:cs="Times New Roman"/>
            <w:noProof/>
            <w:lang w:val="fr-FR"/>
          </w:rPr>
          <w:t>II.3.1. Poids des infections</w:t>
        </w:r>
        <w:r w:rsidRPr="00C9752E">
          <w:rPr>
            <w:noProof/>
            <w:webHidden/>
          </w:rPr>
          <w:tab/>
        </w:r>
        <w:r w:rsidRPr="00C9752E">
          <w:rPr>
            <w:noProof/>
            <w:webHidden/>
          </w:rPr>
          <w:fldChar w:fldCharType="begin"/>
        </w:r>
        <w:r w:rsidRPr="00C9752E">
          <w:rPr>
            <w:noProof/>
            <w:webHidden/>
          </w:rPr>
          <w:instrText xml:space="preserve"> PAGEREF _Toc239694652 \h </w:instrText>
        </w:r>
        <w:r w:rsidRPr="00C9752E">
          <w:rPr>
            <w:noProof/>
            <w:webHidden/>
          </w:rPr>
        </w:r>
        <w:r w:rsidRPr="00C9752E">
          <w:rPr>
            <w:noProof/>
            <w:webHidden/>
          </w:rPr>
          <w:fldChar w:fldCharType="separate"/>
        </w:r>
        <w:r w:rsidRPr="00C9752E">
          <w:rPr>
            <w:noProof/>
            <w:webHidden/>
          </w:rPr>
          <w:t>21</w:t>
        </w:r>
        <w:r w:rsidRPr="00C9752E">
          <w:rPr>
            <w:noProof/>
            <w:webHidden/>
          </w:rPr>
          <w:fldChar w:fldCharType="end"/>
        </w:r>
      </w:hyperlink>
    </w:p>
    <w:p w14:paraId="36A6A339" w14:textId="5372181C" w:rsidR="006B12AE" w:rsidRPr="00C9752E" w:rsidRDefault="006B12AE">
      <w:pPr>
        <w:pStyle w:val="TM2"/>
        <w:rPr>
          <w:rFonts w:asciiTheme="minorHAnsi" w:eastAsiaTheme="minorEastAsia" w:hAnsiTheme="minorHAnsi" w:cstheme="minorBidi"/>
          <w:noProof/>
          <w:kern w:val="0"/>
          <w:lang w:val="fr-FR"/>
        </w:rPr>
      </w:pPr>
      <w:hyperlink w:anchor="_Toc239694653" w:history="1">
        <w:r w:rsidRPr="00C9752E">
          <w:rPr>
            <w:rStyle w:val="Lienhypertexte"/>
            <w:rFonts w:ascii="Times New Roman" w:hAnsi="Times New Roman" w:cs="Times New Roman"/>
            <w:noProof/>
            <w:lang w:val="fr-FR"/>
          </w:rPr>
          <w:t>II.3.2. Aspects socio-culturels</w:t>
        </w:r>
        <w:r w:rsidRPr="00C9752E">
          <w:rPr>
            <w:noProof/>
            <w:webHidden/>
          </w:rPr>
          <w:tab/>
        </w:r>
        <w:r w:rsidRPr="00C9752E">
          <w:rPr>
            <w:noProof/>
            <w:webHidden/>
          </w:rPr>
          <w:fldChar w:fldCharType="begin"/>
        </w:r>
        <w:r w:rsidRPr="00C9752E">
          <w:rPr>
            <w:noProof/>
            <w:webHidden/>
          </w:rPr>
          <w:instrText xml:space="preserve"> PAGEREF _Toc239694653 \h </w:instrText>
        </w:r>
        <w:r w:rsidRPr="00C9752E">
          <w:rPr>
            <w:noProof/>
            <w:webHidden/>
          </w:rPr>
        </w:r>
        <w:r w:rsidRPr="00C9752E">
          <w:rPr>
            <w:noProof/>
            <w:webHidden/>
          </w:rPr>
          <w:fldChar w:fldCharType="separate"/>
        </w:r>
        <w:r w:rsidRPr="00C9752E">
          <w:rPr>
            <w:noProof/>
            <w:webHidden/>
          </w:rPr>
          <w:t>21</w:t>
        </w:r>
        <w:r w:rsidRPr="00C9752E">
          <w:rPr>
            <w:noProof/>
            <w:webHidden/>
          </w:rPr>
          <w:fldChar w:fldCharType="end"/>
        </w:r>
      </w:hyperlink>
    </w:p>
    <w:p w14:paraId="31D09F72" w14:textId="5F5A5DD9" w:rsidR="006B12AE" w:rsidRPr="00C9752E" w:rsidRDefault="006B12AE">
      <w:pPr>
        <w:pStyle w:val="TM2"/>
        <w:rPr>
          <w:rFonts w:asciiTheme="minorHAnsi" w:eastAsiaTheme="minorEastAsia" w:hAnsiTheme="minorHAnsi" w:cstheme="minorBidi"/>
          <w:noProof/>
          <w:kern w:val="0"/>
          <w:lang w:val="fr-FR"/>
        </w:rPr>
      </w:pPr>
      <w:hyperlink w:anchor="_Toc239694654" w:history="1">
        <w:r w:rsidRPr="00C9752E">
          <w:rPr>
            <w:rStyle w:val="Lienhypertexte"/>
            <w:rFonts w:ascii="Times New Roman" w:hAnsi="Times New Roman" w:cs="Times New Roman"/>
            <w:noProof/>
            <w:lang w:val="fr-FR"/>
          </w:rPr>
          <w:t>II.4. Examens à réaliser pour détecter les cas d’infertilité</w:t>
        </w:r>
        <w:r w:rsidRPr="00C9752E">
          <w:rPr>
            <w:noProof/>
            <w:webHidden/>
          </w:rPr>
          <w:tab/>
        </w:r>
        <w:r w:rsidRPr="00C9752E">
          <w:rPr>
            <w:noProof/>
            <w:webHidden/>
          </w:rPr>
          <w:fldChar w:fldCharType="begin"/>
        </w:r>
        <w:r w:rsidRPr="00C9752E">
          <w:rPr>
            <w:noProof/>
            <w:webHidden/>
          </w:rPr>
          <w:instrText xml:space="preserve"> PAGEREF _Toc239694654 \h </w:instrText>
        </w:r>
        <w:r w:rsidRPr="00C9752E">
          <w:rPr>
            <w:noProof/>
            <w:webHidden/>
          </w:rPr>
        </w:r>
        <w:r w:rsidRPr="00C9752E">
          <w:rPr>
            <w:noProof/>
            <w:webHidden/>
          </w:rPr>
          <w:fldChar w:fldCharType="separate"/>
        </w:r>
        <w:r w:rsidRPr="00C9752E">
          <w:rPr>
            <w:noProof/>
            <w:webHidden/>
          </w:rPr>
          <w:t>23</w:t>
        </w:r>
        <w:r w:rsidRPr="00C9752E">
          <w:rPr>
            <w:noProof/>
            <w:webHidden/>
          </w:rPr>
          <w:fldChar w:fldCharType="end"/>
        </w:r>
      </w:hyperlink>
    </w:p>
    <w:p w14:paraId="2B8194CF" w14:textId="65316081" w:rsidR="006B12AE" w:rsidRPr="00C9752E" w:rsidRDefault="006B12AE">
      <w:pPr>
        <w:pStyle w:val="TM2"/>
        <w:rPr>
          <w:rFonts w:asciiTheme="minorHAnsi" w:eastAsiaTheme="minorEastAsia" w:hAnsiTheme="minorHAnsi" w:cstheme="minorBidi"/>
          <w:noProof/>
          <w:kern w:val="0"/>
          <w:lang w:val="fr-FR"/>
        </w:rPr>
      </w:pPr>
      <w:hyperlink w:anchor="_Toc239694655" w:history="1">
        <w:r w:rsidRPr="00C9752E">
          <w:rPr>
            <w:rStyle w:val="Lienhypertexte"/>
            <w:rFonts w:ascii="Times New Roman" w:hAnsi="Times New Roman" w:cs="Times New Roman"/>
            <w:noProof/>
            <w:lang w:val="fr-FR"/>
          </w:rPr>
          <w:t>(Selon l’OMS 2025 et WHO2021)</w:t>
        </w:r>
        <w:r w:rsidRPr="00C9752E">
          <w:rPr>
            <w:noProof/>
            <w:webHidden/>
          </w:rPr>
          <w:tab/>
        </w:r>
        <w:r w:rsidRPr="00C9752E">
          <w:rPr>
            <w:noProof/>
            <w:webHidden/>
          </w:rPr>
          <w:fldChar w:fldCharType="begin"/>
        </w:r>
        <w:r w:rsidRPr="00C9752E">
          <w:rPr>
            <w:noProof/>
            <w:webHidden/>
          </w:rPr>
          <w:instrText xml:space="preserve"> PAGEREF _Toc239694655 \h </w:instrText>
        </w:r>
        <w:r w:rsidRPr="00C9752E">
          <w:rPr>
            <w:noProof/>
            <w:webHidden/>
          </w:rPr>
        </w:r>
        <w:r w:rsidRPr="00C9752E">
          <w:rPr>
            <w:noProof/>
            <w:webHidden/>
          </w:rPr>
          <w:fldChar w:fldCharType="separate"/>
        </w:r>
        <w:r w:rsidRPr="00C9752E">
          <w:rPr>
            <w:noProof/>
            <w:webHidden/>
          </w:rPr>
          <w:t>23</w:t>
        </w:r>
        <w:r w:rsidRPr="00C9752E">
          <w:rPr>
            <w:noProof/>
            <w:webHidden/>
          </w:rPr>
          <w:fldChar w:fldCharType="end"/>
        </w:r>
      </w:hyperlink>
    </w:p>
    <w:p w14:paraId="25368C1D" w14:textId="16D21223"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656" w:history="1">
        <w:r w:rsidRPr="00C9752E">
          <w:rPr>
            <w:rStyle w:val="Lienhypertexte"/>
            <w:rFonts w:ascii="Times New Roman" w:hAnsi="Times New Roman" w:cs="Times New Roman"/>
            <w:noProof/>
            <w:lang w:val="fr-FR"/>
          </w:rPr>
          <w:t>II.5. Traitement de l’infertilité</w:t>
        </w:r>
        <w:r w:rsidRPr="00C9752E">
          <w:rPr>
            <w:noProof/>
            <w:webHidden/>
          </w:rPr>
          <w:tab/>
        </w:r>
        <w:r w:rsidRPr="00C9752E">
          <w:rPr>
            <w:noProof/>
            <w:webHidden/>
          </w:rPr>
          <w:fldChar w:fldCharType="begin"/>
        </w:r>
        <w:r w:rsidRPr="00C9752E">
          <w:rPr>
            <w:noProof/>
            <w:webHidden/>
          </w:rPr>
          <w:instrText xml:space="preserve"> PAGEREF _Toc239694656 \h </w:instrText>
        </w:r>
        <w:r w:rsidRPr="00C9752E">
          <w:rPr>
            <w:noProof/>
            <w:webHidden/>
          </w:rPr>
        </w:r>
        <w:r w:rsidRPr="00C9752E">
          <w:rPr>
            <w:noProof/>
            <w:webHidden/>
          </w:rPr>
          <w:fldChar w:fldCharType="separate"/>
        </w:r>
        <w:r w:rsidRPr="00C9752E">
          <w:rPr>
            <w:noProof/>
            <w:webHidden/>
          </w:rPr>
          <w:t>24</w:t>
        </w:r>
        <w:r w:rsidRPr="00C9752E">
          <w:rPr>
            <w:noProof/>
            <w:webHidden/>
          </w:rPr>
          <w:fldChar w:fldCharType="end"/>
        </w:r>
      </w:hyperlink>
    </w:p>
    <w:p w14:paraId="38A9EFE1" w14:textId="33193657" w:rsidR="006B12AE" w:rsidRPr="00C9752E" w:rsidRDefault="006B12AE">
      <w:pPr>
        <w:pStyle w:val="TM2"/>
        <w:rPr>
          <w:rFonts w:asciiTheme="minorHAnsi" w:eastAsiaTheme="minorEastAsia" w:hAnsiTheme="minorHAnsi" w:cstheme="minorBidi"/>
          <w:noProof/>
          <w:kern w:val="0"/>
          <w:lang w:val="fr-FR"/>
        </w:rPr>
      </w:pPr>
      <w:hyperlink w:anchor="_Toc239694657" w:history="1">
        <w:r w:rsidRPr="00C9752E">
          <w:rPr>
            <w:rStyle w:val="Lienhypertexte"/>
            <w:rFonts w:ascii="Times New Roman" w:hAnsi="Times New Roman" w:cs="Times New Roman"/>
            <w:noProof/>
            <w:lang w:val="fr-FR"/>
          </w:rPr>
          <w:t>II.6. Prévention de l’infertilité</w:t>
        </w:r>
        <w:r w:rsidRPr="00C9752E">
          <w:rPr>
            <w:noProof/>
            <w:webHidden/>
          </w:rPr>
          <w:tab/>
        </w:r>
        <w:r w:rsidRPr="00C9752E">
          <w:rPr>
            <w:noProof/>
            <w:webHidden/>
          </w:rPr>
          <w:fldChar w:fldCharType="begin"/>
        </w:r>
        <w:r w:rsidRPr="00C9752E">
          <w:rPr>
            <w:noProof/>
            <w:webHidden/>
          </w:rPr>
          <w:instrText xml:space="preserve"> PAGEREF _Toc239694657 \h </w:instrText>
        </w:r>
        <w:r w:rsidRPr="00C9752E">
          <w:rPr>
            <w:noProof/>
            <w:webHidden/>
          </w:rPr>
        </w:r>
        <w:r w:rsidRPr="00C9752E">
          <w:rPr>
            <w:noProof/>
            <w:webHidden/>
          </w:rPr>
          <w:fldChar w:fldCharType="separate"/>
        </w:r>
        <w:r w:rsidRPr="00C9752E">
          <w:rPr>
            <w:noProof/>
            <w:webHidden/>
          </w:rPr>
          <w:t>24</w:t>
        </w:r>
        <w:r w:rsidRPr="00C9752E">
          <w:rPr>
            <w:noProof/>
            <w:webHidden/>
          </w:rPr>
          <w:fldChar w:fldCharType="end"/>
        </w:r>
      </w:hyperlink>
    </w:p>
    <w:p w14:paraId="6A645F2E" w14:textId="2A8E2C2E" w:rsidR="006B12AE" w:rsidRPr="00C9752E" w:rsidRDefault="006B12AE">
      <w:pPr>
        <w:pStyle w:val="TM2"/>
        <w:rPr>
          <w:rFonts w:asciiTheme="minorHAnsi" w:eastAsiaTheme="minorEastAsia" w:hAnsiTheme="minorHAnsi" w:cstheme="minorBidi"/>
          <w:noProof/>
          <w:kern w:val="0"/>
          <w:lang w:val="fr-FR"/>
        </w:rPr>
      </w:pPr>
      <w:hyperlink w:anchor="_Toc239694658" w:history="1">
        <w:r w:rsidRPr="00C9752E">
          <w:rPr>
            <w:rStyle w:val="Lienhypertexte"/>
            <w:rFonts w:ascii="Times New Roman" w:hAnsi="Times New Roman" w:cs="Times New Roman"/>
            <w:noProof/>
            <w:lang w:val="fr-FR"/>
          </w:rPr>
          <w:t>II.6.1. Prévention primaire</w:t>
        </w:r>
        <w:r w:rsidRPr="00C9752E">
          <w:rPr>
            <w:noProof/>
            <w:webHidden/>
          </w:rPr>
          <w:tab/>
        </w:r>
        <w:r w:rsidRPr="00C9752E">
          <w:rPr>
            <w:noProof/>
            <w:webHidden/>
          </w:rPr>
          <w:fldChar w:fldCharType="begin"/>
        </w:r>
        <w:r w:rsidRPr="00C9752E">
          <w:rPr>
            <w:noProof/>
            <w:webHidden/>
          </w:rPr>
          <w:instrText xml:space="preserve"> PAGEREF _Toc239694658 \h </w:instrText>
        </w:r>
        <w:r w:rsidRPr="00C9752E">
          <w:rPr>
            <w:noProof/>
            <w:webHidden/>
          </w:rPr>
        </w:r>
        <w:r w:rsidRPr="00C9752E">
          <w:rPr>
            <w:noProof/>
            <w:webHidden/>
          </w:rPr>
          <w:fldChar w:fldCharType="separate"/>
        </w:r>
        <w:r w:rsidRPr="00C9752E">
          <w:rPr>
            <w:noProof/>
            <w:webHidden/>
          </w:rPr>
          <w:t>24</w:t>
        </w:r>
        <w:r w:rsidRPr="00C9752E">
          <w:rPr>
            <w:noProof/>
            <w:webHidden/>
          </w:rPr>
          <w:fldChar w:fldCharType="end"/>
        </w:r>
      </w:hyperlink>
    </w:p>
    <w:p w14:paraId="27A45CC0" w14:textId="441D4220" w:rsidR="006B12AE" w:rsidRPr="00C9752E" w:rsidRDefault="006B12AE">
      <w:pPr>
        <w:pStyle w:val="TM2"/>
        <w:rPr>
          <w:rFonts w:asciiTheme="minorHAnsi" w:eastAsiaTheme="minorEastAsia" w:hAnsiTheme="minorHAnsi" w:cstheme="minorBidi"/>
          <w:noProof/>
          <w:kern w:val="0"/>
          <w:lang w:val="fr-FR"/>
        </w:rPr>
      </w:pPr>
      <w:hyperlink w:anchor="_Toc239694659" w:history="1">
        <w:r w:rsidRPr="00C9752E">
          <w:rPr>
            <w:rStyle w:val="Lienhypertexte"/>
            <w:rFonts w:ascii="Times New Roman" w:hAnsi="Times New Roman" w:cs="Times New Roman"/>
            <w:noProof/>
            <w:lang w:val="fr-FR"/>
          </w:rPr>
          <w:t>II.6.2. Prévention secondaire</w:t>
        </w:r>
        <w:r w:rsidRPr="00C9752E">
          <w:rPr>
            <w:noProof/>
            <w:webHidden/>
          </w:rPr>
          <w:tab/>
        </w:r>
        <w:r w:rsidRPr="00C9752E">
          <w:rPr>
            <w:noProof/>
            <w:webHidden/>
          </w:rPr>
          <w:fldChar w:fldCharType="begin"/>
        </w:r>
        <w:r w:rsidRPr="00C9752E">
          <w:rPr>
            <w:noProof/>
            <w:webHidden/>
          </w:rPr>
          <w:instrText xml:space="preserve"> PAGEREF _Toc239694659 \h </w:instrText>
        </w:r>
        <w:r w:rsidRPr="00C9752E">
          <w:rPr>
            <w:noProof/>
            <w:webHidden/>
          </w:rPr>
        </w:r>
        <w:r w:rsidRPr="00C9752E">
          <w:rPr>
            <w:noProof/>
            <w:webHidden/>
          </w:rPr>
          <w:fldChar w:fldCharType="separate"/>
        </w:r>
        <w:r w:rsidRPr="00C9752E">
          <w:rPr>
            <w:noProof/>
            <w:webHidden/>
          </w:rPr>
          <w:t>25</w:t>
        </w:r>
        <w:r w:rsidRPr="00C9752E">
          <w:rPr>
            <w:noProof/>
            <w:webHidden/>
          </w:rPr>
          <w:fldChar w:fldCharType="end"/>
        </w:r>
      </w:hyperlink>
    </w:p>
    <w:p w14:paraId="678700F2" w14:textId="7C140EE8" w:rsidR="006B12AE" w:rsidRPr="00C9752E" w:rsidRDefault="006B12AE">
      <w:pPr>
        <w:pStyle w:val="TM2"/>
        <w:rPr>
          <w:rFonts w:asciiTheme="minorHAnsi" w:eastAsiaTheme="minorEastAsia" w:hAnsiTheme="minorHAnsi" w:cstheme="minorBidi"/>
          <w:noProof/>
          <w:kern w:val="0"/>
          <w:lang w:val="fr-FR"/>
        </w:rPr>
      </w:pPr>
      <w:hyperlink w:anchor="_Toc239694660" w:history="1">
        <w:r w:rsidRPr="00C9752E">
          <w:rPr>
            <w:rStyle w:val="Lienhypertexte"/>
            <w:rFonts w:ascii="Times New Roman" w:hAnsi="Times New Roman" w:cs="Times New Roman"/>
            <w:noProof/>
            <w:lang w:val="fr-FR"/>
          </w:rPr>
          <w:t>II.6.3. Prévention tertiaire</w:t>
        </w:r>
        <w:r w:rsidRPr="00C9752E">
          <w:rPr>
            <w:noProof/>
            <w:webHidden/>
          </w:rPr>
          <w:tab/>
        </w:r>
        <w:r w:rsidRPr="00C9752E">
          <w:rPr>
            <w:noProof/>
            <w:webHidden/>
          </w:rPr>
          <w:fldChar w:fldCharType="begin"/>
        </w:r>
        <w:r w:rsidRPr="00C9752E">
          <w:rPr>
            <w:noProof/>
            <w:webHidden/>
          </w:rPr>
          <w:instrText xml:space="preserve"> PAGEREF _Toc239694660 \h </w:instrText>
        </w:r>
        <w:r w:rsidRPr="00C9752E">
          <w:rPr>
            <w:noProof/>
            <w:webHidden/>
          </w:rPr>
        </w:r>
        <w:r w:rsidRPr="00C9752E">
          <w:rPr>
            <w:noProof/>
            <w:webHidden/>
          </w:rPr>
          <w:fldChar w:fldCharType="separate"/>
        </w:r>
        <w:r w:rsidRPr="00C9752E">
          <w:rPr>
            <w:noProof/>
            <w:webHidden/>
          </w:rPr>
          <w:t>25</w:t>
        </w:r>
        <w:r w:rsidRPr="00C9752E">
          <w:rPr>
            <w:noProof/>
            <w:webHidden/>
          </w:rPr>
          <w:fldChar w:fldCharType="end"/>
        </w:r>
      </w:hyperlink>
    </w:p>
    <w:p w14:paraId="413C43E4" w14:textId="5D330797" w:rsidR="006B12AE" w:rsidRPr="00C9752E" w:rsidRDefault="006B12AE">
      <w:pPr>
        <w:pStyle w:val="TM2"/>
        <w:rPr>
          <w:rFonts w:asciiTheme="minorHAnsi" w:eastAsiaTheme="minorEastAsia" w:hAnsiTheme="minorHAnsi" w:cstheme="minorBidi"/>
          <w:noProof/>
          <w:kern w:val="0"/>
          <w:lang w:val="fr-FR"/>
        </w:rPr>
      </w:pPr>
      <w:hyperlink w:anchor="_Toc239694661" w:history="1">
        <w:r w:rsidRPr="00C9752E">
          <w:rPr>
            <w:rStyle w:val="Lienhypertexte"/>
            <w:rFonts w:ascii="Times New Roman" w:hAnsi="Times New Roman" w:cs="Times New Roman"/>
            <w:noProof/>
            <w:lang w:val="fr-FR"/>
          </w:rPr>
          <w:t>II.7. Conséquences psychosociales</w:t>
        </w:r>
        <w:r w:rsidRPr="00C9752E">
          <w:rPr>
            <w:noProof/>
            <w:webHidden/>
          </w:rPr>
          <w:tab/>
        </w:r>
        <w:r w:rsidRPr="00C9752E">
          <w:rPr>
            <w:noProof/>
            <w:webHidden/>
          </w:rPr>
          <w:fldChar w:fldCharType="begin"/>
        </w:r>
        <w:r w:rsidRPr="00C9752E">
          <w:rPr>
            <w:noProof/>
            <w:webHidden/>
          </w:rPr>
          <w:instrText xml:space="preserve"> PAGEREF _Toc239694661 \h </w:instrText>
        </w:r>
        <w:r w:rsidRPr="00C9752E">
          <w:rPr>
            <w:noProof/>
            <w:webHidden/>
          </w:rPr>
        </w:r>
        <w:r w:rsidRPr="00C9752E">
          <w:rPr>
            <w:noProof/>
            <w:webHidden/>
          </w:rPr>
          <w:fldChar w:fldCharType="separate"/>
        </w:r>
        <w:r w:rsidRPr="00C9752E">
          <w:rPr>
            <w:noProof/>
            <w:webHidden/>
          </w:rPr>
          <w:t>26</w:t>
        </w:r>
        <w:r w:rsidRPr="00C9752E">
          <w:rPr>
            <w:noProof/>
            <w:webHidden/>
          </w:rPr>
          <w:fldChar w:fldCharType="end"/>
        </w:r>
      </w:hyperlink>
    </w:p>
    <w:p w14:paraId="400564F5" w14:textId="639818E0" w:rsidR="006B12AE" w:rsidRPr="00C9752E" w:rsidRDefault="006B12AE">
      <w:pPr>
        <w:pStyle w:val="TM2"/>
        <w:rPr>
          <w:rFonts w:asciiTheme="minorHAnsi" w:eastAsiaTheme="minorEastAsia" w:hAnsiTheme="minorHAnsi" w:cstheme="minorBidi"/>
          <w:noProof/>
          <w:kern w:val="0"/>
          <w:lang w:val="fr-FR"/>
        </w:rPr>
      </w:pPr>
      <w:hyperlink w:anchor="_Toc239694662" w:history="1">
        <w:r w:rsidRPr="00C9752E">
          <w:rPr>
            <w:rStyle w:val="Lienhypertexte"/>
            <w:rFonts w:ascii="Times New Roman" w:hAnsi="Times New Roman" w:cs="Times New Roman"/>
            <w:noProof/>
            <w:lang w:val="fr-FR"/>
          </w:rPr>
          <w:t>II.7.1. Conséquences sur la santé mentale</w:t>
        </w:r>
        <w:r w:rsidRPr="00C9752E">
          <w:rPr>
            <w:noProof/>
            <w:webHidden/>
          </w:rPr>
          <w:tab/>
        </w:r>
        <w:r w:rsidRPr="00C9752E">
          <w:rPr>
            <w:noProof/>
            <w:webHidden/>
          </w:rPr>
          <w:fldChar w:fldCharType="begin"/>
        </w:r>
        <w:r w:rsidRPr="00C9752E">
          <w:rPr>
            <w:noProof/>
            <w:webHidden/>
          </w:rPr>
          <w:instrText xml:space="preserve"> PAGEREF _Toc239694662 \h </w:instrText>
        </w:r>
        <w:r w:rsidRPr="00C9752E">
          <w:rPr>
            <w:noProof/>
            <w:webHidden/>
          </w:rPr>
        </w:r>
        <w:r w:rsidRPr="00C9752E">
          <w:rPr>
            <w:noProof/>
            <w:webHidden/>
          </w:rPr>
          <w:fldChar w:fldCharType="separate"/>
        </w:r>
        <w:r w:rsidRPr="00C9752E">
          <w:rPr>
            <w:noProof/>
            <w:webHidden/>
          </w:rPr>
          <w:t>26</w:t>
        </w:r>
        <w:r w:rsidRPr="00C9752E">
          <w:rPr>
            <w:noProof/>
            <w:webHidden/>
          </w:rPr>
          <w:fldChar w:fldCharType="end"/>
        </w:r>
      </w:hyperlink>
    </w:p>
    <w:p w14:paraId="29FEF0C2" w14:textId="567FE010" w:rsidR="006B12AE" w:rsidRPr="00C9752E" w:rsidRDefault="006B12AE">
      <w:pPr>
        <w:pStyle w:val="TM2"/>
        <w:rPr>
          <w:rFonts w:asciiTheme="minorHAnsi" w:eastAsiaTheme="minorEastAsia" w:hAnsiTheme="minorHAnsi" w:cstheme="minorBidi"/>
          <w:noProof/>
          <w:kern w:val="0"/>
          <w:lang w:val="fr-FR"/>
        </w:rPr>
      </w:pPr>
      <w:hyperlink w:anchor="_Toc239694663" w:history="1">
        <w:r w:rsidRPr="00C9752E">
          <w:rPr>
            <w:rStyle w:val="Lienhypertexte"/>
            <w:rFonts w:ascii="Times New Roman" w:hAnsi="Times New Roman" w:cs="Times New Roman"/>
            <w:noProof/>
            <w:lang w:val="fr-FR"/>
          </w:rPr>
          <w:t>II.7.2. Impacts économiques</w:t>
        </w:r>
        <w:r w:rsidRPr="00C9752E">
          <w:rPr>
            <w:noProof/>
            <w:webHidden/>
          </w:rPr>
          <w:tab/>
        </w:r>
        <w:r w:rsidRPr="00C9752E">
          <w:rPr>
            <w:noProof/>
            <w:webHidden/>
          </w:rPr>
          <w:fldChar w:fldCharType="begin"/>
        </w:r>
        <w:r w:rsidRPr="00C9752E">
          <w:rPr>
            <w:noProof/>
            <w:webHidden/>
          </w:rPr>
          <w:instrText xml:space="preserve"> PAGEREF _Toc239694663 \h </w:instrText>
        </w:r>
        <w:r w:rsidRPr="00C9752E">
          <w:rPr>
            <w:noProof/>
            <w:webHidden/>
          </w:rPr>
        </w:r>
        <w:r w:rsidRPr="00C9752E">
          <w:rPr>
            <w:noProof/>
            <w:webHidden/>
          </w:rPr>
          <w:fldChar w:fldCharType="separate"/>
        </w:r>
        <w:r w:rsidRPr="00C9752E">
          <w:rPr>
            <w:noProof/>
            <w:webHidden/>
          </w:rPr>
          <w:t>26</w:t>
        </w:r>
        <w:r w:rsidRPr="00C9752E">
          <w:rPr>
            <w:noProof/>
            <w:webHidden/>
          </w:rPr>
          <w:fldChar w:fldCharType="end"/>
        </w:r>
      </w:hyperlink>
    </w:p>
    <w:p w14:paraId="34670F94" w14:textId="50057D6F" w:rsidR="006B12AE" w:rsidRPr="00C9752E" w:rsidRDefault="006B12AE">
      <w:pPr>
        <w:pStyle w:val="TM2"/>
        <w:rPr>
          <w:rFonts w:asciiTheme="minorHAnsi" w:eastAsiaTheme="minorEastAsia" w:hAnsiTheme="minorHAnsi" w:cstheme="minorBidi"/>
          <w:noProof/>
          <w:kern w:val="0"/>
          <w:lang w:val="fr-FR"/>
        </w:rPr>
      </w:pPr>
      <w:hyperlink w:anchor="_Toc239694664" w:history="1">
        <w:r w:rsidRPr="00C9752E">
          <w:rPr>
            <w:rStyle w:val="Lienhypertexte"/>
            <w:rFonts w:ascii="Times New Roman" w:hAnsi="Times New Roman" w:cs="Times New Roman"/>
            <w:noProof/>
            <w:lang w:val="fr-FR"/>
          </w:rPr>
          <w:t>II.7.3. Enjeux en santé publique</w:t>
        </w:r>
        <w:r w:rsidRPr="00C9752E">
          <w:rPr>
            <w:noProof/>
            <w:webHidden/>
          </w:rPr>
          <w:tab/>
        </w:r>
        <w:r w:rsidRPr="00C9752E">
          <w:rPr>
            <w:noProof/>
            <w:webHidden/>
          </w:rPr>
          <w:fldChar w:fldCharType="begin"/>
        </w:r>
        <w:r w:rsidRPr="00C9752E">
          <w:rPr>
            <w:noProof/>
            <w:webHidden/>
          </w:rPr>
          <w:instrText xml:space="preserve"> PAGEREF _Toc239694664 \h </w:instrText>
        </w:r>
        <w:r w:rsidRPr="00C9752E">
          <w:rPr>
            <w:noProof/>
            <w:webHidden/>
          </w:rPr>
        </w:r>
        <w:r w:rsidRPr="00C9752E">
          <w:rPr>
            <w:noProof/>
            <w:webHidden/>
          </w:rPr>
          <w:fldChar w:fldCharType="separate"/>
        </w:r>
        <w:r w:rsidRPr="00C9752E">
          <w:rPr>
            <w:noProof/>
            <w:webHidden/>
          </w:rPr>
          <w:t>26</w:t>
        </w:r>
        <w:r w:rsidRPr="00C9752E">
          <w:rPr>
            <w:noProof/>
            <w:webHidden/>
          </w:rPr>
          <w:fldChar w:fldCharType="end"/>
        </w:r>
      </w:hyperlink>
    </w:p>
    <w:p w14:paraId="70CD7715" w14:textId="12AD8690" w:rsidR="006B12AE" w:rsidRPr="00C9752E" w:rsidRDefault="006B12AE">
      <w:pPr>
        <w:pStyle w:val="TM2"/>
        <w:rPr>
          <w:rFonts w:asciiTheme="minorHAnsi" w:eastAsiaTheme="minorEastAsia" w:hAnsiTheme="minorHAnsi" w:cstheme="minorBidi"/>
          <w:noProof/>
          <w:kern w:val="0"/>
          <w:lang w:val="fr-FR"/>
        </w:rPr>
      </w:pPr>
      <w:hyperlink w:anchor="_Toc239694665" w:history="1">
        <w:r w:rsidRPr="00C9752E">
          <w:rPr>
            <w:rStyle w:val="Lienhypertexte"/>
            <w:rFonts w:ascii="Times New Roman" w:hAnsi="Times New Roman" w:cs="Times New Roman"/>
            <w:noProof/>
            <w:lang w:val="fr-FR"/>
          </w:rPr>
          <w:t>II.8.  Etat des connaissances au Cameroun</w:t>
        </w:r>
        <w:r w:rsidRPr="00C9752E">
          <w:rPr>
            <w:noProof/>
            <w:webHidden/>
          </w:rPr>
          <w:tab/>
        </w:r>
        <w:r w:rsidRPr="00C9752E">
          <w:rPr>
            <w:noProof/>
            <w:webHidden/>
          </w:rPr>
          <w:fldChar w:fldCharType="begin"/>
        </w:r>
        <w:r w:rsidRPr="00C9752E">
          <w:rPr>
            <w:noProof/>
            <w:webHidden/>
          </w:rPr>
          <w:instrText xml:space="preserve"> PAGEREF _Toc239694665 \h </w:instrText>
        </w:r>
        <w:r w:rsidRPr="00C9752E">
          <w:rPr>
            <w:noProof/>
            <w:webHidden/>
          </w:rPr>
        </w:r>
        <w:r w:rsidRPr="00C9752E">
          <w:rPr>
            <w:noProof/>
            <w:webHidden/>
          </w:rPr>
          <w:fldChar w:fldCharType="separate"/>
        </w:r>
        <w:r w:rsidRPr="00C9752E">
          <w:rPr>
            <w:noProof/>
            <w:webHidden/>
          </w:rPr>
          <w:t>26</w:t>
        </w:r>
        <w:r w:rsidRPr="00C9752E">
          <w:rPr>
            <w:noProof/>
            <w:webHidden/>
          </w:rPr>
          <w:fldChar w:fldCharType="end"/>
        </w:r>
      </w:hyperlink>
    </w:p>
    <w:p w14:paraId="155E4410" w14:textId="3AE5E25F" w:rsidR="006B12AE" w:rsidRPr="00C9752E" w:rsidRDefault="006B12AE">
      <w:pPr>
        <w:pStyle w:val="TM2"/>
        <w:rPr>
          <w:rFonts w:asciiTheme="minorHAnsi" w:eastAsiaTheme="minorEastAsia" w:hAnsiTheme="minorHAnsi" w:cstheme="minorBidi"/>
          <w:noProof/>
          <w:kern w:val="0"/>
          <w:lang w:val="fr-FR"/>
        </w:rPr>
      </w:pPr>
      <w:hyperlink w:anchor="_Toc239694666" w:history="1">
        <w:r w:rsidRPr="00C9752E">
          <w:rPr>
            <w:rStyle w:val="Lienhypertexte"/>
            <w:rFonts w:ascii="Times New Roman" w:hAnsi="Times New Roman" w:cs="Times New Roman"/>
            <w:noProof/>
            <w:lang w:val="fr-FR"/>
          </w:rPr>
          <w:t>II.8.1. Etudes épidémiologiques</w:t>
        </w:r>
        <w:r w:rsidRPr="00C9752E">
          <w:rPr>
            <w:noProof/>
            <w:webHidden/>
          </w:rPr>
          <w:tab/>
        </w:r>
        <w:r w:rsidRPr="00C9752E">
          <w:rPr>
            <w:noProof/>
            <w:webHidden/>
          </w:rPr>
          <w:fldChar w:fldCharType="begin"/>
        </w:r>
        <w:r w:rsidRPr="00C9752E">
          <w:rPr>
            <w:noProof/>
            <w:webHidden/>
          </w:rPr>
          <w:instrText xml:space="preserve"> PAGEREF _Toc239694666 \h </w:instrText>
        </w:r>
        <w:r w:rsidRPr="00C9752E">
          <w:rPr>
            <w:noProof/>
            <w:webHidden/>
          </w:rPr>
        </w:r>
        <w:r w:rsidRPr="00C9752E">
          <w:rPr>
            <w:noProof/>
            <w:webHidden/>
          </w:rPr>
          <w:fldChar w:fldCharType="separate"/>
        </w:r>
        <w:r w:rsidRPr="00C9752E">
          <w:rPr>
            <w:noProof/>
            <w:webHidden/>
          </w:rPr>
          <w:t>26</w:t>
        </w:r>
        <w:r w:rsidRPr="00C9752E">
          <w:rPr>
            <w:noProof/>
            <w:webHidden/>
          </w:rPr>
          <w:fldChar w:fldCharType="end"/>
        </w:r>
      </w:hyperlink>
    </w:p>
    <w:p w14:paraId="5C65CEC9" w14:textId="2F0CB02A" w:rsidR="006B12AE" w:rsidRPr="00C9752E" w:rsidRDefault="006B12AE">
      <w:pPr>
        <w:pStyle w:val="TM2"/>
        <w:rPr>
          <w:rFonts w:asciiTheme="minorHAnsi" w:eastAsiaTheme="minorEastAsia" w:hAnsiTheme="minorHAnsi" w:cstheme="minorBidi"/>
          <w:noProof/>
          <w:kern w:val="0"/>
          <w:lang w:val="fr-FR"/>
        </w:rPr>
      </w:pPr>
      <w:hyperlink w:anchor="_Toc239694667" w:history="1">
        <w:r w:rsidRPr="00C9752E">
          <w:rPr>
            <w:rStyle w:val="Lienhypertexte"/>
            <w:rFonts w:ascii="Times New Roman" w:hAnsi="Times New Roman" w:cs="Times New Roman"/>
            <w:noProof/>
            <w:lang w:val="fr-FR"/>
          </w:rPr>
          <w:t>II.8.2.  Synthèse des études camerounaises</w:t>
        </w:r>
        <w:r w:rsidRPr="00C9752E">
          <w:rPr>
            <w:noProof/>
            <w:webHidden/>
          </w:rPr>
          <w:tab/>
        </w:r>
        <w:r w:rsidRPr="00C9752E">
          <w:rPr>
            <w:noProof/>
            <w:webHidden/>
          </w:rPr>
          <w:fldChar w:fldCharType="begin"/>
        </w:r>
        <w:r w:rsidRPr="00C9752E">
          <w:rPr>
            <w:noProof/>
            <w:webHidden/>
          </w:rPr>
          <w:instrText xml:space="preserve"> PAGEREF _Toc239694667 \h </w:instrText>
        </w:r>
        <w:r w:rsidRPr="00C9752E">
          <w:rPr>
            <w:noProof/>
            <w:webHidden/>
          </w:rPr>
        </w:r>
        <w:r w:rsidRPr="00C9752E">
          <w:rPr>
            <w:noProof/>
            <w:webHidden/>
          </w:rPr>
          <w:fldChar w:fldCharType="separate"/>
        </w:r>
        <w:r w:rsidRPr="00C9752E">
          <w:rPr>
            <w:noProof/>
            <w:webHidden/>
          </w:rPr>
          <w:t>27</w:t>
        </w:r>
        <w:r w:rsidRPr="00C9752E">
          <w:rPr>
            <w:noProof/>
            <w:webHidden/>
          </w:rPr>
          <w:fldChar w:fldCharType="end"/>
        </w:r>
      </w:hyperlink>
    </w:p>
    <w:p w14:paraId="48BADEF8" w14:textId="75ECD6AF"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668" w:history="1">
        <w:r w:rsidRPr="00C9752E">
          <w:rPr>
            <w:rStyle w:val="Lienhypertexte"/>
            <w:rFonts w:ascii="Times New Roman" w:hAnsi="Times New Roman" w:cs="Times New Roman"/>
            <w:noProof/>
            <w:lang w:val="fr-FR"/>
          </w:rPr>
          <w:t>II.8.3. Lacunes identifiées</w:t>
        </w:r>
        <w:r w:rsidRPr="00C9752E">
          <w:rPr>
            <w:noProof/>
            <w:webHidden/>
          </w:rPr>
          <w:tab/>
        </w:r>
        <w:r w:rsidRPr="00C9752E">
          <w:rPr>
            <w:noProof/>
            <w:webHidden/>
          </w:rPr>
          <w:fldChar w:fldCharType="begin"/>
        </w:r>
        <w:r w:rsidRPr="00C9752E">
          <w:rPr>
            <w:noProof/>
            <w:webHidden/>
          </w:rPr>
          <w:instrText xml:space="preserve"> PAGEREF _Toc239694668 \h </w:instrText>
        </w:r>
        <w:r w:rsidRPr="00C9752E">
          <w:rPr>
            <w:noProof/>
            <w:webHidden/>
          </w:rPr>
        </w:r>
        <w:r w:rsidRPr="00C9752E">
          <w:rPr>
            <w:noProof/>
            <w:webHidden/>
          </w:rPr>
          <w:fldChar w:fldCharType="separate"/>
        </w:r>
        <w:r w:rsidRPr="00C9752E">
          <w:rPr>
            <w:noProof/>
            <w:webHidden/>
          </w:rPr>
          <w:t>28</w:t>
        </w:r>
        <w:r w:rsidRPr="00C9752E">
          <w:rPr>
            <w:noProof/>
            <w:webHidden/>
          </w:rPr>
          <w:fldChar w:fldCharType="end"/>
        </w:r>
      </w:hyperlink>
    </w:p>
    <w:p w14:paraId="4408A3CA" w14:textId="32C7A79C" w:rsidR="006B12AE" w:rsidRPr="00C9752E" w:rsidRDefault="006B12AE">
      <w:pPr>
        <w:pStyle w:val="TM1"/>
        <w:rPr>
          <w:rFonts w:asciiTheme="minorHAnsi" w:eastAsiaTheme="minorEastAsia" w:hAnsiTheme="minorHAnsi" w:cstheme="minorBidi"/>
          <w:noProof/>
          <w:kern w:val="0"/>
          <w:lang w:val="fr-FR"/>
        </w:rPr>
      </w:pPr>
      <w:hyperlink r:id="rId62" w:anchor="_Toc239694669" w:history="1">
        <w:r w:rsidRPr="00C9752E">
          <w:rPr>
            <w:rStyle w:val="Lienhypertexte"/>
            <w:rFonts w:ascii="Times New Roman" w:hAnsi="Times New Roman" w:cs="Times New Roman"/>
            <w:noProof/>
          </w:rPr>
          <w:t>CHAPITRE</w:t>
        </w:r>
        <w:r w:rsidRPr="00C9752E">
          <w:rPr>
            <w:rStyle w:val="Lienhypertexte"/>
            <w:noProof/>
          </w:rPr>
          <w:t xml:space="preserve"> III : METHODOLOGIE</w:t>
        </w:r>
        <w:r w:rsidRPr="00C9752E">
          <w:rPr>
            <w:noProof/>
            <w:webHidden/>
          </w:rPr>
          <w:tab/>
        </w:r>
        <w:r w:rsidRPr="00C9752E">
          <w:rPr>
            <w:noProof/>
            <w:webHidden/>
          </w:rPr>
          <w:fldChar w:fldCharType="begin"/>
        </w:r>
        <w:r w:rsidRPr="00C9752E">
          <w:rPr>
            <w:noProof/>
            <w:webHidden/>
          </w:rPr>
          <w:instrText xml:space="preserve"> PAGEREF _Toc239694669 \h </w:instrText>
        </w:r>
        <w:r w:rsidRPr="00C9752E">
          <w:rPr>
            <w:noProof/>
            <w:webHidden/>
          </w:rPr>
        </w:r>
        <w:r w:rsidRPr="00C9752E">
          <w:rPr>
            <w:noProof/>
            <w:webHidden/>
          </w:rPr>
          <w:fldChar w:fldCharType="separate"/>
        </w:r>
        <w:r w:rsidRPr="00C9752E">
          <w:rPr>
            <w:noProof/>
            <w:webHidden/>
          </w:rPr>
          <w:t>29</w:t>
        </w:r>
        <w:r w:rsidRPr="00C9752E">
          <w:rPr>
            <w:noProof/>
            <w:webHidden/>
          </w:rPr>
          <w:fldChar w:fldCharType="end"/>
        </w:r>
      </w:hyperlink>
    </w:p>
    <w:p w14:paraId="1A80521A" w14:textId="518C53B1" w:rsidR="006B12AE" w:rsidRPr="00C9752E" w:rsidRDefault="006B12AE">
      <w:pPr>
        <w:pStyle w:val="TM2"/>
        <w:rPr>
          <w:rFonts w:asciiTheme="minorHAnsi" w:eastAsiaTheme="minorEastAsia" w:hAnsiTheme="minorHAnsi" w:cstheme="minorBidi"/>
          <w:noProof/>
          <w:kern w:val="0"/>
          <w:lang w:val="fr-FR"/>
        </w:rPr>
      </w:pPr>
      <w:hyperlink w:anchor="_Toc239694670" w:history="1">
        <w:r w:rsidRPr="00C9752E">
          <w:rPr>
            <w:rStyle w:val="Lienhypertexte"/>
            <w:rFonts w:ascii="Times New Roman" w:eastAsiaTheme="majorEastAsia" w:hAnsi="Times New Roman" w:cs="Times New Roman"/>
            <w:bCs/>
            <w:noProof/>
            <w:lang w:val="fr-FR"/>
          </w:rPr>
          <w:t>III.1</w:t>
        </w:r>
        <w:r w:rsidRPr="00C9752E">
          <w:rPr>
            <w:rStyle w:val="Lienhypertexte"/>
            <w:rFonts w:ascii="Times New Roman" w:eastAsia="Times New Roman" w:hAnsi="Times New Roman" w:cs="Times New Roman"/>
            <w:noProof/>
            <w:lang w:val="fr-FR"/>
          </w:rPr>
          <w:t>.</w:t>
        </w:r>
        <w:r w:rsidRPr="00C9752E">
          <w:rPr>
            <w:rStyle w:val="Lienhypertexte"/>
            <w:rFonts w:ascii="Times New Roman" w:hAnsi="Times New Roman" w:cs="Times New Roman"/>
            <w:noProof/>
            <w:lang w:val="fr-FR"/>
          </w:rPr>
          <w:t xml:space="preserve"> CHOIX ET JUSTIFICATION DU LIEU D’ÉTUDE</w:t>
        </w:r>
        <w:r w:rsidRPr="00C9752E">
          <w:rPr>
            <w:noProof/>
            <w:webHidden/>
          </w:rPr>
          <w:tab/>
        </w:r>
        <w:r w:rsidRPr="00C9752E">
          <w:rPr>
            <w:noProof/>
            <w:webHidden/>
          </w:rPr>
          <w:fldChar w:fldCharType="begin"/>
        </w:r>
        <w:r w:rsidRPr="00C9752E">
          <w:rPr>
            <w:noProof/>
            <w:webHidden/>
          </w:rPr>
          <w:instrText xml:space="preserve"> PAGEREF _Toc239694670 \h </w:instrText>
        </w:r>
        <w:r w:rsidRPr="00C9752E">
          <w:rPr>
            <w:noProof/>
            <w:webHidden/>
          </w:rPr>
        </w:r>
        <w:r w:rsidRPr="00C9752E">
          <w:rPr>
            <w:noProof/>
            <w:webHidden/>
          </w:rPr>
          <w:fldChar w:fldCharType="separate"/>
        </w:r>
        <w:r w:rsidRPr="00C9752E">
          <w:rPr>
            <w:noProof/>
            <w:webHidden/>
          </w:rPr>
          <w:t>30</w:t>
        </w:r>
        <w:r w:rsidRPr="00C9752E">
          <w:rPr>
            <w:noProof/>
            <w:webHidden/>
          </w:rPr>
          <w:fldChar w:fldCharType="end"/>
        </w:r>
      </w:hyperlink>
    </w:p>
    <w:p w14:paraId="2B4343EC" w14:textId="17ED294F" w:rsidR="006B12AE" w:rsidRPr="00C9752E" w:rsidRDefault="006B12AE" w:rsidP="006B12AE">
      <w:pPr>
        <w:pStyle w:val="TM2"/>
        <w:rPr>
          <w:rFonts w:asciiTheme="minorHAnsi" w:eastAsiaTheme="minorEastAsia" w:hAnsiTheme="minorHAnsi" w:cstheme="minorBidi"/>
          <w:noProof/>
          <w:kern w:val="0"/>
          <w:lang w:val="fr-FR"/>
        </w:rPr>
      </w:pPr>
      <w:hyperlink w:anchor="_Toc239694671" w:history="1">
        <w:r w:rsidRPr="00C9752E">
          <w:rPr>
            <w:rStyle w:val="Lienhypertexte"/>
            <w:rFonts w:ascii="Times New Roman" w:hAnsi="Times New Roman" w:cs="Times New Roman"/>
            <w:noProof/>
            <w:lang w:val="fr-FR"/>
          </w:rPr>
          <w:t>III.1.1. Choix du lieu de l’étude</w:t>
        </w:r>
        <w:r w:rsidRPr="00C9752E">
          <w:rPr>
            <w:noProof/>
            <w:webHidden/>
          </w:rPr>
          <w:tab/>
        </w:r>
        <w:r w:rsidRPr="00C9752E">
          <w:rPr>
            <w:noProof/>
            <w:webHidden/>
          </w:rPr>
          <w:fldChar w:fldCharType="begin"/>
        </w:r>
        <w:r w:rsidRPr="00C9752E">
          <w:rPr>
            <w:noProof/>
            <w:webHidden/>
          </w:rPr>
          <w:instrText xml:space="preserve"> PAGEREF _Toc239694671 \h </w:instrText>
        </w:r>
        <w:r w:rsidRPr="00C9752E">
          <w:rPr>
            <w:noProof/>
            <w:webHidden/>
          </w:rPr>
        </w:r>
        <w:r w:rsidRPr="00C9752E">
          <w:rPr>
            <w:noProof/>
            <w:webHidden/>
          </w:rPr>
          <w:fldChar w:fldCharType="separate"/>
        </w:r>
        <w:r w:rsidRPr="00C9752E">
          <w:rPr>
            <w:noProof/>
            <w:webHidden/>
          </w:rPr>
          <w:t>30</w:t>
        </w:r>
        <w:r w:rsidRPr="00C9752E">
          <w:rPr>
            <w:noProof/>
            <w:webHidden/>
          </w:rPr>
          <w:fldChar w:fldCharType="end"/>
        </w:r>
      </w:hyperlink>
    </w:p>
    <w:p w14:paraId="426B7CE8" w14:textId="7440D242" w:rsidR="006B12AE" w:rsidRPr="00C9752E" w:rsidRDefault="006B12AE" w:rsidP="006B12AE">
      <w:pPr>
        <w:pStyle w:val="TM2"/>
        <w:rPr>
          <w:rFonts w:asciiTheme="minorHAnsi" w:eastAsiaTheme="minorEastAsia" w:hAnsiTheme="minorHAnsi" w:cstheme="minorBidi"/>
          <w:noProof/>
          <w:kern w:val="0"/>
          <w:lang w:val="fr-FR"/>
        </w:rPr>
      </w:pPr>
      <w:hyperlink w:anchor="_Toc239694676" w:history="1">
        <w:r w:rsidRPr="00C9752E">
          <w:rPr>
            <w:rStyle w:val="Lienhypertexte"/>
            <w:rFonts w:ascii="Times New Roman" w:hAnsi="Times New Roman" w:cs="Times New Roman"/>
            <w:noProof/>
            <w:lang w:val="fr-FR"/>
          </w:rPr>
          <w:t>III.1.2. Justification du choix du lieu d’étude</w:t>
        </w:r>
        <w:r w:rsidRPr="00C9752E">
          <w:rPr>
            <w:noProof/>
            <w:webHidden/>
          </w:rPr>
          <w:tab/>
        </w:r>
        <w:r w:rsidRPr="00C9752E">
          <w:rPr>
            <w:noProof/>
            <w:webHidden/>
          </w:rPr>
          <w:fldChar w:fldCharType="begin"/>
        </w:r>
        <w:r w:rsidRPr="00C9752E">
          <w:rPr>
            <w:noProof/>
            <w:webHidden/>
          </w:rPr>
          <w:instrText xml:space="preserve"> PAGEREF _Toc239694676 \h </w:instrText>
        </w:r>
        <w:r w:rsidRPr="00C9752E">
          <w:rPr>
            <w:noProof/>
            <w:webHidden/>
          </w:rPr>
        </w:r>
        <w:r w:rsidRPr="00C9752E">
          <w:rPr>
            <w:noProof/>
            <w:webHidden/>
          </w:rPr>
          <w:fldChar w:fldCharType="separate"/>
        </w:r>
        <w:r w:rsidRPr="00C9752E">
          <w:rPr>
            <w:noProof/>
            <w:webHidden/>
          </w:rPr>
          <w:t>30</w:t>
        </w:r>
        <w:r w:rsidRPr="00C9752E">
          <w:rPr>
            <w:noProof/>
            <w:webHidden/>
          </w:rPr>
          <w:fldChar w:fldCharType="end"/>
        </w:r>
      </w:hyperlink>
    </w:p>
    <w:p w14:paraId="30A3A33A" w14:textId="6949E917" w:rsidR="006B12AE" w:rsidRPr="00C9752E" w:rsidRDefault="006B12AE">
      <w:pPr>
        <w:pStyle w:val="TM2"/>
        <w:rPr>
          <w:rFonts w:asciiTheme="minorHAnsi" w:eastAsiaTheme="minorEastAsia" w:hAnsiTheme="minorHAnsi" w:cstheme="minorBidi"/>
          <w:noProof/>
          <w:kern w:val="0"/>
          <w:lang w:val="fr-FR"/>
        </w:rPr>
      </w:pPr>
      <w:hyperlink w:anchor="_Toc239694683" w:history="1">
        <w:r w:rsidRPr="00C9752E">
          <w:rPr>
            <w:rStyle w:val="Lienhypertexte"/>
            <w:rFonts w:ascii="Times New Roman" w:hAnsi="Times New Roman" w:cs="Times New Roman"/>
            <w:noProof/>
            <w:lang w:val="fr-FR"/>
          </w:rPr>
          <w:t>III.2.  DESCRIPTION DES LIEUX DE L’ETUDE</w:t>
        </w:r>
        <w:r w:rsidRPr="00C9752E">
          <w:rPr>
            <w:noProof/>
            <w:webHidden/>
          </w:rPr>
          <w:tab/>
        </w:r>
        <w:r w:rsidRPr="00C9752E">
          <w:rPr>
            <w:noProof/>
            <w:webHidden/>
          </w:rPr>
          <w:fldChar w:fldCharType="begin"/>
        </w:r>
        <w:r w:rsidRPr="00C9752E">
          <w:rPr>
            <w:noProof/>
            <w:webHidden/>
          </w:rPr>
          <w:instrText xml:space="preserve"> PAGEREF _Toc239694683 \h </w:instrText>
        </w:r>
        <w:r w:rsidRPr="00C9752E">
          <w:rPr>
            <w:noProof/>
            <w:webHidden/>
          </w:rPr>
        </w:r>
        <w:r w:rsidRPr="00C9752E">
          <w:rPr>
            <w:noProof/>
            <w:webHidden/>
          </w:rPr>
          <w:fldChar w:fldCharType="separate"/>
        </w:r>
        <w:r w:rsidRPr="00C9752E">
          <w:rPr>
            <w:noProof/>
            <w:webHidden/>
          </w:rPr>
          <w:t>30</w:t>
        </w:r>
        <w:r w:rsidRPr="00C9752E">
          <w:rPr>
            <w:noProof/>
            <w:webHidden/>
          </w:rPr>
          <w:fldChar w:fldCharType="end"/>
        </w:r>
      </w:hyperlink>
    </w:p>
    <w:p w14:paraId="65BA8E05" w14:textId="2DF8BE82" w:rsidR="006B12AE" w:rsidRPr="00C9752E" w:rsidRDefault="006B12AE" w:rsidP="006B12AE">
      <w:pPr>
        <w:pStyle w:val="TM2"/>
        <w:rPr>
          <w:rFonts w:asciiTheme="minorHAnsi" w:eastAsiaTheme="minorEastAsia" w:hAnsiTheme="minorHAnsi" w:cstheme="minorBidi"/>
          <w:noProof/>
          <w:kern w:val="0"/>
          <w:lang w:val="fr-FR"/>
        </w:rPr>
      </w:pPr>
      <w:hyperlink w:anchor="_Toc239694684" w:history="1">
        <w:r w:rsidRPr="00C9752E">
          <w:rPr>
            <w:rStyle w:val="Lienhypertexte"/>
            <w:rFonts w:ascii="Times New Roman" w:hAnsi="Times New Roman" w:cs="Times New Roman"/>
            <w:noProof/>
            <w:lang w:val="fr-FR"/>
          </w:rPr>
          <w:t>III.2.1. Situation géographique des lieux de l’étude</w:t>
        </w:r>
        <w:r w:rsidRPr="00C9752E">
          <w:rPr>
            <w:noProof/>
            <w:webHidden/>
          </w:rPr>
          <w:tab/>
        </w:r>
        <w:r w:rsidRPr="00C9752E">
          <w:rPr>
            <w:noProof/>
            <w:webHidden/>
          </w:rPr>
          <w:fldChar w:fldCharType="begin"/>
        </w:r>
        <w:r w:rsidRPr="00C9752E">
          <w:rPr>
            <w:noProof/>
            <w:webHidden/>
          </w:rPr>
          <w:instrText xml:space="preserve"> PAGEREF _Toc239694684 \h </w:instrText>
        </w:r>
        <w:r w:rsidRPr="00C9752E">
          <w:rPr>
            <w:noProof/>
            <w:webHidden/>
          </w:rPr>
        </w:r>
        <w:r w:rsidRPr="00C9752E">
          <w:rPr>
            <w:noProof/>
            <w:webHidden/>
          </w:rPr>
          <w:fldChar w:fldCharType="separate"/>
        </w:r>
        <w:r w:rsidRPr="00C9752E">
          <w:rPr>
            <w:noProof/>
            <w:webHidden/>
          </w:rPr>
          <w:t>30</w:t>
        </w:r>
        <w:r w:rsidRPr="00C9752E">
          <w:rPr>
            <w:noProof/>
            <w:webHidden/>
          </w:rPr>
          <w:fldChar w:fldCharType="end"/>
        </w:r>
      </w:hyperlink>
    </w:p>
    <w:p w14:paraId="05A25214" w14:textId="6B9917B5" w:rsidR="006B12AE" w:rsidRPr="00C9752E" w:rsidRDefault="006B12AE" w:rsidP="00C9752E">
      <w:pPr>
        <w:pStyle w:val="TM2"/>
        <w:rPr>
          <w:rFonts w:asciiTheme="minorHAnsi" w:eastAsiaTheme="minorEastAsia" w:hAnsiTheme="minorHAnsi" w:cstheme="minorBidi"/>
          <w:noProof/>
          <w:kern w:val="0"/>
          <w:lang w:val="fr-FR"/>
        </w:rPr>
      </w:pPr>
      <w:hyperlink w:anchor="_Toc239694691" w:history="1">
        <w:r w:rsidRPr="00C9752E">
          <w:rPr>
            <w:rStyle w:val="Lienhypertexte"/>
            <w:rFonts w:ascii="Times New Roman" w:hAnsi="Times New Roman" w:cs="Times New Roman"/>
            <w:noProof/>
            <w:lang w:val="fr-FR"/>
          </w:rPr>
          <w:t>III.2.2. Historique</w:t>
        </w:r>
        <w:r w:rsidRPr="00C9752E">
          <w:rPr>
            <w:noProof/>
            <w:webHidden/>
          </w:rPr>
          <w:tab/>
        </w:r>
        <w:r w:rsidRPr="00C9752E">
          <w:rPr>
            <w:noProof/>
            <w:webHidden/>
          </w:rPr>
          <w:fldChar w:fldCharType="begin"/>
        </w:r>
        <w:r w:rsidRPr="00C9752E">
          <w:rPr>
            <w:noProof/>
            <w:webHidden/>
          </w:rPr>
          <w:instrText xml:space="preserve"> PAGEREF _Toc239694691 \h </w:instrText>
        </w:r>
        <w:r w:rsidRPr="00C9752E">
          <w:rPr>
            <w:noProof/>
            <w:webHidden/>
          </w:rPr>
        </w:r>
        <w:r w:rsidRPr="00C9752E">
          <w:rPr>
            <w:noProof/>
            <w:webHidden/>
          </w:rPr>
          <w:fldChar w:fldCharType="separate"/>
        </w:r>
        <w:r w:rsidRPr="00C9752E">
          <w:rPr>
            <w:noProof/>
            <w:webHidden/>
          </w:rPr>
          <w:t>31</w:t>
        </w:r>
        <w:r w:rsidRPr="00C9752E">
          <w:rPr>
            <w:noProof/>
            <w:webHidden/>
          </w:rPr>
          <w:fldChar w:fldCharType="end"/>
        </w:r>
      </w:hyperlink>
    </w:p>
    <w:p w14:paraId="3F3381FD" w14:textId="50DF7C23" w:rsidR="006B12AE" w:rsidRPr="00C9752E" w:rsidRDefault="006B12AE">
      <w:pPr>
        <w:pStyle w:val="TM2"/>
        <w:rPr>
          <w:rFonts w:asciiTheme="minorHAnsi" w:eastAsiaTheme="minorEastAsia" w:hAnsiTheme="minorHAnsi" w:cstheme="minorBidi"/>
          <w:noProof/>
          <w:kern w:val="0"/>
          <w:lang w:val="fr-FR"/>
        </w:rPr>
      </w:pPr>
      <w:hyperlink w:anchor="_Toc239694693" w:history="1">
        <w:r w:rsidRPr="00C9752E">
          <w:rPr>
            <w:rStyle w:val="Lienhypertexte"/>
            <w:rFonts w:ascii="Times New Roman" w:hAnsi="Times New Roman" w:cs="Times New Roman"/>
            <w:noProof/>
            <w:lang w:val="fr-FR"/>
          </w:rPr>
          <w:t>III .2.3. DESCRIPTION DU LIEU DE L’ETUDE</w:t>
        </w:r>
        <w:r w:rsidRPr="00C9752E">
          <w:rPr>
            <w:noProof/>
            <w:webHidden/>
          </w:rPr>
          <w:tab/>
        </w:r>
        <w:r w:rsidRPr="00C9752E">
          <w:rPr>
            <w:noProof/>
            <w:webHidden/>
          </w:rPr>
          <w:fldChar w:fldCharType="begin"/>
        </w:r>
        <w:r w:rsidRPr="00C9752E">
          <w:rPr>
            <w:noProof/>
            <w:webHidden/>
          </w:rPr>
          <w:instrText xml:space="preserve"> PAGEREF _Toc239694693 \h </w:instrText>
        </w:r>
        <w:r w:rsidRPr="00C9752E">
          <w:rPr>
            <w:noProof/>
            <w:webHidden/>
          </w:rPr>
        </w:r>
        <w:r w:rsidRPr="00C9752E">
          <w:rPr>
            <w:noProof/>
            <w:webHidden/>
          </w:rPr>
          <w:fldChar w:fldCharType="separate"/>
        </w:r>
        <w:r w:rsidRPr="00C9752E">
          <w:rPr>
            <w:noProof/>
            <w:webHidden/>
          </w:rPr>
          <w:t>32</w:t>
        </w:r>
        <w:r w:rsidRPr="00C9752E">
          <w:rPr>
            <w:noProof/>
            <w:webHidden/>
          </w:rPr>
          <w:fldChar w:fldCharType="end"/>
        </w:r>
      </w:hyperlink>
    </w:p>
    <w:p w14:paraId="360E8DA5" w14:textId="2DF8138A" w:rsidR="006B12AE" w:rsidRPr="00C9752E" w:rsidRDefault="006B12AE">
      <w:pPr>
        <w:pStyle w:val="TM2"/>
        <w:rPr>
          <w:rFonts w:asciiTheme="minorHAnsi" w:eastAsiaTheme="minorEastAsia" w:hAnsiTheme="minorHAnsi" w:cstheme="minorBidi"/>
          <w:noProof/>
          <w:kern w:val="0"/>
          <w:lang w:val="fr-FR"/>
        </w:rPr>
      </w:pPr>
      <w:hyperlink w:anchor="_Toc239694694" w:history="1">
        <w:r w:rsidRPr="00C9752E">
          <w:rPr>
            <w:rStyle w:val="Lienhypertexte"/>
            <w:rFonts w:ascii="Times New Roman" w:hAnsi="Times New Roman" w:cs="Times New Roman"/>
            <w:noProof/>
            <w:lang w:val="fr-FR"/>
          </w:rPr>
          <w:t>III.3. DESSEIN DE L’ÉTUDE</w:t>
        </w:r>
        <w:r w:rsidRPr="00C9752E">
          <w:rPr>
            <w:noProof/>
            <w:webHidden/>
          </w:rPr>
          <w:tab/>
        </w:r>
        <w:r w:rsidRPr="00C9752E">
          <w:rPr>
            <w:noProof/>
            <w:webHidden/>
          </w:rPr>
          <w:fldChar w:fldCharType="begin"/>
        </w:r>
        <w:r w:rsidRPr="00C9752E">
          <w:rPr>
            <w:noProof/>
            <w:webHidden/>
          </w:rPr>
          <w:instrText xml:space="preserve"> PAGEREF _Toc239694694 \h </w:instrText>
        </w:r>
        <w:r w:rsidRPr="00C9752E">
          <w:rPr>
            <w:noProof/>
            <w:webHidden/>
          </w:rPr>
        </w:r>
        <w:r w:rsidRPr="00C9752E">
          <w:rPr>
            <w:noProof/>
            <w:webHidden/>
          </w:rPr>
          <w:fldChar w:fldCharType="separate"/>
        </w:r>
        <w:r w:rsidRPr="00C9752E">
          <w:rPr>
            <w:noProof/>
            <w:webHidden/>
          </w:rPr>
          <w:t>33</w:t>
        </w:r>
        <w:r w:rsidRPr="00C9752E">
          <w:rPr>
            <w:noProof/>
            <w:webHidden/>
          </w:rPr>
          <w:fldChar w:fldCharType="end"/>
        </w:r>
      </w:hyperlink>
    </w:p>
    <w:p w14:paraId="6B1B0981" w14:textId="6FC357F6" w:rsidR="006B12AE" w:rsidRPr="00C9752E" w:rsidRDefault="006B12AE" w:rsidP="006B12AE">
      <w:pPr>
        <w:pStyle w:val="TM2"/>
        <w:rPr>
          <w:rFonts w:asciiTheme="minorHAnsi" w:eastAsiaTheme="minorEastAsia" w:hAnsiTheme="minorHAnsi" w:cstheme="minorBidi"/>
          <w:noProof/>
          <w:kern w:val="0"/>
          <w:lang w:val="fr-FR"/>
        </w:rPr>
      </w:pPr>
      <w:hyperlink w:anchor="_Toc239694695" w:history="1">
        <w:r w:rsidRPr="00C9752E">
          <w:rPr>
            <w:rStyle w:val="Lienhypertexte"/>
            <w:rFonts w:ascii="Times New Roman" w:hAnsi="Times New Roman" w:cs="Times New Roman"/>
            <w:noProof/>
            <w:lang w:val="fr-FR"/>
          </w:rPr>
          <w:t>III.3.1. Type d’étude</w:t>
        </w:r>
        <w:r w:rsidRPr="00C9752E">
          <w:rPr>
            <w:noProof/>
            <w:webHidden/>
          </w:rPr>
          <w:tab/>
        </w:r>
        <w:r w:rsidRPr="00C9752E">
          <w:rPr>
            <w:noProof/>
            <w:webHidden/>
          </w:rPr>
          <w:fldChar w:fldCharType="begin"/>
        </w:r>
        <w:r w:rsidRPr="00C9752E">
          <w:rPr>
            <w:noProof/>
            <w:webHidden/>
          </w:rPr>
          <w:instrText xml:space="preserve"> PAGEREF _Toc239694695 \h </w:instrText>
        </w:r>
        <w:r w:rsidRPr="00C9752E">
          <w:rPr>
            <w:noProof/>
            <w:webHidden/>
          </w:rPr>
        </w:r>
        <w:r w:rsidRPr="00C9752E">
          <w:rPr>
            <w:noProof/>
            <w:webHidden/>
          </w:rPr>
          <w:fldChar w:fldCharType="separate"/>
        </w:r>
        <w:r w:rsidRPr="00C9752E">
          <w:rPr>
            <w:noProof/>
            <w:webHidden/>
          </w:rPr>
          <w:t>33</w:t>
        </w:r>
        <w:r w:rsidRPr="00C9752E">
          <w:rPr>
            <w:noProof/>
            <w:webHidden/>
          </w:rPr>
          <w:fldChar w:fldCharType="end"/>
        </w:r>
      </w:hyperlink>
    </w:p>
    <w:p w14:paraId="07487BA6" w14:textId="7AC15A98"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697" w:history="1">
        <w:r w:rsidRPr="00C9752E">
          <w:rPr>
            <w:rStyle w:val="Lienhypertexte"/>
            <w:rFonts w:ascii="Times New Roman" w:hAnsi="Times New Roman" w:cs="Times New Roman"/>
            <w:noProof/>
            <w:lang w:val="fr-FR"/>
          </w:rPr>
          <w:t>III.3.2. DUREE ET PERIODE DE L’ETUDE</w:t>
        </w:r>
        <w:r w:rsidRPr="00C9752E">
          <w:rPr>
            <w:noProof/>
            <w:webHidden/>
          </w:rPr>
          <w:tab/>
        </w:r>
        <w:r w:rsidRPr="00C9752E">
          <w:rPr>
            <w:noProof/>
            <w:webHidden/>
          </w:rPr>
          <w:fldChar w:fldCharType="begin"/>
        </w:r>
        <w:r w:rsidRPr="00C9752E">
          <w:rPr>
            <w:noProof/>
            <w:webHidden/>
          </w:rPr>
          <w:instrText xml:space="preserve"> PAGEREF _Toc239694697 \h </w:instrText>
        </w:r>
        <w:r w:rsidRPr="00C9752E">
          <w:rPr>
            <w:noProof/>
            <w:webHidden/>
          </w:rPr>
        </w:r>
        <w:r w:rsidRPr="00C9752E">
          <w:rPr>
            <w:noProof/>
            <w:webHidden/>
          </w:rPr>
          <w:fldChar w:fldCharType="separate"/>
        </w:r>
        <w:r w:rsidRPr="00C9752E">
          <w:rPr>
            <w:noProof/>
            <w:webHidden/>
          </w:rPr>
          <w:t>33</w:t>
        </w:r>
        <w:r w:rsidRPr="00C9752E">
          <w:rPr>
            <w:noProof/>
            <w:webHidden/>
          </w:rPr>
          <w:fldChar w:fldCharType="end"/>
        </w:r>
      </w:hyperlink>
    </w:p>
    <w:p w14:paraId="02BC446F" w14:textId="36698556"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698" w:history="1">
        <w:r w:rsidRPr="00C9752E">
          <w:rPr>
            <w:rStyle w:val="Lienhypertexte"/>
            <w:rFonts w:ascii="Times New Roman" w:hAnsi="Times New Roman" w:cs="Times New Roman"/>
            <w:noProof/>
            <w:lang w:val="fr-FR"/>
          </w:rPr>
          <w:t>III.3.2. Démarche de la recherche</w:t>
        </w:r>
        <w:r w:rsidRPr="00C9752E">
          <w:rPr>
            <w:noProof/>
            <w:webHidden/>
          </w:rPr>
          <w:tab/>
        </w:r>
        <w:r w:rsidRPr="00C9752E">
          <w:rPr>
            <w:noProof/>
            <w:webHidden/>
          </w:rPr>
          <w:fldChar w:fldCharType="begin"/>
        </w:r>
        <w:r w:rsidRPr="00C9752E">
          <w:rPr>
            <w:noProof/>
            <w:webHidden/>
          </w:rPr>
          <w:instrText xml:space="preserve"> PAGEREF _Toc239694698 \h </w:instrText>
        </w:r>
        <w:r w:rsidRPr="00C9752E">
          <w:rPr>
            <w:noProof/>
            <w:webHidden/>
          </w:rPr>
        </w:r>
        <w:r w:rsidRPr="00C9752E">
          <w:rPr>
            <w:noProof/>
            <w:webHidden/>
          </w:rPr>
          <w:fldChar w:fldCharType="separate"/>
        </w:r>
        <w:r w:rsidRPr="00C9752E">
          <w:rPr>
            <w:noProof/>
            <w:webHidden/>
          </w:rPr>
          <w:t>33</w:t>
        </w:r>
        <w:r w:rsidRPr="00C9752E">
          <w:rPr>
            <w:noProof/>
            <w:webHidden/>
          </w:rPr>
          <w:fldChar w:fldCharType="end"/>
        </w:r>
      </w:hyperlink>
    </w:p>
    <w:p w14:paraId="0B9A017D" w14:textId="7E040B41" w:rsidR="006B12AE" w:rsidRPr="00C9752E" w:rsidRDefault="006B12AE">
      <w:pPr>
        <w:pStyle w:val="TM2"/>
        <w:rPr>
          <w:rFonts w:asciiTheme="minorHAnsi" w:eastAsiaTheme="minorEastAsia" w:hAnsiTheme="minorHAnsi" w:cstheme="minorBidi"/>
          <w:noProof/>
          <w:kern w:val="0"/>
          <w:lang w:val="fr-FR"/>
        </w:rPr>
      </w:pPr>
      <w:hyperlink w:anchor="_Toc239694699" w:history="1">
        <w:r w:rsidRPr="00C9752E">
          <w:rPr>
            <w:rStyle w:val="Lienhypertexte"/>
            <w:rFonts w:ascii="Times New Roman" w:hAnsi="Times New Roman" w:cs="Times New Roman"/>
            <w:noProof/>
            <w:lang w:val="fr-FR"/>
          </w:rPr>
          <w:t>III.4. MÉTHODE D’ÉCHANTILLONNAGE</w:t>
        </w:r>
        <w:r w:rsidRPr="00C9752E">
          <w:rPr>
            <w:noProof/>
            <w:webHidden/>
          </w:rPr>
          <w:tab/>
        </w:r>
        <w:r w:rsidRPr="00C9752E">
          <w:rPr>
            <w:noProof/>
            <w:webHidden/>
          </w:rPr>
          <w:fldChar w:fldCharType="begin"/>
        </w:r>
        <w:r w:rsidRPr="00C9752E">
          <w:rPr>
            <w:noProof/>
            <w:webHidden/>
          </w:rPr>
          <w:instrText xml:space="preserve"> PAGEREF _Toc239694699 \h </w:instrText>
        </w:r>
        <w:r w:rsidRPr="00C9752E">
          <w:rPr>
            <w:noProof/>
            <w:webHidden/>
          </w:rPr>
        </w:r>
        <w:r w:rsidRPr="00C9752E">
          <w:rPr>
            <w:noProof/>
            <w:webHidden/>
          </w:rPr>
          <w:fldChar w:fldCharType="separate"/>
        </w:r>
        <w:r w:rsidRPr="00C9752E">
          <w:rPr>
            <w:noProof/>
            <w:webHidden/>
          </w:rPr>
          <w:t>33</w:t>
        </w:r>
        <w:r w:rsidRPr="00C9752E">
          <w:rPr>
            <w:noProof/>
            <w:webHidden/>
          </w:rPr>
          <w:fldChar w:fldCharType="end"/>
        </w:r>
      </w:hyperlink>
    </w:p>
    <w:p w14:paraId="2B6DC4F6" w14:textId="1150AACE" w:rsidR="006B12AE" w:rsidRPr="00C9752E" w:rsidRDefault="006B12AE" w:rsidP="006B12AE">
      <w:pPr>
        <w:pStyle w:val="TM2"/>
        <w:rPr>
          <w:rFonts w:asciiTheme="minorHAnsi" w:eastAsiaTheme="minorEastAsia" w:hAnsiTheme="minorHAnsi" w:cstheme="minorBidi"/>
          <w:noProof/>
          <w:kern w:val="0"/>
          <w:lang w:val="fr-FR"/>
        </w:rPr>
      </w:pPr>
      <w:hyperlink w:anchor="_Toc239694700" w:history="1">
        <w:r w:rsidRPr="00C9752E">
          <w:rPr>
            <w:rStyle w:val="Lienhypertexte"/>
            <w:rFonts w:ascii="Times New Roman" w:hAnsi="Times New Roman" w:cs="Times New Roman"/>
            <w:noProof/>
            <w:lang w:val="fr-FR"/>
          </w:rPr>
          <w:t>III.4.1. Population d’étude</w:t>
        </w:r>
        <w:r w:rsidRPr="00C9752E">
          <w:rPr>
            <w:noProof/>
            <w:webHidden/>
          </w:rPr>
          <w:tab/>
        </w:r>
        <w:r w:rsidRPr="00C9752E">
          <w:rPr>
            <w:noProof/>
            <w:webHidden/>
          </w:rPr>
          <w:fldChar w:fldCharType="begin"/>
        </w:r>
        <w:r w:rsidRPr="00C9752E">
          <w:rPr>
            <w:noProof/>
            <w:webHidden/>
          </w:rPr>
          <w:instrText xml:space="preserve"> PAGEREF _Toc239694700 \h </w:instrText>
        </w:r>
        <w:r w:rsidRPr="00C9752E">
          <w:rPr>
            <w:noProof/>
            <w:webHidden/>
          </w:rPr>
        </w:r>
        <w:r w:rsidRPr="00C9752E">
          <w:rPr>
            <w:noProof/>
            <w:webHidden/>
          </w:rPr>
          <w:fldChar w:fldCharType="separate"/>
        </w:r>
        <w:r w:rsidRPr="00C9752E">
          <w:rPr>
            <w:noProof/>
            <w:webHidden/>
          </w:rPr>
          <w:t>33</w:t>
        </w:r>
        <w:r w:rsidRPr="00C9752E">
          <w:rPr>
            <w:noProof/>
            <w:webHidden/>
          </w:rPr>
          <w:fldChar w:fldCharType="end"/>
        </w:r>
      </w:hyperlink>
    </w:p>
    <w:p w14:paraId="2D29EA6C" w14:textId="6A302632" w:rsidR="006B12AE" w:rsidRPr="00C9752E" w:rsidRDefault="006B12AE">
      <w:pPr>
        <w:pStyle w:val="TM2"/>
        <w:rPr>
          <w:rFonts w:asciiTheme="minorHAnsi" w:eastAsiaTheme="minorEastAsia" w:hAnsiTheme="minorHAnsi" w:cstheme="minorBidi"/>
          <w:noProof/>
          <w:kern w:val="0"/>
          <w:lang w:val="fr-FR"/>
        </w:rPr>
      </w:pPr>
      <w:hyperlink w:anchor="_Toc239694702" w:history="1">
        <w:r w:rsidRPr="00C9752E">
          <w:rPr>
            <w:rStyle w:val="Lienhypertexte"/>
            <w:rFonts w:ascii="Times New Roman" w:hAnsi="Times New Roman" w:cs="Times New Roman"/>
            <w:noProof/>
            <w:lang w:val="fr-FR"/>
          </w:rPr>
          <w:t>III.4.2. Critère d’inclusion</w:t>
        </w:r>
        <w:r w:rsidRPr="00C9752E">
          <w:rPr>
            <w:noProof/>
            <w:webHidden/>
          </w:rPr>
          <w:tab/>
        </w:r>
        <w:r w:rsidRPr="00C9752E">
          <w:rPr>
            <w:noProof/>
            <w:webHidden/>
          </w:rPr>
          <w:fldChar w:fldCharType="begin"/>
        </w:r>
        <w:r w:rsidRPr="00C9752E">
          <w:rPr>
            <w:noProof/>
            <w:webHidden/>
          </w:rPr>
          <w:instrText xml:space="preserve"> PAGEREF _Toc239694702 \h </w:instrText>
        </w:r>
        <w:r w:rsidRPr="00C9752E">
          <w:rPr>
            <w:noProof/>
            <w:webHidden/>
          </w:rPr>
        </w:r>
        <w:r w:rsidRPr="00C9752E">
          <w:rPr>
            <w:noProof/>
            <w:webHidden/>
          </w:rPr>
          <w:fldChar w:fldCharType="separate"/>
        </w:r>
        <w:r w:rsidRPr="00C9752E">
          <w:rPr>
            <w:noProof/>
            <w:webHidden/>
          </w:rPr>
          <w:t>33</w:t>
        </w:r>
        <w:r w:rsidRPr="00C9752E">
          <w:rPr>
            <w:noProof/>
            <w:webHidden/>
          </w:rPr>
          <w:fldChar w:fldCharType="end"/>
        </w:r>
      </w:hyperlink>
    </w:p>
    <w:p w14:paraId="3C12F349" w14:textId="72885D05" w:rsidR="006B12AE" w:rsidRPr="00C9752E" w:rsidRDefault="006B12AE">
      <w:pPr>
        <w:pStyle w:val="TM2"/>
        <w:rPr>
          <w:rFonts w:asciiTheme="minorHAnsi" w:eastAsiaTheme="minorEastAsia" w:hAnsiTheme="minorHAnsi" w:cstheme="minorBidi"/>
          <w:noProof/>
          <w:kern w:val="0"/>
          <w:lang w:val="fr-FR"/>
        </w:rPr>
      </w:pPr>
      <w:hyperlink w:anchor="_Toc239694703" w:history="1">
        <w:r w:rsidRPr="00C9752E">
          <w:rPr>
            <w:rStyle w:val="Lienhypertexte"/>
            <w:rFonts w:ascii="Times New Roman" w:hAnsi="Times New Roman" w:cs="Times New Roman"/>
            <w:noProof/>
            <w:lang w:val="fr-FR"/>
          </w:rPr>
          <w:t>III.4.3. Critère d’exclusion</w:t>
        </w:r>
        <w:r w:rsidRPr="00C9752E">
          <w:rPr>
            <w:noProof/>
            <w:webHidden/>
          </w:rPr>
          <w:tab/>
        </w:r>
        <w:r w:rsidRPr="00C9752E">
          <w:rPr>
            <w:noProof/>
            <w:webHidden/>
          </w:rPr>
          <w:fldChar w:fldCharType="begin"/>
        </w:r>
        <w:r w:rsidRPr="00C9752E">
          <w:rPr>
            <w:noProof/>
            <w:webHidden/>
          </w:rPr>
          <w:instrText xml:space="preserve"> PAGEREF _Toc239694703 \h </w:instrText>
        </w:r>
        <w:r w:rsidRPr="00C9752E">
          <w:rPr>
            <w:noProof/>
            <w:webHidden/>
          </w:rPr>
        </w:r>
        <w:r w:rsidRPr="00C9752E">
          <w:rPr>
            <w:noProof/>
            <w:webHidden/>
          </w:rPr>
          <w:fldChar w:fldCharType="separate"/>
        </w:r>
        <w:r w:rsidRPr="00C9752E">
          <w:rPr>
            <w:noProof/>
            <w:webHidden/>
          </w:rPr>
          <w:t>34</w:t>
        </w:r>
        <w:r w:rsidRPr="00C9752E">
          <w:rPr>
            <w:noProof/>
            <w:webHidden/>
          </w:rPr>
          <w:fldChar w:fldCharType="end"/>
        </w:r>
      </w:hyperlink>
    </w:p>
    <w:p w14:paraId="3E0C02A3" w14:textId="731B9FDD" w:rsidR="006B12AE" w:rsidRPr="00C9752E" w:rsidRDefault="006B12AE">
      <w:pPr>
        <w:pStyle w:val="TM2"/>
        <w:rPr>
          <w:rFonts w:asciiTheme="minorHAnsi" w:eastAsiaTheme="minorEastAsia" w:hAnsiTheme="minorHAnsi" w:cstheme="minorBidi"/>
          <w:noProof/>
          <w:kern w:val="0"/>
          <w:lang w:val="fr-FR"/>
        </w:rPr>
      </w:pPr>
      <w:hyperlink w:anchor="_Toc239694704" w:history="1">
        <w:r w:rsidRPr="00C9752E">
          <w:rPr>
            <w:rStyle w:val="Lienhypertexte"/>
            <w:rFonts w:ascii="Times New Roman" w:hAnsi="Times New Roman" w:cs="Times New Roman"/>
            <w:noProof/>
            <w:lang w:val="fr-FR"/>
          </w:rPr>
          <w:t>III.4.4. Taille de l’échantillon</w:t>
        </w:r>
        <w:r w:rsidRPr="00C9752E">
          <w:rPr>
            <w:noProof/>
            <w:webHidden/>
          </w:rPr>
          <w:tab/>
        </w:r>
        <w:r w:rsidRPr="00C9752E">
          <w:rPr>
            <w:noProof/>
            <w:webHidden/>
          </w:rPr>
          <w:fldChar w:fldCharType="begin"/>
        </w:r>
        <w:r w:rsidRPr="00C9752E">
          <w:rPr>
            <w:noProof/>
            <w:webHidden/>
          </w:rPr>
          <w:instrText xml:space="preserve"> PAGEREF _Toc239694704 \h </w:instrText>
        </w:r>
        <w:r w:rsidRPr="00C9752E">
          <w:rPr>
            <w:noProof/>
            <w:webHidden/>
          </w:rPr>
        </w:r>
        <w:r w:rsidRPr="00C9752E">
          <w:rPr>
            <w:noProof/>
            <w:webHidden/>
          </w:rPr>
          <w:fldChar w:fldCharType="separate"/>
        </w:r>
        <w:r w:rsidRPr="00C9752E">
          <w:rPr>
            <w:noProof/>
            <w:webHidden/>
          </w:rPr>
          <w:t>34</w:t>
        </w:r>
        <w:r w:rsidRPr="00C9752E">
          <w:rPr>
            <w:noProof/>
            <w:webHidden/>
          </w:rPr>
          <w:fldChar w:fldCharType="end"/>
        </w:r>
      </w:hyperlink>
    </w:p>
    <w:p w14:paraId="6DCDF18B" w14:textId="439651B8" w:rsidR="006B12AE" w:rsidRPr="00C9752E" w:rsidRDefault="006B12AE">
      <w:pPr>
        <w:pStyle w:val="TM2"/>
        <w:rPr>
          <w:rFonts w:asciiTheme="minorHAnsi" w:eastAsiaTheme="minorEastAsia" w:hAnsiTheme="minorHAnsi" w:cstheme="minorBidi"/>
          <w:noProof/>
          <w:kern w:val="0"/>
          <w:lang w:val="fr-FR"/>
        </w:rPr>
      </w:pPr>
      <w:hyperlink w:anchor="_Toc239694705" w:history="1">
        <w:r w:rsidRPr="00C9752E">
          <w:rPr>
            <w:rStyle w:val="Lienhypertexte"/>
            <w:rFonts w:ascii="Times New Roman" w:hAnsi="Times New Roman" w:cs="Times New Roman"/>
            <w:noProof/>
            <w:lang w:val="fr-FR"/>
          </w:rPr>
          <w:t>III.4.5. Pré-enquête</w:t>
        </w:r>
        <w:r w:rsidRPr="00C9752E">
          <w:rPr>
            <w:noProof/>
            <w:webHidden/>
          </w:rPr>
          <w:tab/>
        </w:r>
        <w:r w:rsidRPr="00C9752E">
          <w:rPr>
            <w:noProof/>
            <w:webHidden/>
          </w:rPr>
          <w:fldChar w:fldCharType="begin"/>
        </w:r>
        <w:r w:rsidRPr="00C9752E">
          <w:rPr>
            <w:noProof/>
            <w:webHidden/>
          </w:rPr>
          <w:instrText xml:space="preserve"> PAGEREF _Toc239694705 \h </w:instrText>
        </w:r>
        <w:r w:rsidRPr="00C9752E">
          <w:rPr>
            <w:noProof/>
            <w:webHidden/>
          </w:rPr>
        </w:r>
        <w:r w:rsidRPr="00C9752E">
          <w:rPr>
            <w:noProof/>
            <w:webHidden/>
          </w:rPr>
          <w:fldChar w:fldCharType="separate"/>
        </w:r>
        <w:r w:rsidRPr="00C9752E">
          <w:rPr>
            <w:noProof/>
            <w:webHidden/>
          </w:rPr>
          <w:t>34</w:t>
        </w:r>
        <w:r w:rsidRPr="00C9752E">
          <w:rPr>
            <w:noProof/>
            <w:webHidden/>
          </w:rPr>
          <w:fldChar w:fldCharType="end"/>
        </w:r>
      </w:hyperlink>
    </w:p>
    <w:p w14:paraId="25522E62" w14:textId="48E02760" w:rsidR="006B12AE" w:rsidRPr="00C9752E" w:rsidRDefault="006B12AE" w:rsidP="006B12AE">
      <w:pPr>
        <w:pStyle w:val="TM2"/>
        <w:rPr>
          <w:rFonts w:asciiTheme="minorHAnsi" w:eastAsiaTheme="minorEastAsia" w:hAnsiTheme="minorHAnsi" w:cstheme="minorBidi"/>
          <w:noProof/>
          <w:kern w:val="0"/>
          <w:lang w:val="fr-FR"/>
        </w:rPr>
      </w:pPr>
      <w:hyperlink w:anchor="_Toc239694712" w:history="1">
        <w:r w:rsidRPr="00C9752E">
          <w:rPr>
            <w:rStyle w:val="Lienhypertexte"/>
            <w:rFonts w:ascii="Times New Roman" w:hAnsi="Times New Roman" w:cs="Times New Roman"/>
            <w:noProof/>
            <w:lang w:val="fr-FR"/>
          </w:rPr>
          <w:t>III.4.6. Technique de l’échantillonnage</w:t>
        </w:r>
        <w:r w:rsidRPr="00C9752E">
          <w:rPr>
            <w:noProof/>
            <w:webHidden/>
          </w:rPr>
          <w:tab/>
        </w:r>
        <w:r w:rsidRPr="00C9752E">
          <w:rPr>
            <w:noProof/>
            <w:webHidden/>
          </w:rPr>
          <w:fldChar w:fldCharType="begin"/>
        </w:r>
        <w:r w:rsidRPr="00C9752E">
          <w:rPr>
            <w:noProof/>
            <w:webHidden/>
          </w:rPr>
          <w:instrText xml:space="preserve"> PAGEREF _Toc239694712 \h </w:instrText>
        </w:r>
        <w:r w:rsidRPr="00C9752E">
          <w:rPr>
            <w:noProof/>
            <w:webHidden/>
          </w:rPr>
        </w:r>
        <w:r w:rsidRPr="00C9752E">
          <w:rPr>
            <w:noProof/>
            <w:webHidden/>
          </w:rPr>
          <w:fldChar w:fldCharType="separate"/>
        </w:r>
        <w:r w:rsidRPr="00C9752E">
          <w:rPr>
            <w:noProof/>
            <w:webHidden/>
          </w:rPr>
          <w:t>36</w:t>
        </w:r>
        <w:r w:rsidRPr="00C9752E">
          <w:rPr>
            <w:noProof/>
            <w:webHidden/>
          </w:rPr>
          <w:fldChar w:fldCharType="end"/>
        </w:r>
      </w:hyperlink>
    </w:p>
    <w:p w14:paraId="5CCA3EC4" w14:textId="202F2F19" w:rsidR="006B12AE" w:rsidRPr="00C9752E" w:rsidRDefault="006B12AE">
      <w:pPr>
        <w:pStyle w:val="TM2"/>
        <w:rPr>
          <w:rFonts w:asciiTheme="minorHAnsi" w:eastAsiaTheme="minorEastAsia" w:hAnsiTheme="minorHAnsi" w:cstheme="minorBidi"/>
          <w:noProof/>
          <w:kern w:val="0"/>
          <w:lang w:val="fr-FR"/>
        </w:rPr>
      </w:pPr>
      <w:hyperlink w:anchor="_Toc239694714" w:history="1">
        <w:r w:rsidRPr="00C9752E">
          <w:rPr>
            <w:rStyle w:val="Lienhypertexte"/>
            <w:rFonts w:ascii="Times New Roman" w:hAnsi="Times New Roman" w:cs="Times New Roman"/>
            <w:noProof/>
            <w:lang w:val="fr-FR"/>
          </w:rPr>
          <w:t>III.5. MÉTHODE DE COLLECTE DE DONNÉES</w:t>
        </w:r>
        <w:r w:rsidRPr="00C9752E">
          <w:rPr>
            <w:noProof/>
            <w:webHidden/>
          </w:rPr>
          <w:tab/>
        </w:r>
        <w:r w:rsidRPr="00C9752E">
          <w:rPr>
            <w:noProof/>
            <w:webHidden/>
          </w:rPr>
          <w:fldChar w:fldCharType="begin"/>
        </w:r>
        <w:r w:rsidRPr="00C9752E">
          <w:rPr>
            <w:noProof/>
            <w:webHidden/>
          </w:rPr>
          <w:instrText xml:space="preserve"> PAGEREF _Toc239694714 \h </w:instrText>
        </w:r>
        <w:r w:rsidRPr="00C9752E">
          <w:rPr>
            <w:noProof/>
            <w:webHidden/>
          </w:rPr>
        </w:r>
        <w:r w:rsidRPr="00C9752E">
          <w:rPr>
            <w:noProof/>
            <w:webHidden/>
          </w:rPr>
          <w:fldChar w:fldCharType="separate"/>
        </w:r>
        <w:r w:rsidRPr="00C9752E">
          <w:rPr>
            <w:noProof/>
            <w:webHidden/>
          </w:rPr>
          <w:t>36</w:t>
        </w:r>
        <w:r w:rsidRPr="00C9752E">
          <w:rPr>
            <w:noProof/>
            <w:webHidden/>
          </w:rPr>
          <w:fldChar w:fldCharType="end"/>
        </w:r>
      </w:hyperlink>
    </w:p>
    <w:p w14:paraId="2B4C1095" w14:textId="1C853E40" w:rsidR="006B12AE" w:rsidRPr="00C9752E" w:rsidRDefault="006B12AE" w:rsidP="006B12AE">
      <w:pPr>
        <w:pStyle w:val="TM2"/>
        <w:rPr>
          <w:rFonts w:asciiTheme="minorHAnsi" w:eastAsiaTheme="minorEastAsia" w:hAnsiTheme="minorHAnsi" w:cstheme="minorBidi"/>
          <w:noProof/>
          <w:kern w:val="0"/>
          <w:lang w:val="fr-FR"/>
        </w:rPr>
      </w:pPr>
      <w:hyperlink w:anchor="_Toc239694715" w:history="1">
        <w:r w:rsidRPr="00C9752E">
          <w:rPr>
            <w:rStyle w:val="Lienhypertexte"/>
            <w:rFonts w:ascii="Times New Roman" w:hAnsi="Times New Roman" w:cs="Times New Roman"/>
            <w:noProof/>
            <w:lang w:val="fr-FR"/>
          </w:rPr>
          <w:t>III.5.1. Instrument de collecte de données</w:t>
        </w:r>
        <w:r w:rsidRPr="00C9752E">
          <w:rPr>
            <w:noProof/>
            <w:webHidden/>
          </w:rPr>
          <w:tab/>
        </w:r>
        <w:r w:rsidRPr="00C9752E">
          <w:rPr>
            <w:noProof/>
            <w:webHidden/>
          </w:rPr>
          <w:fldChar w:fldCharType="begin"/>
        </w:r>
        <w:r w:rsidRPr="00C9752E">
          <w:rPr>
            <w:noProof/>
            <w:webHidden/>
          </w:rPr>
          <w:instrText xml:space="preserve"> PAGEREF _Toc239694715 \h </w:instrText>
        </w:r>
        <w:r w:rsidRPr="00C9752E">
          <w:rPr>
            <w:noProof/>
            <w:webHidden/>
          </w:rPr>
        </w:r>
        <w:r w:rsidRPr="00C9752E">
          <w:rPr>
            <w:noProof/>
            <w:webHidden/>
          </w:rPr>
          <w:fldChar w:fldCharType="separate"/>
        </w:r>
        <w:r w:rsidRPr="00C9752E">
          <w:rPr>
            <w:noProof/>
            <w:webHidden/>
          </w:rPr>
          <w:t>36</w:t>
        </w:r>
        <w:r w:rsidRPr="00C9752E">
          <w:rPr>
            <w:noProof/>
            <w:webHidden/>
          </w:rPr>
          <w:fldChar w:fldCharType="end"/>
        </w:r>
      </w:hyperlink>
    </w:p>
    <w:p w14:paraId="43F0FEA1" w14:textId="4AF379F0" w:rsidR="006B12AE" w:rsidRPr="00C9752E" w:rsidRDefault="006B12AE" w:rsidP="006B12AE">
      <w:pPr>
        <w:pStyle w:val="TM2"/>
        <w:rPr>
          <w:rFonts w:asciiTheme="minorHAnsi" w:eastAsiaTheme="minorEastAsia" w:hAnsiTheme="minorHAnsi" w:cstheme="minorBidi"/>
          <w:noProof/>
          <w:kern w:val="0"/>
          <w:lang w:val="fr-FR"/>
        </w:rPr>
      </w:pPr>
      <w:hyperlink w:anchor="_Toc239694717" w:history="1">
        <w:r w:rsidRPr="00C9752E">
          <w:rPr>
            <w:rStyle w:val="Lienhypertexte"/>
            <w:rFonts w:ascii="Times New Roman" w:hAnsi="Times New Roman" w:cs="Times New Roman"/>
            <w:noProof/>
            <w:lang w:val="fr-FR"/>
          </w:rPr>
          <w:t>III.5.2. Description de l’instrument de collecte de donne</w:t>
        </w:r>
        <w:r w:rsidRPr="00C9752E">
          <w:rPr>
            <w:noProof/>
            <w:webHidden/>
          </w:rPr>
          <w:tab/>
        </w:r>
        <w:r w:rsidRPr="00C9752E">
          <w:rPr>
            <w:noProof/>
            <w:webHidden/>
          </w:rPr>
          <w:fldChar w:fldCharType="begin"/>
        </w:r>
        <w:r w:rsidRPr="00C9752E">
          <w:rPr>
            <w:noProof/>
            <w:webHidden/>
          </w:rPr>
          <w:instrText xml:space="preserve"> PAGEREF _Toc239694717 \h </w:instrText>
        </w:r>
        <w:r w:rsidRPr="00C9752E">
          <w:rPr>
            <w:noProof/>
            <w:webHidden/>
          </w:rPr>
        </w:r>
        <w:r w:rsidRPr="00C9752E">
          <w:rPr>
            <w:noProof/>
            <w:webHidden/>
          </w:rPr>
          <w:fldChar w:fldCharType="separate"/>
        </w:r>
        <w:r w:rsidRPr="00C9752E">
          <w:rPr>
            <w:noProof/>
            <w:webHidden/>
          </w:rPr>
          <w:t>36</w:t>
        </w:r>
        <w:r w:rsidRPr="00C9752E">
          <w:rPr>
            <w:noProof/>
            <w:webHidden/>
          </w:rPr>
          <w:fldChar w:fldCharType="end"/>
        </w:r>
      </w:hyperlink>
    </w:p>
    <w:p w14:paraId="3D1948E4" w14:textId="57AB9391" w:rsidR="006B12AE" w:rsidRPr="00C9752E" w:rsidRDefault="006B12AE" w:rsidP="006B12AE">
      <w:pPr>
        <w:pStyle w:val="TM2"/>
        <w:rPr>
          <w:rFonts w:asciiTheme="minorHAnsi" w:eastAsiaTheme="minorEastAsia" w:hAnsiTheme="minorHAnsi" w:cstheme="minorBidi"/>
          <w:noProof/>
          <w:kern w:val="0"/>
          <w:lang w:val="fr-FR"/>
        </w:rPr>
      </w:pPr>
      <w:hyperlink w:anchor="_Toc239694719" w:history="1">
        <w:r w:rsidRPr="00C9752E">
          <w:rPr>
            <w:rStyle w:val="Lienhypertexte"/>
            <w:rFonts w:ascii="Times New Roman" w:hAnsi="Times New Roman" w:cs="Times New Roman"/>
            <w:noProof/>
            <w:lang w:val="fr-FR"/>
          </w:rPr>
          <w:t>III.5.3. Validation de l’instrument</w:t>
        </w:r>
        <w:r w:rsidRPr="00C9752E">
          <w:rPr>
            <w:noProof/>
            <w:webHidden/>
          </w:rPr>
          <w:tab/>
        </w:r>
        <w:r w:rsidRPr="00C9752E">
          <w:rPr>
            <w:noProof/>
            <w:webHidden/>
          </w:rPr>
          <w:fldChar w:fldCharType="begin"/>
        </w:r>
        <w:r w:rsidRPr="00C9752E">
          <w:rPr>
            <w:noProof/>
            <w:webHidden/>
          </w:rPr>
          <w:instrText xml:space="preserve"> PAGEREF _Toc239694719 \h </w:instrText>
        </w:r>
        <w:r w:rsidRPr="00C9752E">
          <w:rPr>
            <w:noProof/>
            <w:webHidden/>
          </w:rPr>
        </w:r>
        <w:r w:rsidRPr="00C9752E">
          <w:rPr>
            <w:noProof/>
            <w:webHidden/>
          </w:rPr>
          <w:fldChar w:fldCharType="separate"/>
        </w:r>
        <w:r w:rsidRPr="00C9752E">
          <w:rPr>
            <w:noProof/>
            <w:webHidden/>
          </w:rPr>
          <w:t>36</w:t>
        </w:r>
        <w:r w:rsidRPr="00C9752E">
          <w:rPr>
            <w:noProof/>
            <w:webHidden/>
          </w:rPr>
          <w:fldChar w:fldCharType="end"/>
        </w:r>
      </w:hyperlink>
    </w:p>
    <w:p w14:paraId="476B3693" w14:textId="067077FC" w:rsidR="006B12AE" w:rsidRPr="00C9752E" w:rsidRDefault="006B12AE" w:rsidP="006B12AE">
      <w:pPr>
        <w:pStyle w:val="TM2"/>
        <w:rPr>
          <w:rFonts w:asciiTheme="minorHAnsi" w:eastAsiaTheme="minorEastAsia" w:hAnsiTheme="minorHAnsi" w:cstheme="minorBidi"/>
          <w:noProof/>
          <w:kern w:val="0"/>
          <w:lang w:val="fr-FR"/>
        </w:rPr>
      </w:pPr>
      <w:hyperlink w:anchor="_Toc239694721" w:history="1">
        <w:r w:rsidRPr="00C9752E">
          <w:rPr>
            <w:rStyle w:val="Lienhypertexte"/>
            <w:rFonts w:ascii="Times New Roman" w:hAnsi="Times New Roman" w:cs="Times New Roman"/>
            <w:bCs/>
            <w:noProof/>
            <w:lang w:val="fr-FR"/>
          </w:rPr>
          <w:t>III.6.  RESPECT DE L’ETHIQUE DE LA RECHERCHE</w:t>
        </w:r>
        <w:r w:rsidRPr="00C9752E">
          <w:rPr>
            <w:noProof/>
            <w:webHidden/>
          </w:rPr>
          <w:tab/>
        </w:r>
        <w:r w:rsidRPr="00C9752E">
          <w:rPr>
            <w:noProof/>
            <w:webHidden/>
          </w:rPr>
          <w:fldChar w:fldCharType="begin"/>
        </w:r>
        <w:r w:rsidRPr="00C9752E">
          <w:rPr>
            <w:noProof/>
            <w:webHidden/>
          </w:rPr>
          <w:instrText xml:space="preserve"> PAGEREF _Toc239694721 \h </w:instrText>
        </w:r>
        <w:r w:rsidRPr="00C9752E">
          <w:rPr>
            <w:noProof/>
            <w:webHidden/>
          </w:rPr>
        </w:r>
        <w:r w:rsidRPr="00C9752E">
          <w:rPr>
            <w:noProof/>
            <w:webHidden/>
          </w:rPr>
          <w:fldChar w:fldCharType="separate"/>
        </w:r>
        <w:r w:rsidRPr="00C9752E">
          <w:rPr>
            <w:noProof/>
            <w:webHidden/>
          </w:rPr>
          <w:t>36</w:t>
        </w:r>
        <w:r w:rsidRPr="00C9752E">
          <w:rPr>
            <w:noProof/>
            <w:webHidden/>
          </w:rPr>
          <w:fldChar w:fldCharType="end"/>
        </w:r>
      </w:hyperlink>
    </w:p>
    <w:p w14:paraId="07C91891" w14:textId="7CA2CAB0" w:rsidR="006B12AE" w:rsidRPr="00C9752E" w:rsidRDefault="006B12AE" w:rsidP="006B12AE">
      <w:pPr>
        <w:pStyle w:val="TM2"/>
        <w:rPr>
          <w:rFonts w:asciiTheme="minorHAnsi" w:eastAsiaTheme="minorEastAsia" w:hAnsiTheme="minorHAnsi" w:cstheme="minorBidi"/>
          <w:noProof/>
          <w:kern w:val="0"/>
          <w:lang w:val="fr-FR"/>
        </w:rPr>
      </w:pPr>
      <w:hyperlink w:anchor="_Toc239694724" w:history="1">
        <w:r w:rsidRPr="00C9752E">
          <w:rPr>
            <w:rStyle w:val="Lienhypertexte"/>
            <w:rFonts w:ascii="Times New Roman" w:hAnsi="Times New Roman" w:cs="Times New Roman"/>
            <w:bCs/>
            <w:noProof/>
            <w:lang w:val="fr-FR"/>
          </w:rPr>
          <w:t>III.7.  FINANCEMENT DE L’ETUDE</w:t>
        </w:r>
        <w:r w:rsidRPr="00C9752E">
          <w:rPr>
            <w:noProof/>
            <w:webHidden/>
          </w:rPr>
          <w:tab/>
        </w:r>
        <w:r w:rsidRPr="00C9752E">
          <w:rPr>
            <w:noProof/>
            <w:webHidden/>
          </w:rPr>
          <w:fldChar w:fldCharType="begin"/>
        </w:r>
        <w:r w:rsidRPr="00C9752E">
          <w:rPr>
            <w:noProof/>
            <w:webHidden/>
          </w:rPr>
          <w:instrText xml:space="preserve"> PAGEREF _Toc239694724 \h </w:instrText>
        </w:r>
        <w:r w:rsidRPr="00C9752E">
          <w:rPr>
            <w:noProof/>
            <w:webHidden/>
          </w:rPr>
        </w:r>
        <w:r w:rsidRPr="00C9752E">
          <w:rPr>
            <w:noProof/>
            <w:webHidden/>
          </w:rPr>
          <w:fldChar w:fldCharType="separate"/>
        </w:r>
        <w:r w:rsidRPr="00C9752E">
          <w:rPr>
            <w:noProof/>
            <w:webHidden/>
          </w:rPr>
          <w:t>37</w:t>
        </w:r>
        <w:r w:rsidRPr="00C9752E">
          <w:rPr>
            <w:noProof/>
            <w:webHidden/>
          </w:rPr>
          <w:fldChar w:fldCharType="end"/>
        </w:r>
      </w:hyperlink>
    </w:p>
    <w:p w14:paraId="48C03390" w14:textId="18BB4A21" w:rsidR="006B12AE" w:rsidRPr="00C9752E" w:rsidRDefault="006B12AE">
      <w:pPr>
        <w:pStyle w:val="TM2"/>
        <w:rPr>
          <w:rFonts w:asciiTheme="minorHAnsi" w:eastAsiaTheme="minorEastAsia" w:hAnsiTheme="minorHAnsi" w:cstheme="minorBidi"/>
          <w:noProof/>
          <w:kern w:val="0"/>
          <w:lang w:val="fr-FR"/>
        </w:rPr>
      </w:pPr>
      <w:hyperlink w:anchor="_Toc239694748" w:history="1">
        <w:r w:rsidRPr="00C9752E">
          <w:rPr>
            <w:rStyle w:val="Lienhypertexte"/>
            <w:rFonts w:ascii="Times New Roman" w:hAnsi="Times New Roman" w:cs="Times New Roman"/>
            <w:noProof/>
            <w:lang w:val="fr-FR"/>
          </w:rPr>
          <w:t>III.8. DEROULEMENT DE L’ENQUETE</w:t>
        </w:r>
        <w:r w:rsidRPr="00C9752E">
          <w:rPr>
            <w:noProof/>
            <w:webHidden/>
          </w:rPr>
          <w:tab/>
        </w:r>
        <w:r w:rsidRPr="00C9752E">
          <w:rPr>
            <w:noProof/>
            <w:webHidden/>
          </w:rPr>
          <w:fldChar w:fldCharType="begin"/>
        </w:r>
        <w:r w:rsidRPr="00C9752E">
          <w:rPr>
            <w:noProof/>
            <w:webHidden/>
          </w:rPr>
          <w:instrText xml:space="preserve"> PAGEREF _Toc239694748 \h </w:instrText>
        </w:r>
        <w:r w:rsidRPr="00C9752E">
          <w:rPr>
            <w:noProof/>
            <w:webHidden/>
          </w:rPr>
        </w:r>
        <w:r w:rsidRPr="00C9752E">
          <w:rPr>
            <w:noProof/>
            <w:webHidden/>
          </w:rPr>
          <w:fldChar w:fldCharType="separate"/>
        </w:r>
        <w:r w:rsidRPr="00C9752E">
          <w:rPr>
            <w:noProof/>
            <w:webHidden/>
          </w:rPr>
          <w:t>37</w:t>
        </w:r>
        <w:r w:rsidRPr="00C9752E">
          <w:rPr>
            <w:noProof/>
            <w:webHidden/>
          </w:rPr>
          <w:fldChar w:fldCharType="end"/>
        </w:r>
      </w:hyperlink>
    </w:p>
    <w:p w14:paraId="108700B2" w14:textId="041CA47A"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749" w:history="1">
        <w:r w:rsidRPr="00C9752E">
          <w:rPr>
            <w:rStyle w:val="Lienhypertexte"/>
            <w:rFonts w:ascii="Times New Roman" w:hAnsi="Times New Roman" w:cs="Times New Roman"/>
            <w:noProof/>
            <w:lang w:val="fr-FR"/>
          </w:rPr>
          <w:t>III .8.1. Considérations administratives et éthiques</w:t>
        </w:r>
        <w:r w:rsidRPr="00C9752E">
          <w:rPr>
            <w:noProof/>
            <w:webHidden/>
          </w:rPr>
          <w:tab/>
        </w:r>
        <w:r w:rsidRPr="00C9752E">
          <w:rPr>
            <w:noProof/>
            <w:webHidden/>
          </w:rPr>
          <w:fldChar w:fldCharType="begin"/>
        </w:r>
        <w:r w:rsidRPr="00C9752E">
          <w:rPr>
            <w:noProof/>
            <w:webHidden/>
          </w:rPr>
          <w:instrText xml:space="preserve"> PAGEREF _Toc239694749 \h </w:instrText>
        </w:r>
        <w:r w:rsidRPr="00C9752E">
          <w:rPr>
            <w:noProof/>
            <w:webHidden/>
          </w:rPr>
        </w:r>
        <w:r w:rsidRPr="00C9752E">
          <w:rPr>
            <w:noProof/>
            <w:webHidden/>
          </w:rPr>
          <w:fldChar w:fldCharType="separate"/>
        </w:r>
        <w:r w:rsidRPr="00C9752E">
          <w:rPr>
            <w:noProof/>
            <w:webHidden/>
          </w:rPr>
          <w:t>37</w:t>
        </w:r>
        <w:r w:rsidRPr="00C9752E">
          <w:rPr>
            <w:noProof/>
            <w:webHidden/>
          </w:rPr>
          <w:fldChar w:fldCharType="end"/>
        </w:r>
      </w:hyperlink>
    </w:p>
    <w:p w14:paraId="263256ED" w14:textId="0E1204D3"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750" w:history="1">
        <w:r w:rsidRPr="00C9752E">
          <w:rPr>
            <w:rStyle w:val="Lienhypertexte"/>
            <w:rFonts w:ascii="Times New Roman" w:hAnsi="Times New Roman" w:cs="Times New Roman"/>
            <w:noProof/>
            <w:lang w:val="fr-FR"/>
          </w:rPr>
          <w:t>III.8.2. Technique de collecte des données</w:t>
        </w:r>
        <w:r w:rsidRPr="00C9752E">
          <w:rPr>
            <w:noProof/>
            <w:webHidden/>
          </w:rPr>
          <w:tab/>
        </w:r>
        <w:r w:rsidRPr="00C9752E">
          <w:rPr>
            <w:noProof/>
            <w:webHidden/>
          </w:rPr>
          <w:fldChar w:fldCharType="begin"/>
        </w:r>
        <w:r w:rsidRPr="00C9752E">
          <w:rPr>
            <w:noProof/>
            <w:webHidden/>
          </w:rPr>
          <w:instrText xml:space="preserve"> PAGEREF _Toc239694750 \h </w:instrText>
        </w:r>
        <w:r w:rsidRPr="00C9752E">
          <w:rPr>
            <w:noProof/>
            <w:webHidden/>
          </w:rPr>
        </w:r>
        <w:r w:rsidRPr="00C9752E">
          <w:rPr>
            <w:noProof/>
            <w:webHidden/>
          </w:rPr>
          <w:fldChar w:fldCharType="separate"/>
        </w:r>
        <w:r w:rsidRPr="00C9752E">
          <w:rPr>
            <w:noProof/>
            <w:webHidden/>
          </w:rPr>
          <w:t>37</w:t>
        </w:r>
        <w:r w:rsidRPr="00C9752E">
          <w:rPr>
            <w:noProof/>
            <w:webHidden/>
          </w:rPr>
          <w:fldChar w:fldCharType="end"/>
        </w:r>
      </w:hyperlink>
    </w:p>
    <w:p w14:paraId="743D86A7" w14:textId="3582FDA6"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751" w:history="1">
        <w:r w:rsidRPr="00C9752E">
          <w:rPr>
            <w:rStyle w:val="Lienhypertexte"/>
            <w:rFonts w:ascii="Times New Roman" w:hAnsi="Times New Roman" w:cs="Times New Roman"/>
            <w:noProof/>
            <w:lang w:val="fr-FR"/>
          </w:rPr>
          <w:t>III.8.3. Traitement et analyse des données</w:t>
        </w:r>
        <w:r w:rsidRPr="00C9752E">
          <w:rPr>
            <w:noProof/>
            <w:webHidden/>
          </w:rPr>
          <w:tab/>
        </w:r>
        <w:r w:rsidRPr="00C9752E">
          <w:rPr>
            <w:noProof/>
            <w:webHidden/>
          </w:rPr>
          <w:fldChar w:fldCharType="begin"/>
        </w:r>
        <w:r w:rsidRPr="00C9752E">
          <w:rPr>
            <w:noProof/>
            <w:webHidden/>
          </w:rPr>
          <w:instrText xml:space="preserve"> PAGEREF _Toc239694751 \h </w:instrText>
        </w:r>
        <w:r w:rsidRPr="00C9752E">
          <w:rPr>
            <w:noProof/>
            <w:webHidden/>
          </w:rPr>
        </w:r>
        <w:r w:rsidRPr="00C9752E">
          <w:rPr>
            <w:noProof/>
            <w:webHidden/>
          </w:rPr>
          <w:fldChar w:fldCharType="separate"/>
        </w:r>
        <w:r w:rsidRPr="00C9752E">
          <w:rPr>
            <w:noProof/>
            <w:webHidden/>
          </w:rPr>
          <w:t>38</w:t>
        </w:r>
        <w:r w:rsidRPr="00C9752E">
          <w:rPr>
            <w:noProof/>
            <w:webHidden/>
          </w:rPr>
          <w:fldChar w:fldCharType="end"/>
        </w:r>
      </w:hyperlink>
    </w:p>
    <w:p w14:paraId="7763BC96" w14:textId="694FEFC1"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752" w:history="1">
        <w:r w:rsidRPr="00C9752E">
          <w:rPr>
            <w:rStyle w:val="Lienhypertexte"/>
            <w:rFonts w:ascii="Times New Roman" w:hAnsi="Times New Roman" w:cs="Times New Roman"/>
            <w:noProof/>
            <w:lang w:val="fr-FR"/>
          </w:rPr>
          <w:t>III.8.3.1. Dépouillement</w:t>
        </w:r>
        <w:r w:rsidRPr="00C9752E">
          <w:rPr>
            <w:noProof/>
            <w:webHidden/>
          </w:rPr>
          <w:tab/>
        </w:r>
        <w:r w:rsidRPr="00C9752E">
          <w:rPr>
            <w:noProof/>
            <w:webHidden/>
          </w:rPr>
          <w:fldChar w:fldCharType="begin"/>
        </w:r>
        <w:r w:rsidRPr="00C9752E">
          <w:rPr>
            <w:noProof/>
            <w:webHidden/>
          </w:rPr>
          <w:instrText xml:space="preserve"> PAGEREF _Toc239694752 \h </w:instrText>
        </w:r>
        <w:r w:rsidRPr="00C9752E">
          <w:rPr>
            <w:noProof/>
            <w:webHidden/>
          </w:rPr>
        </w:r>
        <w:r w:rsidRPr="00C9752E">
          <w:rPr>
            <w:noProof/>
            <w:webHidden/>
          </w:rPr>
          <w:fldChar w:fldCharType="separate"/>
        </w:r>
        <w:r w:rsidRPr="00C9752E">
          <w:rPr>
            <w:noProof/>
            <w:webHidden/>
          </w:rPr>
          <w:t>38</w:t>
        </w:r>
        <w:r w:rsidRPr="00C9752E">
          <w:rPr>
            <w:noProof/>
            <w:webHidden/>
          </w:rPr>
          <w:fldChar w:fldCharType="end"/>
        </w:r>
      </w:hyperlink>
    </w:p>
    <w:p w14:paraId="4846B383" w14:textId="21625660"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753" w:history="1">
        <w:r w:rsidRPr="00C9752E">
          <w:rPr>
            <w:rStyle w:val="Lienhypertexte"/>
            <w:rFonts w:ascii="Times New Roman" w:hAnsi="Times New Roman" w:cs="Times New Roman"/>
            <w:noProof/>
            <w:lang w:val="fr-FR"/>
          </w:rPr>
          <w:t>III.8.3.2. Programmes utilisés</w:t>
        </w:r>
        <w:r w:rsidRPr="00C9752E">
          <w:rPr>
            <w:noProof/>
            <w:webHidden/>
          </w:rPr>
          <w:tab/>
        </w:r>
        <w:r w:rsidRPr="00C9752E">
          <w:rPr>
            <w:noProof/>
            <w:webHidden/>
          </w:rPr>
          <w:fldChar w:fldCharType="begin"/>
        </w:r>
        <w:r w:rsidRPr="00C9752E">
          <w:rPr>
            <w:noProof/>
            <w:webHidden/>
          </w:rPr>
          <w:instrText xml:space="preserve"> PAGEREF _Toc239694753 \h </w:instrText>
        </w:r>
        <w:r w:rsidRPr="00C9752E">
          <w:rPr>
            <w:noProof/>
            <w:webHidden/>
          </w:rPr>
        </w:r>
        <w:r w:rsidRPr="00C9752E">
          <w:rPr>
            <w:noProof/>
            <w:webHidden/>
          </w:rPr>
          <w:fldChar w:fldCharType="separate"/>
        </w:r>
        <w:r w:rsidRPr="00C9752E">
          <w:rPr>
            <w:noProof/>
            <w:webHidden/>
          </w:rPr>
          <w:t>38</w:t>
        </w:r>
        <w:r w:rsidRPr="00C9752E">
          <w:rPr>
            <w:noProof/>
            <w:webHidden/>
          </w:rPr>
          <w:fldChar w:fldCharType="end"/>
        </w:r>
      </w:hyperlink>
    </w:p>
    <w:p w14:paraId="5B618D84" w14:textId="0B555F50"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754" w:history="1">
        <w:r w:rsidRPr="00C9752E">
          <w:rPr>
            <w:rStyle w:val="Lienhypertexte"/>
            <w:rFonts w:ascii="Times New Roman" w:hAnsi="Times New Roman" w:cs="Times New Roman"/>
            <w:noProof/>
            <w:lang w:val="fr-FR"/>
          </w:rPr>
          <w:t>III.9. COMMUNICATION DES RESULTATS</w:t>
        </w:r>
        <w:r w:rsidRPr="00C9752E">
          <w:rPr>
            <w:noProof/>
            <w:webHidden/>
          </w:rPr>
          <w:tab/>
        </w:r>
        <w:r w:rsidRPr="00C9752E">
          <w:rPr>
            <w:noProof/>
            <w:webHidden/>
          </w:rPr>
          <w:fldChar w:fldCharType="begin"/>
        </w:r>
        <w:r w:rsidRPr="00C9752E">
          <w:rPr>
            <w:noProof/>
            <w:webHidden/>
          </w:rPr>
          <w:instrText xml:space="preserve"> PAGEREF _Toc239694754 \h </w:instrText>
        </w:r>
        <w:r w:rsidRPr="00C9752E">
          <w:rPr>
            <w:noProof/>
            <w:webHidden/>
          </w:rPr>
        </w:r>
        <w:r w:rsidRPr="00C9752E">
          <w:rPr>
            <w:noProof/>
            <w:webHidden/>
          </w:rPr>
          <w:fldChar w:fldCharType="separate"/>
        </w:r>
        <w:r w:rsidRPr="00C9752E">
          <w:rPr>
            <w:noProof/>
            <w:webHidden/>
          </w:rPr>
          <w:t>38</w:t>
        </w:r>
        <w:r w:rsidRPr="00C9752E">
          <w:rPr>
            <w:noProof/>
            <w:webHidden/>
          </w:rPr>
          <w:fldChar w:fldCharType="end"/>
        </w:r>
      </w:hyperlink>
    </w:p>
    <w:p w14:paraId="487EF47E" w14:textId="27FCD76C"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755" w:history="1">
        <w:r w:rsidRPr="00C9752E">
          <w:rPr>
            <w:rStyle w:val="Lienhypertexte"/>
            <w:rFonts w:ascii="Times New Roman" w:hAnsi="Times New Roman" w:cs="Times New Roman"/>
            <w:noProof/>
            <w:lang w:val="fr-FR"/>
          </w:rPr>
          <w:t>III.10.  DIFFICULTES RENCONTREES</w:t>
        </w:r>
        <w:r w:rsidRPr="00C9752E">
          <w:rPr>
            <w:noProof/>
            <w:webHidden/>
          </w:rPr>
          <w:tab/>
        </w:r>
        <w:r w:rsidRPr="00C9752E">
          <w:rPr>
            <w:noProof/>
            <w:webHidden/>
          </w:rPr>
          <w:fldChar w:fldCharType="begin"/>
        </w:r>
        <w:r w:rsidRPr="00C9752E">
          <w:rPr>
            <w:noProof/>
            <w:webHidden/>
          </w:rPr>
          <w:instrText xml:space="preserve"> PAGEREF _Toc239694755 \h </w:instrText>
        </w:r>
        <w:r w:rsidRPr="00C9752E">
          <w:rPr>
            <w:noProof/>
            <w:webHidden/>
          </w:rPr>
        </w:r>
        <w:r w:rsidRPr="00C9752E">
          <w:rPr>
            <w:noProof/>
            <w:webHidden/>
          </w:rPr>
          <w:fldChar w:fldCharType="separate"/>
        </w:r>
        <w:r w:rsidRPr="00C9752E">
          <w:rPr>
            <w:noProof/>
            <w:webHidden/>
          </w:rPr>
          <w:t>38</w:t>
        </w:r>
        <w:r w:rsidRPr="00C9752E">
          <w:rPr>
            <w:noProof/>
            <w:webHidden/>
          </w:rPr>
          <w:fldChar w:fldCharType="end"/>
        </w:r>
      </w:hyperlink>
    </w:p>
    <w:p w14:paraId="4976630F" w14:textId="3980DB63" w:rsidR="006B12AE" w:rsidRPr="00C9752E" w:rsidRDefault="006B12AE">
      <w:pPr>
        <w:pStyle w:val="TM1"/>
        <w:rPr>
          <w:rFonts w:asciiTheme="minorHAnsi" w:eastAsiaTheme="minorEastAsia" w:hAnsiTheme="minorHAnsi" w:cstheme="minorBidi"/>
          <w:noProof/>
          <w:kern w:val="0"/>
          <w:lang w:val="fr-FR"/>
        </w:rPr>
      </w:pPr>
      <w:hyperlink r:id="rId63" w:anchor="_Toc239694756" w:history="1">
        <w:r w:rsidRPr="00C9752E">
          <w:rPr>
            <w:rStyle w:val="Lienhypertexte"/>
            <w:rFonts w:ascii="Times New Roman" w:hAnsi="Times New Roman" w:cs="Times New Roman"/>
            <w:noProof/>
          </w:rPr>
          <w:t>CHAPITRE IV : PRESENTATION DES              RESULTATS</w:t>
        </w:r>
        <w:r w:rsidRPr="00C9752E">
          <w:rPr>
            <w:noProof/>
            <w:webHidden/>
          </w:rPr>
          <w:tab/>
        </w:r>
        <w:r w:rsidRPr="00C9752E">
          <w:rPr>
            <w:noProof/>
            <w:webHidden/>
          </w:rPr>
          <w:fldChar w:fldCharType="begin"/>
        </w:r>
        <w:r w:rsidRPr="00C9752E">
          <w:rPr>
            <w:noProof/>
            <w:webHidden/>
          </w:rPr>
          <w:instrText xml:space="preserve"> PAGEREF _Toc239694756 \h </w:instrText>
        </w:r>
        <w:r w:rsidRPr="00C9752E">
          <w:rPr>
            <w:noProof/>
            <w:webHidden/>
          </w:rPr>
        </w:r>
        <w:r w:rsidRPr="00C9752E">
          <w:rPr>
            <w:noProof/>
            <w:webHidden/>
          </w:rPr>
          <w:fldChar w:fldCharType="separate"/>
        </w:r>
        <w:r w:rsidRPr="00C9752E">
          <w:rPr>
            <w:noProof/>
            <w:webHidden/>
          </w:rPr>
          <w:t>39</w:t>
        </w:r>
        <w:r w:rsidRPr="00C9752E">
          <w:rPr>
            <w:noProof/>
            <w:webHidden/>
          </w:rPr>
          <w:fldChar w:fldCharType="end"/>
        </w:r>
      </w:hyperlink>
    </w:p>
    <w:p w14:paraId="5DC315C2" w14:textId="1CA2C3E8" w:rsidR="006B12AE" w:rsidRPr="00C9752E" w:rsidRDefault="006B12AE">
      <w:pPr>
        <w:pStyle w:val="TM2"/>
        <w:rPr>
          <w:rFonts w:asciiTheme="minorHAnsi" w:eastAsiaTheme="minorEastAsia" w:hAnsiTheme="minorHAnsi" w:cstheme="minorBidi"/>
          <w:noProof/>
          <w:kern w:val="0"/>
          <w:lang w:val="fr-FR"/>
        </w:rPr>
      </w:pPr>
      <w:hyperlink w:anchor="_Toc239694757" w:history="1">
        <w:r w:rsidRPr="00C9752E">
          <w:rPr>
            <w:rStyle w:val="Lienhypertexte"/>
            <w:rFonts w:ascii="Times New Roman" w:hAnsi="Times New Roman" w:cs="Times New Roman"/>
            <w:noProof/>
            <w:lang w:val="fr-FR"/>
          </w:rPr>
          <w:t>IV.1. IDENTIFICATION DU PATIENT</w:t>
        </w:r>
        <w:r w:rsidRPr="00C9752E">
          <w:rPr>
            <w:noProof/>
            <w:webHidden/>
          </w:rPr>
          <w:tab/>
        </w:r>
        <w:r w:rsidRPr="00C9752E">
          <w:rPr>
            <w:noProof/>
            <w:webHidden/>
          </w:rPr>
          <w:fldChar w:fldCharType="begin"/>
        </w:r>
        <w:r w:rsidRPr="00C9752E">
          <w:rPr>
            <w:noProof/>
            <w:webHidden/>
          </w:rPr>
          <w:instrText xml:space="preserve"> PAGEREF _Toc239694757 \h </w:instrText>
        </w:r>
        <w:r w:rsidRPr="00C9752E">
          <w:rPr>
            <w:noProof/>
            <w:webHidden/>
          </w:rPr>
        </w:r>
        <w:r w:rsidRPr="00C9752E">
          <w:rPr>
            <w:noProof/>
            <w:webHidden/>
          </w:rPr>
          <w:fldChar w:fldCharType="separate"/>
        </w:r>
        <w:r w:rsidRPr="00C9752E">
          <w:rPr>
            <w:noProof/>
            <w:webHidden/>
          </w:rPr>
          <w:t>40</w:t>
        </w:r>
        <w:r w:rsidRPr="00C9752E">
          <w:rPr>
            <w:noProof/>
            <w:webHidden/>
          </w:rPr>
          <w:fldChar w:fldCharType="end"/>
        </w:r>
      </w:hyperlink>
    </w:p>
    <w:p w14:paraId="20268F1E" w14:textId="1D9B9165"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758" w:history="1">
        <w:r w:rsidRPr="00C9752E">
          <w:rPr>
            <w:rStyle w:val="Lienhypertexte"/>
            <w:rFonts w:ascii="Times New Roman" w:hAnsi="Times New Roman" w:cs="Times New Roman"/>
            <w:noProof/>
            <w:lang w:val="fr-FR"/>
          </w:rPr>
          <w:t>IV.2. CARACTERISTIQUES SOCIO DEMOGRAPHIQUES</w:t>
        </w:r>
        <w:r w:rsidRPr="00C9752E">
          <w:rPr>
            <w:noProof/>
            <w:webHidden/>
          </w:rPr>
          <w:tab/>
        </w:r>
        <w:r w:rsidRPr="00C9752E">
          <w:rPr>
            <w:noProof/>
            <w:webHidden/>
          </w:rPr>
          <w:fldChar w:fldCharType="begin"/>
        </w:r>
        <w:r w:rsidRPr="00C9752E">
          <w:rPr>
            <w:noProof/>
            <w:webHidden/>
          </w:rPr>
          <w:instrText xml:space="preserve"> PAGEREF _Toc239694758 \h </w:instrText>
        </w:r>
        <w:r w:rsidRPr="00C9752E">
          <w:rPr>
            <w:noProof/>
            <w:webHidden/>
          </w:rPr>
        </w:r>
        <w:r w:rsidRPr="00C9752E">
          <w:rPr>
            <w:noProof/>
            <w:webHidden/>
          </w:rPr>
          <w:fldChar w:fldCharType="separate"/>
        </w:r>
        <w:r w:rsidRPr="00C9752E">
          <w:rPr>
            <w:noProof/>
            <w:webHidden/>
          </w:rPr>
          <w:t>41</w:t>
        </w:r>
        <w:r w:rsidRPr="00C9752E">
          <w:rPr>
            <w:noProof/>
            <w:webHidden/>
          </w:rPr>
          <w:fldChar w:fldCharType="end"/>
        </w:r>
      </w:hyperlink>
    </w:p>
    <w:p w14:paraId="024D2AFF" w14:textId="799D2D54"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759" w:history="1">
        <w:r w:rsidRPr="00C9752E">
          <w:rPr>
            <w:rStyle w:val="Lienhypertexte"/>
            <w:rFonts w:ascii="Times New Roman" w:hAnsi="Times New Roman" w:cs="Times New Roman"/>
            <w:noProof/>
            <w:lang w:val="fr-FR"/>
          </w:rPr>
          <w:t>IV.3. ANTECEDENTS MEDICAUX ET GYNECOLOGIQUES</w:t>
        </w:r>
        <w:r w:rsidRPr="00C9752E">
          <w:rPr>
            <w:noProof/>
            <w:webHidden/>
          </w:rPr>
          <w:tab/>
        </w:r>
        <w:r w:rsidRPr="00C9752E">
          <w:rPr>
            <w:noProof/>
            <w:webHidden/>
          </w:rPr>
          <w:fldChar w:fldCharType="begin"/>
        </w:r>
        <w:r w:rsidRPr="00C9752E">
          <w:rPr>
            <w:noProof/>
            <w:webHidden/>
          </w:rPr>
          <w:instrText xml:space="preserve"> PAGEREF _Toc239694759 \h </w:instrText>
        </w:r>
        <w:r w:rsidRPr="00C9752E">
          <w:rPr>
            <w:noProof/>
            <w:webHidden/>
          </w:rPr>
        </w:r>
        <w:r w:rsidRPr="00C9752E">
          <w:rPr>
            <w:noProof/>
            <w:webHidden/>
          </w:rPr>
          <w:fldChar w:fldCharType="separate"/>
        </w:r>
        <w:r w:rsidRPr="00C9752E">
          <w:rPr>
            <w:noProof/>
            <w:webHidden/>
          </w:rPr>
          <w:t>45</w:t>
        </w:r>
        <w:r w:rsidRPr="00C9752E">
          <w:rPr>
            <w:noProof/>
            <w:webHidden/>
          </w:rPr>
          <w:fldChar w:fldCharType="end"/>
        </w:r>
      </w:hyperlink>
    </w:p>
    <w:p w14:paraId="65773BD8" w14:textId="3D3E7D57"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760" w:history="1">
        <w:r w:rsidRPr="00C9752E">
          <w:rPr>
            <w:rStyle w:val="Lienhypertexte"/>
            <w:rFonts w:ascii="Times New Roman" w:hAnsi="Times New Roman" w:cs="Times New Roman"/>
            <w:noProof/>
            <w:lang w:val="fr-FR"/>
          </w:rPr>
          <w:t>IV.5. CARACTERISTIQUES DE L’INFERTILITE</w:t>
        </w:r>
        <w:r w:rsidRPr="00C9752E">
          <w:rPr>
            <w:noProof/>
            <w:webHidden/>
          </w:rPr>
          <w:tab/>
        </w:r>
        <w:r w:rsidRPr="00C9752E">
          <w:rPr>
            <w:noProof/>
            <w:webHidden/>
          </w:rPr>
          <w:fldChar w:fldCharType="begin"/>
        </w:r>
        <w:r w:rsidRPr="00C9752E">
          <w:rPr>
            <w:noProof/>
            <w:webHidden/>
          </w:rPr>
          <w:instrText xml:space="preserve"> PAGEREF _Toc239694760 \h </w:instrText>
        </w:r>
        <w:r w:rsidRPr="00C9752E">
          <w:rPr>
            <w:noProof/>
            <w:webHidden/>
          </w:rPr>
        </w:r>
        <w:r w:rsidRPr="00C9752E">
          <w:rPr>
            <w:noProof/>
            <w:webHidden/>
          </w:rPr>
          <w:fldChar w:fldCharType="separate"/>
        </w:r>
        <w:r w:rsidRPr="00C9752E">
          <w:rPr>
            <w:noProof/>
            <w:webHidden/>
          </w:rPr>
          <w:t>49</w:t>
        </w:r>
        <w:r w:rsidRPr="00C9752E">
          <w:rPr>
            <w:noProof/>
            <w:webHidden/>
          </w:rPr>
          <w:fldChar w:fldCharType="end"/>
        </w:r>
      </w:hyperlink>
    </w:p>
    <w:p w14:paraId="2A3FCB0D" w14:textId="230EF242"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761" w:history="1">
        <w:r w:rsidRPr="00C9752E">
          <w:rPr>
            <w:rStyle w:val="Lienhypertexte"/>
            <w:rFonts w:ascii="Times New Roman" w:hAnsi="Times New Roman" w:cs="Times New Roman"/>
            <w:noProof/>
            <w:lang w:val="fr-FR"/>
          </w:rPr>
          <w:t>IV.6. EXAMENS COMPLEMENTAIRES DE LA FEMME</w:t>
        </w:r>
        <w:r w:rsidRPr="00C9752E">
          <w:rPr>
            <w:noProof/>
            <w:webHidden/>
          </w:rPr>
          <w:tab/>
        </w:r>
        <w:r w:rsidRPr="00C9752E">
          <w:rPr>
            <w:noProof/>
            <w:webHidden/>
          </w:rPr>
          <w:fldChar w:fldCharType="begin"/>
        </w:r>
        <w:r w:rsidRPr="00C9752E">
          <w:rPr>
            <w:noProof/>
            <w:webHidden/>
          </w:rPr>
          <w:instrText xml:space="preserve"> PAGEREF _Toc239694761 \h </w:instrText>
        </w:r>
        <w:r w:rsidRPr="00C9752E">
          <w:rPr>
            <w:noProof/>
            <w:webHidden/>
          </w:rPr>
        </w:r>
        <w:r w:rsidRPr="00C9752E">
          <w:rPr>
            <w:noProof/>
            <w:webHidden/>
          </w:rPr>
          <w:fldChar w:fldCharType="separate"/>
        </w:r>
        <w:r w:rsidRPr="00C9752E">
          <w:rPr>
            <w:noProof/>
            <w:webHidden/>
          </w:rPr>
          <w:t>50</w:t>
        </w:r>
        <w:r w:rsidRPr="00C9752E">
          <w:rPr>
            <w:noProof/>
            <w:webHidden/>
          </w:rPr>
          <w:fldChar w:fldCharType="end"/>
        </w:r>
      </w:hyperlink>
    </w:p>
    <w:p w14:paraId="6C5D8CAF" w14:textId="7731F9C0"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762" w:history="1">
        <w:r w:rsidRPr="00C9752E">
          <w:rPr>
            <w:rStyle w:val="Lienhypertexte"/>
            <w:rFonts w:ascii="Times New Roman" w:hAnsi="Times New Roman" w:cs="Times New Roman"/>
            <w:noProof/>
            <w:lang w:val="fr-FR"/>
          </w:rPr>
          <w:t>IV.7. EXAMENS COMPLEMENTAIRES HOMMES</w:t>
        </w:r>
        <w:r w:rsidRPr="00C9752E">
          <w:rPr>
            <w:noProof/>
            <w:webHidden/>
          </w:rPr>
          <w:tab/>
        </w:r>
        <w:r w:rsidRPr="00C9752E">
          <w:rPr>
            <w:noProof/>
            <w:webHidden/>
          </w:rPr>
          <w:fldChar w:fldCharType="begin"/>
        </w:r>
        <w:r w:rsidRPr="00C9752E">
          <w:rPr>
            <w:noProof/>
            <w:webHidden/>
          </w:rPr>
          <w:instrText xml:space="preserve"> PAGEREF _Toc239694762 \h </w:instrText>
        </w:r>
        <w:r w:rsidRPr="00C9752E">
          <w:rPr>
            <w:noProof/>
            <w:webHidden/>
          </w:rPr>
        </w:r>
        <w:r w:rsidRPr="00C9752E">
          <w:rPr>
            <w:noProof/>
            <w:webHidden/>
          </w:rPr>
          <w:fldChar w:fldCharType="separate"/>
        </w:r>
        <w:r w:rsidRPr="00C9752E">
          <w:rPr>
            <w:noProof/>
            <w:webHidden/>
          </w:rPr>
          <w:t>51</w:t>
        </w:r>
        <w:r w:rsidRPr="00C9752E">
          <w:rPr>
            <w:noProof/>
            <w:webHidden/>
          </w:rPr>
          <w:fldChar w:fldCharType="end"/>
        </w:r>
      </w:hyperlink>
    </w:p>
    <w:p w14:paraId="5BEB030B" w14:textId="46503A7F"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763" w:history="1">
        <w:r w:rsidRPr="00C9752E">
          <w:rPr>
            <w:rStyle w:val="Lienhypertexte"/>
            <w:rFonts w:ascii="Times New Roman" w:hAnsi="Times New Roman" w:cs="Times New Roman"/>
            <w:noProof/>
            <w:lang w:val="fr-FR"/>
          </w:rPr>
          <w:t>IV.8. DIAGNOSTICS ETIOLOGIQUES SELON LE MEDECIN</w:t>
        </w:r>
        <w:r w:rsidRPr="00C9752E">
          <w:rPr>
            <w:noProof/>
            <w:webHidden/>
          </w:rPr>
          <w:tab/>
        </w:r>
        <w:r w:rsidRPr="00C9752E">
          <w:rPr>
            <w:noProof/>
            <w:webHidden/>
          </w:rPr>
          <w:fldChar w:fldCharType="begin"/>
        </w:r>
        <w:r w:rsidRPr="00C9752E">
          <w:rPr>
            <w:noProof/>
            <w:webHidden/>
          </w:rPr>
          <w:instrText xml:space="preserve"> PAGEREF _Toc239694763 \h </w:instrText>
        </w:r>
        <w:r w:rsidRPr="00C9752E">
          <w:rPr>
            <w:noProof/>
            <w:webHidden/>
          </w:rPr>
        </w:r>
        <w:r w:rsidRPr="00C9752E">
          <w:rPr>
            <w:noProof/>
            <w:webHidden/>
          </w:rPr>
          <w:fldChar w:fldCharType="separate"/>
        </w:r>
        <w:r w:rsidRPr="00C9752E">
          <w:rPr>
            <w:noProof/>
            <w:webHidden/>
          </w:rPr>
          <w:t>52</w:t>
        </w:r>
        <w:r w:rsidRPr="00C9752E">
          <w:rPr>
            <w:noProof/>
            <w:webHidden/>
          </w:rPr>
          <w:fldChar w:fldCharType="end"/>
        </w:r>
      </w:hyperlink>
    </w:p>
    <w:p w14:paraId="61E0A55F" w14:textId="57994CC8" w:rsidR="006B12AE" w:rsidRPr="00C9752E" w:rsidRDefault="006B12AE">
      <w:pPr>
        <w:pStyle w:val="TM3"/>
        <w:tabs>
          <w:tab w:val="right" w:leader="dot" w:pos="9062"/>
        </w:tabs>
        <w:rPr>
          <w:rFonts w:asciiTheme="minorHAnsi" w:eastAsiaTheme="minorEastAsia" w:hAnsiTheme="minorHAnsi" w:cstheme="minorBidi"/>
          <w:noProof/>
          <w:kern w:val="0"/>
          <w:lang w:val="fr-FR"/>
        </w:rPr>
      </w:pPr>
      <w:hyperlink w:anchor="_Toc239694764" w:history="1">
        <w:r w:rsidRPr="00C9752E">
          <w:rPr>
            <w:rStyle w:val="Lienhypertexte"/>
            <w:rFonts w:ascii="Times New Roman" w:hAnsi="Times New Roman" w:cs="Times New Roman"/>
            <w:noProof/>
            <w:lang w:val="fr-FR"/>
          </w:rPr>
          <w:t>IV.9. PRISE EN CHARGE INITIALE</w:t>
        </w:r>
        <w:r w:rsidRPr="00C9752E">
          <w:rPr>
            <w:noProof/>
            <w:webHidden/>
          </w:rPr>
          <w:tab/>
        </w:r>
        <w:r w:rsidRPr="00C9752E">
          <w:rPr>
            <w:noProof/>
            <w:webHidden/>
          </w:rPr>
          <w:fldChar w:fldCharType="begin"/>
        </w:r>
        <w:r w:rsidRPr="00C9752E">
          <w:rPr>
            <w:noProof/>
            <w:webHidden/>
          </w:rPr>
          <w:instrText xml:space="preserve"> PAGEREF _Toc239694764 \h </w:instrText>
        </w:r>
        <w:r w:rsidRPr="00C9752E">
          <w:rPr>
            <w:noProof/>
            <w:webHidden/>
          </w:rPr>
        </w:r>
        <w:r w:rsidRPr="00C9752E">
          <w:rPr>
            <w:noProof/>
            <w:webHidden/>
          </w:rPr>
          <w:fldChar w:fldCharType="separate"/>
        </w:r>
        <w:r w:rsidRPr="00C9752E">
          <w:rPr>
            <w:noProof/>
            <w:webHidden/>
          </w:rPr>
          <w:t>53</w:t>
        </w:r>
        <w:r w:rsidRPr="00C9752E">
          <w:rPr>
            <w:noProof/>
            <w:webHidden/>
          </w:rPr>
          <w:fldChar w:fldCharType="end"/>
        </w:r>
      </w:hyperlink>
    </w:p>
    <w:p w14:paraId="02350854" w14:textId="17185045" w:rsidR="006B12AE" w:rsidRPr="00C9752E" w:rsidRDefault="006B12AE">
      <w:pPr>
        <w:pStyle w:val="TM1"/>
        <w:rPr>
          <w:rFonts w:asciiTheme="minorHAnsi" w:eastAsiaTheme="minorEastAsia" w:hAnsiTheme="minorHAnsi" w:cstheme="minorBidi"/>
          <w:noProof/>
          <w:kern w:val="0"/>
          <w:lang w:val="fr-FR"/>
        </w:rPr>
      </w:pPr>
      <w:hyperlink r:id="rId64" w:anchor="_Toc239694765" w:history="1">
        <w:r w:rsidRPr="00C9752E">
          <w:rPr>
            <w:rStyle w:val="Lienhypertexte"/>
            <w:rFonts w:ascii="Times New Roman" w:hAnsi="Times New Roman" w:cs="Times New Roman"/>
            <w:noProof/>
          </w:rPr>
          <w:t>CHAPITRE V : SYNTHESE ET DISCUSSION</w:t>
        </w:r>
        <w:r w:rsidRPr="00C9752E">
          <w:rPr>
            <w:noProof/>
            <w:webHidden/>
          </w:rPr>
          <w:tab/>
        </w:r>
        <w:r w:rsidRPr="00C9752E">
          <w:rPr>
            <w:noProof/>
            <w:webHidden/>
          </w:rPr>
          <w:fldChar w:fldCharType="begin"/>
        </w:r>
        <w:r w:rsidRPr="00C9752E">
          <w:rPr>
            <w:noProof/>
            <w:webHidden/>
          </w:rPr>
          <w:instrText xml:space="preserve"> PAGEREF _Toc239694765 \h </w:instrText>
        </w:r>
        <w:r w:rsidRPr="00C9752E">
          <w:rPr>
            <w:noProof/>
            <w:webHidden/>
          </w:rPr>
        </w:r>
        <w:r w:rsidRPr="00C9752E">
          <w:rPr>
            <w:noProof/>
            <w:webHidden/>
          </w:rPr>
          <w:fldChar w:fldCharType="separate"/>
        </w:r>
        <w:r w:rsidRPr="00C9752E">
          <w:rPr>
            <w:noProof/>
            <w:webHidden/>
          </w:rPr>
          <w:t>54</w:t>
        </w:r>
        <w:r w:rsidRPr="00C9752E">
          <w:rPr>
            <w:noProof/>
            <w:webHidden/>
          </w:rPr>
          <w:fldChar w:fldCharType="end"/>
        </w:r>
      </w:hyperlink>
    </w:p>
    <w:p w14:paraId="478D37B0" w14:textId="6F1DC3C4" w:rsidR="006B12AE" w:rsidRPr="00C9752E" w:rsidRDefault="006B12AE">
      <w:pPr>
        <w:pStyle w:val="TM2"/>
        <w:rPr>
          <w:rFonts w:asciiTheme="minorHAnsi" w:eastAsiaTheme="minorEastAsia" w:hAnsiTheme="minorHAnsi" w:cstheme="minorBidi"/>
          <w:noProof/>
          <w:kern w:val="0"/>
          <w:lang w:val="fr-FR"/>
        </w:rPr>
      </w:pPr>
      <w:hyperlink w:anchor="_Toc239694766" w:history="1">
        <w:r w:rsidRPr="00C9752E">
          <w:rPr>
            <w:rStyle w:val="Lienhypertexte"/>
            <w:rFonts w:ascii="Times New Roman" w:hAnsi="Times New Roman" w:cs="Times New Roman"/>
            <w:noProof/>
            <w:lang w:val="fr-FR"/>
          </w:rPr>
          <w:t>V.1. LIMITES DE L’ETUDE</w:t>
        </w:r>
        <w:r w:rsidRPr="00C9752E">
          <w:rPr>
            <w:noProof/>
            <w:webHidden/>
          </w:rPr>
          <w:tab/>
        </w:r>
        <w:r w:rsidRPr="00C9752E">
          <w:rPr>
            <w:noProof/>
            <w:webHidden/>
          </w:rPr>
          <w:fldChar w:fldCharType="begin"/>
        </w:r>
        <w:r w:rsidRPr="00C9752E">
          <w:rPr>
            <w:noProof/>
            <w:webHidden/>
          </w:rPr>
          <w:instrText xml:space="preserve"> PAGEREF _Toc239694766 \h </w:instrText>
        </w:r>
        <w:r w:rsidRPr="00C9752E">
          <w:rPr>
            <w:noProof/>
            <w:webHidden/>
          </w:rPr>
        </w:r>
        <w:r w:rsidRPr="00C9752E">
          <w:rPr>
            <w:noProof/>
            <w:webHidden/>
          </w:rPr>
          <w:fldChar w:fldCharType="separate"/>
        </w:r>
        <w:r w:rsidRPr="00C9752E">
          <w:rPr>
            <w:noProof/>
            <w:webHidden/>
          </w:rPr>
          <w:t>55</w:t>
        </w:r>
        <w:r w:rsidRPr="00C9752E">
          <w:rPr>
            <w:noProof/>
            <w:webHidden/>
          </w:rPr>
          <w:fldChar w:fldCharType="end"/>
        </w:r>
      </w:hyperlink>
    </w:p>
    <w:p w14:paraId="0F9E251F" w14:textId="10151BB1" w:rsidR="006B12AE" w:rsidRPr="00C9752E" w:rsidRDefault="006B12AE">
      <w:pPr>
        <w:pStyle w:val="TM1"/>
        <w:rPr>
          <w:rFonts w:asciiTheme="minorHAnsi" w:eastAsiaTheme="minorEastAsia" w:hAnsiTheme="minorHAnsi" w:cstheme="minorBidi"/>
          <w:noProof/>
          <w:kern w:val="0"/>
          <w:lang w:val="fr-FR"/>
        </w:rPr>
      </w:pPr>
      <w:hyperlink w:anchor="_Toc239694767" w:history="1">
        <w:r w:rsidRPr="00C9752E">
          <w:rPr>
            <w:rStyle w:val="Lienhypertexte"/>
            <w:noProof/>
            <w:lang w:val="fr-FR"/>
          </w:rPr>
          <w:t xml:space="preserve">V.2. </w:t>
        </w:r>
        <w:r w:rsidRPr="00C9752E">
          <w:rPr>
            <w:rStyle w:val="Lienhypertexte"/>
            <w:rFonts w:ascii="Times New Roman" w:hAnsi="Times New Roman" w:cs="Times New Roman"/>
            <w:noProof/>
            <w:lang w:val="fr-FR"/>
          </w:rPr>
          <w:t>DISCUSSION DES RÉSULTATS</w:t>
        </w:r>
        <w:r w:rsidRPr="00C9752E">
          <w:rPr>
            <w:noProof/>
            <w:webHidden/>
          </w:rPr>
          <w:tab/>
        </w:r>
        <w:r w:rsidRPr="00C9752E">
          <w:rPr>
            <w:noProof/>
            <w:webHidden/>
          </w:rPr>
          <w:fldChar w:fldCharType="begin"/>
        </w:r>
        <w:r w:rsidRPr="00C9752E">
          <w:rPr>
            <w:noProof/>
            <w:webHidden/>
          </w:rPr>
          <w:instrText xml:space="preserve"> PAGEREF _Toc239694767 \h </w:instrText>
        </w:r>
        <w:r w:rsidRPr="00C9752E">
          <w:rPr>
            <w:noProof/>
            <w:webHidden/>
          </w:rPr>
        </w:r>
        <w:r w:rsidRPr="00C9752E">
          <w:rPr>
            <w:noProof/>
            <w:webHidden/>
          </w:rPr>
          <w:fldChar w:fldCharType="separate"/>
        </w:r>
        <w:r w:rsidRPr="00C9752E">
          <w:rPr>
            <w:noProof/>
            <w:webHidden/>
          </w:rPr>
          <w:t>55</w:t>
        </w:r>
        <w:r w:rsidRPr="00C9752E">
          <w:rPr>
            <w:noProof/>
            <w:webHidden/>
          </w:rPr>
          <w:fldChar w:fldCharType="end"/>
        </w:r>
      </w:hyperlink>
    </w:p>
    <w:p w14:paraId="4102D9FF" w14:textId="7B44F83C" w:rsidR="006B12AE" w:rsidRPr="00C9752E" w:rsidRDefault="006B12AE">
      <w:pPr>
        <w:pStyle w:val="TM2"/>
        <w:rPr>
          <w:rFonts w:asciiTheme="minorHAnsi" w:eastAsiaTheme="minorEastAsia" w:hAnsiTheme="minorHAnsi" w:cstheme="minorBidi"/>
          <w:noProof/>
          <w:kern w:val="0"/>
          <w:lang w:val="fr-FR"/>
        </w:rPr>
      </w:pPr>
      <w:hyperlink w:anchor="_Toc239694768" w:history="1">
        <w:r w:rsidRPr="00C9752E">
          <w:rPr>
            <w:rStyle w:val="Lienhypertexte"/>
            <w:noProof/>
            <w:lang w:val="fr-FR"/>
          </w:rPr>
          <w:t>V .2.1</w:t>
        </w:r>
        <w:r w:rsidRPr="00C9752E">
          <w:rPr>
            <w:rStyle w:val="Lienhypertexte"/>
            <w:rFonts w:ascii="Times New Roman" w:hAnsi="Times New Roman" w:cs="Times New Roman"/>
            <w:noProof/>
            <w:lang w:val="fr-FR"/>
          </w:rPr>
          <w:t>. Identification des patients</w:t>
        </w:r>
        <w:r w:rsidRPr="00C9752E">
          <w:rPr>
            <w:noProof/>
            <w:webHidden/>
          </w:rPr>
          <w:tab/>
        </w:r>
        <w:r w:rsidRPr="00C9752E">
          <w:rPr>
            <w:noProof/>
            <w:webHidden/>
          </w:rPr>
          <w:fldChar w:fldCharType="begin"/>
        </w:r>
        <w:r w:rsidRPr="00C9752E">
          <w:rPr>
            <w:noProof/>
            <w:webHidden/>
          </w:rPr>
          <w:instrText xml:space="preserve"> PAGEREF _Toc239694768 \h </w:instrText>
        </w:r>
        <w:r w:rsidRPr="00C9752E">
          <w:rPr>
            <w:noProof/>
            <w:webHidden/>
          </w:rPr>
        </w:r>
        <w:r w:rsidRPr="00C9752E">
          <w:rPr>
            <w:noProof/>
            <w:webHidden/>
          </w:rPr>
          <w:fldChar w:fldCharType="separate"/>
        </w:r>
        <w:r w:rsidRPr="00C9752E">
          <w:rPr>
            <w:noProof/>
            <w:webHidden/>
          </w:rPr>
          <w:t>55</w:t>
        </w:r>
        <w:r w:rsidRPr="00C9752E">
          <w:rPr>
            <w:noProof/>
            <w:webHidden/>
          </w:rPr>
          <w:fldChar w:fldCharType="end"/>
        </w:r>
      </w:hyperlink>
    </w:p>
    <w:p w14:paraId="2571ED45" w14:textId="2B71CD7A" w:rsidR="006B12AE" w:rsidRPr="00C9752E" w:rsidRDefault="006B12AE">
      <w:pPr>
        <w:pStyle w:val="TM2"/>
        <w:rPr>
          <w:rFonts w:asciiTheme="minorHAnsi" w:eastAsiaTheme="minorEastAsia" w:hAnsiTheme="minorHAnsi" w:cstheme="minorBidi"/>
          <w:noProof/>
          <w:kern w:val="0"/>
          <w:lang w:val="fr-FR"/>
        </w:rPr>
      </w:pPr>
      <w:hyperlink w:anchor="_Toc239694769" w:history="1">
        <w:r w:rsidRPr="00C9752E">
          <w:rPr>
            <w:rStyle w:val="Lienhypertexte"/>
            <w:rFonts w:ascii="Times New Roman" w:hAnsi="Times New Roman" w:cs="Times New Roman"/>
            <w:noProof/>
            <w:lang w:val="fr-FR"/>
          </w:rPr>
          <w:t>V.2.2. Caractéristiques sociodémographiques</w:t>
        </w:r>
        <w:r w:rsidRPr="00C9752E">
          <w:rPr>
            <w:noProof/>
            <w:webHidden/>
          </w:rPr>
          <w:tab/>
        </w:r>
        <w:r w:rsidRPr="00C9752E">
          <w:rPr>
            <w:noProof/>
            <w:webHidden/>
          </w:rPr>
          <w:fldChar w:fldCharType="begin"/>
        </w:r>
        <w:r w:rsidRPr="00C9752E">
          <w:rPr>
            <w:noProof/>
            <w:webHidden/>
          </w:rPr>
          <w:instrText xml:space="preserve"> PAGEREF _Toc239694769 \h </w:instrText>
        </w:r>
        <w:r w:rsidRPr="00C9752E">
          <w:rPr>
            <w:noProof/>
            <w:webHidden/>
          </w:rPr>
        </w:r>
        <w:r w:rsidRPr="00C9752E">
          <w:rPr>
            <w:noProof/>
            <w:webHidden/>
          </w:rPr>
          <w:fldChar w:fldCharType="separate"/>
        </w:r>
        <w:r w:rsidRPr="00C9752E">
          <w:rPr>
            <w:noProof/>
            <w:webHidden/>
          </w:rPr>
          <w:t>56</w:t>
        </w:r>
        <w:r w:rsidRPr="00C9752E">
          <w:rPr>
            <w:noProof/>
            <w:webHidden/>
          </w:rPr>
          <w:fldChar w:fldCharType="end"/>
        </w:r>
      </w:hyperlink>
    </w:p>
    <w:p w14:paraId="1EA83D8B" w14:textId="2A64921B" w:rsidR="006B12AE" w:rsidRPr="00C9752E" w:rsidRDefault="006B12AE">
      <w:pPr>
        <w:pStyle w:val="TM2"/>
        <w:rPr>
          <w:rFonts w:asciiTheme="minorHAnsi" w:eastAsiaTheme="minorEastAsia" w:hAnsiTheme="minorHAnsi" w:cstheme="minorBidi"/>
          <w:noProof/>
          <w:kern w:val="0"/>
          <w:lang w:val="fr-FR"/>
        </w:rPr>
      </w:pPr>
      <w:hyperlink w:anchor="_Toc239694770" w:history="1">
        <w:r w:rsidRPr="00C9752E">
          <w:rPr>
            <w:rStyle w:val="Lienhypertexte"/>
            <w:rFonts w:ascii="Times New Roman" w:hAnsi="Times New Roman" w:cs="Times New Roman"/>
            <w:noProof/>
            <w:lang w:val="fr-FR"/>
          </w:rPr>
          <w:t>V.2.3. Antécédents médicaux et gynécologiques</w:t>
        </w:r>
        <w:r w:rsidRPr="00C9752E">
          <w:rPr>
            <w:noProof/>
            <w:webHidden/>
          </w:rPr>
          <w:tab/>
        </w:r>
        <w:r w:rsidRPr="00C9752E">
          <w:rPr>
            <w:noProof/>
            <w:webHidden/>
          </w:rPr>
          <w:fldChar w:fldCharType="begin"/>
        </w:r>
        <w:r w:rsidRPr="00C9752E">
          <w:rPr>
            <w:noProof/>
            <w:webHidden/>
          </w:rPr>
          <w:instrText xml:space="preserve"> PAGEREF _Toc239694770 \h </w:instrText>
        </w:r>
        <w:r w:rsidRPr="00C9752E">
          <w:rPr>
            <w:noProof/>
            <w:webHidden/>
          </w:rPr>
        </w:r>
        <w:r w:rsidRPr="00C9752E">
          <w:rPr>
            <w:noProof/>
            <w:webHidden/>
          </w:rPr>
          <w:fldChar w:fldCharType="separate"/>
        </w:r>
        <w:r w:rsidRPr="00C9752E">
          <w:rPr>
            <w:noProof/>
            <w:webHidden/>
          </w:rPr>
          <w:t>57</w:t>
        </w:r>
        <w:r w:rsidRPr="00C9752E">
          <w:rPr>
            <w:noProof/>
            <w:webHidden/>
          </w:rPr>
          <w:fldChar w:fldCharType="end"/>
        </w:r>
      </w:hyperlink>
    </w:p>
    <w:p w14:paraId="374DD04B" w14:textId="25C6CB64" w:rsidR="006B12AE" w:rsidRPr="00C9752E" w:rsidRDefault="006B12AE">
      <w:pPr>
        <w:pStyle w:val="TM2"/>
        <w:rPr>
          <w:rFonts w:asciiTheme="minorHAnsi" w:eastAsiaTheme="minorEastAsia" w:hAnsiTheme="minorHAnsi" w:cstheme="minorBidi"/>
          <w:noProof/>
          <w:kern w:val="0"/>
          <w:lang w:val="fr-FR"/>
        </w:rPr>
      </w:pPr>
      <w:hyperlink w:anchor="_Toc239694771" w:history="1">
        <w:r w:rsidRPr="00C9752E">
          <w:rPr>
            <w:rStyle w:val="Lienhypertexte"/>
            <w:rFonts w:ascii="Times New Roman" w:hAnsi="Times New Roman" w:cs="Times New Roman"/>
            <w:noProof/>
            <w:lang w:val="fr-FR"/>
          </w:rPr>
          <w:t>V.2.4. Antécédents médicaux et urologiques des hommes</w:t>
        </w:r>
        <w:r w:rsidRPr="00C9752E">
          <w:rPr>
            <w:noProof/>
            <w:webHidden/>
          </w:rPr>
          <w:tab/>
        </w:r>
        <w:r w:rsidRPr="00C9752E">
          <w:rPr>
            <w:noProof/>
            <w:webHidden/>
          </w:rPr>
          <w:fldChar w:fldCharType="begin"/>
        </w:r>
        <w:r w:rsidRPr="00C9752E">
          <w:rPr>
            <w:noProof/>
            <w:webHidden/>
          </w:rPr>
          <w:instrText xml:space="preserve"> PAGEREF _Toc239694771 \h </w:instrText>
        </w:r>
        <w:r w:rsidRPr="00C9752E">
          <w:rPr>
            <w:noProof/>
            <w:webHidden/>
          </w:rPr>
        </w:r>
        <w:r w:rsidRPr="00C9752E">
          <w:rPr>
            <w:noProof/>
            <w:webHidden/>
          </w:rPr>
          <w:fldChar w:fldCharType="separate"/>
        </w:r>
        <w:r w:rsidRPr="00C9752E">
          <w:rPr>
            <w:noProof/>
            <w:webHidden/>
          </w:rPr>
          <w:t>58</w:t>
        </w:r>
        <w:r w:rsidRPr="00C9752E">
          <w:rPr>
            <w:noProof/>
            <w:webHidden/>
          </w:rPr>
          <w:fldChar w:fldCharType="end"/>
        </w:r>
      </w:hyperlink>
    </w:p>
    <w:p w14:paraId="3F3C9C12" w14:textId="70BFD18A" w:rsidR="006B12AE" w:rsidRPr="00C9752E" w:rsidRDefault="006B12AE">
      <w:pPr>
        <w:pStyle w:val="TM2"/>
        <w:rPr>
          <w:rFonts w:asciiTheme="minorHAnsi" w:eastAsiaTheme="minorEastAsia" w:hAnsiTheme="minorHAnsi" w:cstheme="minorBidi"/>
          <w:noProof/>
          <w:kern w:val="0"/>
          <w:lang w:val="fr-FR"/>
        </w:rPr>
      </w:pPr>
      <w:hyperlink w:anchor="_Toc239694772" w:history="1">
        <w:r w:rsidRPr="00C9752E">
          <w:rPr>
            <w:rStyle w:val="Lienhypertexte"/>
            <w:rFonts w:ascii="Times New Roman" w:hAnsi="Times New Roman" w:cs="Times New Roman"/>
            <w:noProof/>
            <w:lang w:val="fr-FR"/>
          </w:rPr>
          <w:t>V.2.5. Caractéristiques de l'infertilité</w:t>
        </w:r>
        <w:r w:rsidRPr="00C9752E">
          <w:rPr>
            <w:noProof/>
            <w:webHidden/>
          </w:rPr>
          <w:tab/>
        </w:r>
        <w:r w:rsidRPr="00C9752E">
          <w:rPr>
            <w:noProof/>
            <w:webHidden/>
          </w:rPr>
          <w:fldChar w:fldCharType="begin"/>
        </w:r>
        <w:r w:rsidRPr="00C9752E">
          <w:rPr>
            <w:noProof/>
            <w:webHidden/>
          </w:rPr>
          <w:instrText xml:space="preserve"> PAGEREF _Toc239694772 \h </w:instrText>
        </w:r>
        <w:r w:rsidRPr="00C9752E">
          <w:rPr>
            <w:noProof/>
            <w:webHidden/>
          </w:rPr>
        </w:r>
        <w:r w:rsidRPr="00C9752E">
          <w:rPr>
            <w:noProof/>
            <w:webHidden/>
          </w:rPr>
          <w:fldChar w:fldCharType="separate"/>
        </w:r>
        <w:r w:rsidRPr="00C9752E">
          <w:rPr>
            <w:noProof/>
            <w:webHidden/>
          </w:rPr>
          <w:t>59</w:t>
        </w:r>
        <w:r w:rsidRPr="00C9752E">
          <w:rPr>
            <w:noProof/>
            <w:webHidden/>
          </w:rPr>
          <w:fldChar w:fldCharType="end"/>
        </w:r>
      </w:hyperlink>
    </w:p>
    <w:p w14:paraId="133C3BAE" w14:textId="675BD505" w:rsidR="006B12AE" w:rsidRPr="00C9752E" w:rsidRDefault="006B12AE">
      <w:pPr>
        <w:pStyle w:val="TM2"/>
        <w:rPr>
          <w:rFonts w:asciiTheme="minorHAnsi" w:eastAsiaTheme="minorEastAsia" w:hAnsiTheme="minorHAnsi" w:cstheme="minorBidi"/>
          <w:noProof/>
          <w:kern w:val="0"/>
          <w:lang w:val="fr-FR"/>
        </w:rPr>
      </w:pPr>
      <w:hyperlink w:anchor="_Toc239694773" w:history="1">
        <w:r w:rsidRPr="00C9752E">
          <w:rPr>
            <w:rStyle w:val="Lienhypertexte"/>
            <w:rFonts w:ascii="Times New Roman" w:hAnsi="Times New Roman" w:cs="Times New Roman"/>
            <w:noProof/>
            <w:lang w:val="fr-FR"/>
          </w:rPr>
          <w:t>V.2.6. Examens complémentaires de la femme</w:t>
        </w:r>
        <w:r w:rsidRPr="00C9752E">
          <w:rPr>
            <w:noProof/>
            <w:webHidden/>
          </w:rPr>
          <w:tab/>
        </w:r>
        <w:r w:rsidRPr="00C9752E">
          <w:rPr>
            <w:noProof/>
            <w:webHidden/>
          </w:rPr>
          <w:fldChar w:fldCharType="begin"/>
        </w:r>
        <w:r w:rsidRPr="00C9752E">
          <w:rPr>
            <w:noProof/>
            <w:webHidden/>
          </w:rPr>
          <w:instrText xml:space="preserve"> PAGEREF _Toc239694773 \h </w:instrText>
        </w:r>
        <w:r w:rsidRPr="00C9752E">
          <w:rPr>
            <w:noProof/>
            <w:webHidden/>
          </w:rPr>
        </w:r>
        <w:r w:rsidRPr="00C9752E">
          <w:rPr>
            <w:noProof/>
            <w:webHidden/>
          </w:rPr>
          <w:fldChar w:fldCharType="separate"/>
        </w:r>
        <w:r w:rsidRPr="00C9752E">
          <w:rPr>
            <w:noProof/>
            <w:webHidden/>
          </w:rPr>
          <w:t>59</w:t>
        </w:r>
        <w:r w:rsidRPr="00C9752E">
          <w:rPr>
            <w:noProof/>
            <w:webHidden/>
          </w:rPr>
          <w:fldChar w:fldCharType="end"/>
        </w:r>
      </w:hyperlink>
    </w:p>
    <w:p w14:paraId="08CA2D39" w14:textId="4D4FD323" w:rsidR="006B12AE" w:rsidRPr="00C9752E" w:rsidRDefault="006B12AE">
      <w:pPr>
        <w:pStyle w:val="TM2"/>
        <w:rPr>
          <w:rFonts w:asciiTheme="minorHAnsi" w:eastAsiaTheme="minorEastAsia" w:hAnsiTheme="minorHAnsi" w:cstheme="minorBidi"/>
          <w:noProof/>
          <w:kern w:val="0"/>
          <w:lang w:val="fr-FR"/>
        </w:rPr>
      </w:pPr>
      <w:hyperlink w:anchor="_Toc239694774" w:history="1">
        <w:r w:rsidRPr="00C9752E">
          <w:rPr>
            <w:rStyle w:val="Lienhypertexte"/>
            <w:rFonts w:ascii="Times New Roman" w:hAnsi="Times New Roman" w:cs="Times New Roman"/>
            <w:noProof/>
            <w:lang w:val="fr-FR"/>
          </w:rPr>
          <w:t>V.2.7. Examens complémentaires de l'homme</w:t>
        </w:r>
        <w:r w:rsidRPr="00C9752E">
          <w:rPr>
            <w:noProof/>
            <w:webHidden/>
          </w:rPr>
          <w:tab/>
        </w:r>
        <w:r w:rsidRPr="00C9752E">
          <w:rPr>
            <w:noProof/>
            <w:webHidden/>
          </w:rPr>
          <w:fldChar w:fldCharType="begin"/>
        </w:r>
        <w:r w:rsidRPr="00C9752E">
          <w:rPr>
            <w:noProof/>
            <w:webHidden/>
          </w:rPr>
          <w:instrText xml:space="preserve"> PAGEREF _Toc239694774 \h </w:instrText>
        </w:r>
        <w:r w:rsidRPr="00C9752E">
          <w:rPr>
            <w:noProof/>
            <w:webHidden/>
          </w:rPr>
        </w:r>
        <w:r w:rsidRPr="00C9752E">
          <w:rPr>
            <w:noProof/>
            <w:webHidden/>
          </w:rPr>
          <w:fldChar w:fldCharType="separate"/>
        </w:r>
        <w:r w:rsidRPr="00C9752E">
          <w:rPr>
            <w:noProof/>
            <w:webHidden/>
          </w:rPr>
          <w:t>60</w:t>
        </w:r>
        <w:r w:rsidRPr="00C9752E">
          <w:rPr>
            <w:noProof/>
            <w:webHidden/>
          </w:rPr>
          <w:fldChar w:fldCharType="end"/>
        </w:r>
      </w:hyperlink>
    </w:p>
    <w:p w14:paraId="4F35A139" w14:textId="50991131" w:rsidR="006B12AE" w:rsidRPr="00C9752E" w:rsidRDefault="006B12AE">
      <w:pPr>
        <w:pStyle w:val="TM2"/>
        <w:rPr>
          <w:rFonts w:asciiTheme="minorHAnsi" w:eastAsiaTheme="minorEastAsia" w:hAnsiTheme="minorHAnsi" w:cstheme="minorBidi"/>
          <w:noProof/>
          <w:kern w:val="0"/>
          <w:lang w:val="fr-FR"/>
        </w:rPr>
      </w:pPr>
      <w:hyperlink w:anchor="_Toc239694775" w:history="1">
        <w:r w:rsidRPr="00C9752E">
          <w:rPr>
            <w:rStyle w:val="Lienhypertexte"/>
            <w:rFonts w:ascii="Times New Roman" w:hAnsi="Times New Roman" w:cs="Times New Roman"/>
            <w:noProof/>
            <w:lang w:val="fr-FR"/>
          </w:rPr>
          <w:t>V.2.8. Diagnostics étiologiques selon le médecin</w:t>
        </w:r>
        <w:r w:rsidRPr="00C9752E">
          <w:rPr>
            <w:noProof/>
            <w:webHidden/>
          </w:rPr>
          <w:tab/>
        </w:r>
        <w:r w:rsidRPr="00C9752E">
          <w:rPr>
            <w:noProof/>
            <w:webHidden/>
          </w:rPr>
          <w:fldChar w:fldCharType="begin"/>
        </w:r>
        <w:r w:rsidRPr="00C9752E">
          <w:rPr>
            <w:noProof/>
            <w:webHidden/>
          </w:rPr>
          <w:instrText xml:space="preserve"> PAGEREF _Toc239694775 \h </w:instrText>
        </w:r>
        <w:r w:rsidRPr="00C9752E">
          <w:rPr>
            <w:noProof/>
            <w:webHidden/>
          </w:rPr>
        </w:r>
        <w:r w:rsidRPr="00C9752E">
          <w:rPr>
            <w:noProof/>
            <w:webHidden/>
          </w:rPr>
          <w:fldChar w:fldCharType="separate"/>
        </w:r>
        <w:r w:rsidRPr="00C9752E">
          <w:rPr>
            <w:noProof/>
            <w:webHidden/>
          </w:rPr>
          <w:t>60</w:t>
        </w:r>
        <w:r w:rsidRPr="00C9752E">
          <w:rPr>
            <w:noProof/>
            <w:webHidden/>
          </w:rPr>
          <w:fldChar w:fldCharType="end"/>
        </w:r>
      </w:hyperlink>
    </w:p>
    <w:p w14:paraId="5776E66A" w14:textId="5819C72D" w:rsidR="006B12AE" w:rsidRPr="00C9752E" w:rsidRDefault="006B12AE">
      <w:pPr>
        <w:pStyle w:val="TM2"/>
        <w:rPr>
          <w:rFonts w:asciiTheme="minorHAnsi" w:eastAsiaTheme="minorEastAsia" w:hAnsiTheme="minorHAnsi" w:cstheme="minorBidi"/>
          <w:noProof/>
          <w:kern w:val="0"/>
          <w:lang w:val="fr-FR"/>
        </w:rPr>
      </w:pPr>
      <w:hyperlink w:anchor="_Toc239694776" w:history="1">
        <w:r w:rsidRPr="00C9752E">
          <w:rPr>
            <w:rStyle w:val="Lienhypertexte"/>
            <w:rFonts w:ascii="Times New Roman" w:hAnsi="Times New Roman" w:cs="Times New Roman"/>
            <w:noProof/>
            <w:lang w:val="fr-FR"/>
          </w:rPr>
          <w:t>V.2.9. Prise en charge initiale</w:t>
        </w:r>
        <w:r w:rsidRPr="00C9752E">
          <w:rPr>
            <w:noProof/>
            <w:webHidden/>
          </w:rPr>
          <w:tab/>
        </w:r>
        <w:r w:rsidRPr="00C9752E">
          <w:rPr>
            <w:noProof/>
            <w:webHidden/>
          </w:rPr>
          <w:fldChar w:fldCharType="begin"/>
        </w:r>
        <w:r w:rsidRPr="00C9752E">
          <w:rPr>
            <w:noProof/>
            <w:webHidden/>
          </w:rPr>
          <w:instrText xml:space="preserve"> PAGEREF _Toc239694776 \h </w:instrText>
        </w:r>
        <w:r w:rsidRPr="00C9752E">
          <w:rPr>
            <w:noProof/>
            <w:webHidden/>
          </w:rPr>
        </w:r>
        <w:r w:rsidRPr="00C9752E">
          <w:rPr>
            <w:noProof/>
            <w:webHidden/>
          </w:rPr>
          <w:fldChar w:fldCharType="separate"/>
        </w:r>
        <w:r w:rsidRPr="00C9752E">
          <w:rPr>
            <w:noProof/>
            <w:webHidden/>
          </w:rPr>
          <w:t>61</w:t>
        </w:r>
        <w:r w:rsidRPr="00C9752E">
          <w:rPr>
            <w:noProof/>
            <w:webHidden/>
          </w:rPr>
          <w:fldChar w:fldCharType="end"/>
        </w:r>
      </w:hyperlink>
    </w:p>
    <w:p w14:paraId="07726121" w14:textId="6E4E6A25" w:rsidR="006B12AE" w:rsidRPr="00C9752E" w:rsidRDefault="006B12AE">
      <w:pPr>
        <w:pStyle w:val="TM1"/>
        <w:rPr>
          <w:rFonts w:asciiTheme="minorHAnsi" w:eastAsiaTheme="minorEastAsia" w:hAnsiTheme="minorHAnsi" w:cstheme="minorBidi"/>
          <w:noProof/>
          <w:kern w:val="0"/>
          <w:lang w:val="fr-FR"/>
        </w:rPr>
      </w:pPr>
      <w:hyperlink r:id="rId65" w:anchor="_Toc239694777" w:history="1">
        <w:r w:rsidRPr="00C9752E">
          <w:rPr>
            <w:rStyle w:val="Lienhypertexte"/>
            <w:rFonts w:ascii="Times New Roman" w:hAnsi="Times New Roman" w:cs="Times New Roman"/>
            <w:noProof/>
          </w:rPr>
          <w:t>CONCLUSION ET SUGESTION</w:t>
        </w:r>
        <w:r w:rsidRPr="00C9752E">
          <w:rPr>
            <w:noProof/>
            <w:webHidden/>
          </w:rPr>
          <w:tab/>
        </w:r>
        <w:r w:rsidRPr="00C9752E">
          <w:rPr>
            <w:noProof/>
            <w:webHidden/>
          </w:rPr>
          <w:fldChar w:fldCharType="begin"/>
        </w:r>
        <w:r w:rsidRPr="00C9752E">
          <w:rPr>
            <w:noProof/>
            <w:webHidden/>
          </w:rPr>
          <w:instrText xml:space="preserve"> PAGEREF _Toc239694777 \h </w:instrText>
        </w:r>
        <w:r w:rsidRPr="00C9752E">
          <w:rPr>
            <w:noProof/>
            <w:webHidden/>
          </w:rPr>
        </w:r>
        <w:r w:rsidRPr="00C9752E">
          <w:rPr>
            <w:noProof/>
            <w:webHidden/>
          </w:rPr>
          <w:fldChar w:fldCharType="separate"/>
        </w:r>
        <w:r w:rsidRPr="00C9752E">
          <w:rPr>
            <w:noProof/>
            <w:webHidden/>
          </w:rPr>
          <w:t>62</w:t>
        </w:r>
        <w:r w:rsidRPr="00C9752E">
          <w:rPr>
            <w:noProof/>
            <w:webHidden/>
          </w:rPr>
          <w:fldChar w:fldCharType="end"/>
        </w:r>
      </w:hyperlink>
    </w:p>
    <w:p w14:paraId="4A04E2B0" w14:textId="5DC46963" w:rsidR="006B12AE" w:rsidRPr="00C9752E" w:rsidRDefault="006B12AE">
      <w:pPr>
        <w:pStyle w:val="TM2"/>
        <w:rPr>
          <w:rFonts w:asciiTheme="minorHAnsi" w:eastAsiaTheme="minorEastAsia" w:hAnsiTheme="minorHAnsi" w:cstheme="minorBidi"/>
          <w:noProof/>
          <w:kern w:val="0"/>
          <w:lang w:val="fr-FR"/>
        </w:rPr>
      </w:pPr>
      <w:hyperlink w:anchor="_Toc239694778" w:history="1">
        <w:r w:rsidRPr="00C9752E">
          <w:rPr>
            <w:rStyle w:val="Lienhypertexte"/>
            <w:rFonts w:ascii="Times New Roman" w:hAnsi="Times New Roman" w:cs="Times New Roman"/>
            <w:noProof/>
            <w:lang w:val="fr-FR"/>
          </w:rPr>
          <w:t>SUGGESTIONS/RECOMMANDATIONS</w:t>
        </w:r>
        <w:r w:rsidRPr="00C9752E">
          <w:rPr>
            <w:noProof/>
            <w:webHidden/>
          </w:rPr>
          <w:tab/>
        </w:r>
        <w:r w:rsidRPr="00C9752E">
          <w:rPr>
            <w:noProof/>
            <w:webHidden/>
          </w:rPr>
          <w:fldChar w:fldCharType="begin"/>
        </w:r>
        <w:r w:rsidRPr="00C9752E">
          <w:rPr>
            <w:noProof/>
            <w:webHidden/>
          </w:rPr>
          <w:instrText xml:space="preserve"> PAGEREF _Toc239694778 \h </w:instrText>
        </w:r>
        <w:r w:rsidRPr="00C9752E">
          <w:rPr>
            <w:noProof/>
            <w:webHidden/>
          </w:rPr>
        </w:r>
        <w:r w:rsidRPr="00C9752E">
          <w:rPr>
            <w:noProof/>
            <w:webHidden/>
          </w:rPr>
          <w:fldChar w:fldCharType="separate"/>
        </w:r>
        <w:r w:rsidRPr="00C9752E">
          <w:rPr>
            <w:noProof/>
            <w:webHidden/>
          </w:rPr>
          <w:t>64</w:t>
        </w:r>
        <w:r w:rsidRPr="00C9752E">
          <w:rPr>
            <w:noProof/>
            <w:webHidden/>
          </w:rPr>
          <w:fldChar w:fldCharType="end"/>
        </w:r>
      </w:hyperlink>
    </w:p>
    <w:p w14:paraId="38796084" w14:textId="1CA277F7" w:rsidR="006B12AE" w:rsidRPr="00C9752E" w:rsidRDefault="006B12AE">
      <w:pPr>
        <w:pStyle w:val="TM1"/>
        <w:rPr>
          <w:rFonts w:asciiTheme="minorHAnsi" w:eastAsiaTheme="minorEastAsia" w:hAnsiTheme="minorHAnsi" w:cstheme="minorBidi"/>
          <w:noProof/>
          <w:kern w:val="0"/>
          <w:lang w:val="fr-FR"/>
        </w:rPr>
      </w:pPr>
      <w:hyperlink r:id="rId66" w:anchor="_Toc239694779" w:history="1">
        <w:r w:rsidRPr="00C9752E">
          <w:rPr>
            <w:rStyle w:val="Lienhypertexte"/>
            <w:noProof/>
          </w:rPr>
          <w:t>REFERENCES BIBLIOGRAPHIQUE</w:t>
        </w:r>
        <w:r w:rsidRPr="00C9752E">
          <w:rPr>
            <w:noProof/>
            <w:webHidden/>
          </w:rPr>
          <w:tab/>
        </w:r>
        <w:r w:rsidRPr="00C9752E">
          <w:rPr>
            <w:noProof/>
            <w:webHidden/>
          </w:rPr>
          <w:fldChar w:fldCharType="begin"/>
        </w:r>
        <w:r w:rsidRPr="00C9752E">
          <w:rPr>
            <w:noProof/>
            <w:webHidden/>
          </w:rPr>
          <w:instrText xml:space="preserve"> PAGEREF _Toc239694779 \h </w:instrText>
        </w:r>
        <w:r w:rsidRPr="00C9752E">
          <w:rPr>
            <w:noProof/>
            <w:webHidden/>
          </w:rPr>
        </w:r>
        <w:r w:rsidRPr="00C9752E">
          <w:rPr>
            <w:noProof/>
            <w:webHidden/>
          </w:rPr>
          <w:fldChar w:fldCharType="separate"/>
        </w:r>
        <w:r w:rsidRPr="00C9752E">
          <w:rPr>
            <w:noProof/>
            <w:webHidden/>
          </w:rPr>
          <w:t>68</w:t>
        </w:r>
        <w:r w:rsidRPr="00C9752E">
          <w:rPr>
            <w:noProof/>
            <w:webHidden/>
          </w:rPr>
          <w:fldChar w:fldCharType="end"/>
        </w:r>
      </w:hyperlink>
    </w:p>
    <w:p w14:paraId="237874FB" w14:textId="6D3A0D75" w:rsidR="006B12AE" w:rsidRPr="00C9752E" w:rsidRDefault="006B12AE">
      <w:pPr>
        <w:pStyle w:val="TM1"/>
        <w:rPr>
          <w:rFonts w:asciiTheme="minorHAnsi" w:eastAsiaTheme="minorEastAsia" w:hAnsiTheme="minorHAnsi" w:cstheme="minorBidi"/>
          <w:noProof/>
          <w:kern w:val="0"/>
          <w:lang w:val="fr-FR"/>
        </w:rPr>
      </w:pPr>
      <w:hyperlink w:anchor="_Toc239694780" w:history="1">
        <w:r w:rsidRPr="00C9752E">
          <w:rPr>
            <w:rStyle w:val="Lienhypertexte"/>
            <w:rFonts w:ascii="Times New Roman" w:hAnsi="Times New Roman" w:cs="Times New Roman"/>
            <w:bCs/>
            <w:noProof/>
            <w:lang w:val="fr-FR"/>
          </w:rPr>
          <w:t>TABLE DES MATIERES</w:t>
        </w:r>
        <w:r w:rsidRPr="00C9752E">
          <w:rPr>
            <w:noProof/>
            <w:webHidden/>
          </w:rPr>
          <w:tab/>
        </w:r>
        <w:r w:rsidRPr="00C9752E">
          <w:rPr>
            <w:noProof/>
            <w:webHidden/>
          </w:rPr>
          <w:fldChar w:fldCharType="begin"/>
        </w:r>
        <w:r w:rsidRPr="00C9752E">
          <w:rPr>
            <w:noProof/>
            <w:webHidden/>
          </w:rPr>
          <w:instrText xml:space="preserve"> PAGEREF _Toc239694780 \h </w:instrText>
        </w:r>
        <w:r w:rsidRPr="00C9752E">
          <w:rPr>
            <w:noProof/>
            <w:webHidden/>
          </w:rPr>
        </w:r>
        <w:r w:rsidRPr="00C9752E">
          <w:rPr>
            <w:noProof/>
            <w:webHidden/>
          </w:rPr>
          <w:fldChar w:fldCharType="separate"/>
        </w:r>
        <w:r w:rsidRPr="00C9752E">
          <w:rPr>
            <w:noProof/>
            <w:webHidden/>
          </w:rPr>
          <w:t>78</w:t>
        </w:r>
        <w:r w:rsidRPr="00C9752E">
          <w:rPr>
            <w:noProof/>
            <w:webHidden/>
          </w:rPr>
          <w:fldChar w:fldCharType="end"/>
        </w:r>
      </w:hyperlink>
    </w:p>
    <w:p w14:paraId="483E518B" w14:textId="017F2CF5" w:rsidR="00C26EA7" w:rsidRPr="00C9752E" w:rsidRDefault="00C26EA7" w:rsidP="00B82C0C">
      <w:pPr>
        <w:pStyle w:val="Paragraphedeliste"/>
        <w:spacing w:line="276" w:lineRule="auto"/>
        <w:ind w:left="0"/>
        <w:jc w:val="both"/>
        <w:outlineLvl w:val="0"/>
        <w:rPr>
          <w:rFonts w:ascii="Times New Roman" w:hAnsi="Times New Roman" w:cs="Times New Roman"/>
          <w:bCs/>
          <w:sz w:val="24"/>
          <w:szCs w:val="24"/>
          <w:lang w:val="fr-FR"/>
          <w:rPrChange w:id="470" w:author="Christian Nzentem Tchamte" w:date="2026-04-18T16:57:00Z">
            <w:rPr>
              <w:rFonts w:ascii="Times New Roman" w:hAnsi="Times New Roman" w:cs="Times New Roman"/>
              <w:sz w:val="24"/>
              <w:szCs w:val="24"/>
            </w:rPr>
          </w:rPrChange>
        </w:rPr>
      </w:pPr>
      <w:r w:rsidRPr="00C9752E">
        <w:rPr>
          <w:rFonts w:ascii="Times New Roman" w:hAnsi="Times New Roman" w:cs="Times New Roman"/>
          <w:bCs/>
          <w:sz w:val="24"/>
          <w:szCs w:val="24"/>
          <w:lang w:val="fr-FR"/>
        </w:rPr>
        <w:fldChar w:fldCharType="end"/>
      </w:r>
    </w:p>
    <w:bookmarkEnd w:id="469"/>
    <w:p w14:paraId="0FCB2E29" w14:textId="77777777" w:rsidR="00C73D34" w:rsidRPr="00C9752E" w:rsidRDefault="00C73D34" w:rsidP="00B82C0C">
      <w:pPr>
        <w:pStyle w:val="Paragraphedeliste"/>
        <w:spacing w:line="276" w:lineRule="auto"/>
        <w:ind w:left="0"/>
        <w:jc w:val="both"/>
        <w:outlineLvl w:val="0"/>
        <w:rPr>
          <w:rFonts w:ascii="Times New Roman" w:hAnsi="Times New Roman" w:cs="Times New Roman"/>
          <w:sz w:val="24"/>
          <w:szCs w:val="24"/>
          <w:lang w:val="fr-FR"/>
        </w:rPr>
      </w:pPr>
    </w:p>
    <w:sectPr w:rsidR="00C73D34" w:rsidRPr="00C9752E" w:rsidSect="00B1674B">
      <w:headerReference w:type="default" r:id="rId67"/>
      <w:footerReference w:type="default" r:id="rId68"/>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C17979" w14:textId="77777777" w:rsidR="002C0E41" w:rsidRDefault="002C0E41" w:rsidP="00181EF3">
      <w:r>
        <w:separator/>
      </w:r>
    </w:p>
  </w:endnote>
  <w:endnote w:type="continuationSeparator" w:id="0">
    <w:p w14:paraId="4BA49090" w14:textId="77777777" w:rsidR="002C0E41" w:rsidRDefault="002C0E41" w:rsidP="00181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655A6" w14:textId="77777777" w:rsidR="00C15A28" w:rsidRDefault="00C15A28" w:rsidP="00E86A95">
    <w:pPr>
      <w:pStyle w:val="Pieddepage"/>
    </w:pPr>
    <w:sdt>
      <w:sdtPr>
        <w:rPr>
          <w:sz w:val="20"/>
        </w:rPr>
        <w:id w:val="-855343121"/>
        <w:docPartObj>
          <w:docPartGallery w:val="Page Numbers (Top of Page)"/>
          <w:docPartUnique/>
        </w:docPartObj>
      </w:sdtPr>
      <w:sdtContent>
        <w:r w:rsidRPr="00C406CD">
          <w:rPr>
            <w:rFonts w:ascii="Times New Roman" w:hAnsi="Times New Roman" w:cs="Times New Roman"/>
            <w:sz w:val="24"/>
            <w:szCs w:val="28"/>
            <w:lang w:val="fr-FR"/>
          </w:rPr>
          <w:t xml:space="preserve">Page </w:t>
        </w:r>
        <w:r w:rsidRPr="00C406CD">
          <w:rPr>
            <w:rFonts w:ascii="Times New Roman" w:hAnsi="Times New Roman" w:cs="Times New Roman"/>
            <w:b/>
            <w:bCs/>
            <w:sz w:val="24"/>
            <w:szCs w:val="28"/>
          </w:rPr>
          <w:fldChar w:fldCharType="begin"/>
        </w:r>
        <w:r w:rsidRPr="00C406CD">
          <w:rPr>
            <w:rFonts w:ascii="Times New Roman" w:hAnsi="Times New Roman" w:cs="Times New Roman"/>
            <w:b/>
            <w:bCs/>
            <w:sz w:val="24"/>
            <w:szCs w:val="28"/>
          </w:rPr>
          <w:instrText>PAGE</w:instrText>
        </w:r>
        <w:r w:rsidRPr="00C406CD">
          <w:rPr>
            <w:rFonts w:ascii="Times New Roman" w:hAnsi="Times New Roman" w:cs="Times New Roman"/>
            <w:b/>
            <w:bCs/>
            <w:sz w:val="24"/>
            <w:szCs w:val="28"/>
          </w:rPr>
          <w:fldChar w:fldCharType="separate"/>
        </w:r>
        <w:r>
          <w:rPr>
            <w:rFonts w:ascii="Times New Roman" w:hAnsi="Times New Roman" w:cs="Times New Roman"/>
            <w:b/>
            <w:bCs/>
            <w:noProof/>
            <w:sz w:val="24"/>
            <w:szCs w:val="28"/>
          </w:rPr>
          <w:t>1</w:t>
        </w:r>
        <w:r w:rsidRPr="00C406CD">
          <w:rPr>
            <w:rFonts w:ascii="Times New Roman" w:hAnsi="Times New Roman" w:cs="Times New Roman"/>
            <w:b/>
            <w:bCs/>
            <w:sz w:val="24"/>
            <w:szCs w:val="28"/>
          </w:rPr>
          <w:fldChar w:fldCharType="end"/>
        </w:r>
        <w:r w:rsidRPr="00C406CD">
          <w:rPr>
            <w:lang w:val="fr-FR"/>
          </w:rPr>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1151671"/>
      <w:docPartObj>
        <w:docPartGallery w:val="Page Numbers (Bottom of Page)"/>
        <w:docPartUnique/>
      </w:docPartObj>
    </w:sdtPr>
    <w:sdtContent>
      <w:p w14:paraId="62B7C6DB" w14:textId="3042198A" w:rsidR="00C15A28" w:rsidRDefault="00C15A28" w:rsidP="00B82C0C">
        <w:pPr>
          <w:pStyle w:val="Pieddepage"/>
          <w:pBdr>
            <w:top w:val="single" w:sz="8" w:space="1" w:color="FF967A" w:themeColor="accent6" w:themeTint="66"/>
          </w:pBdr>
          <w:jc w:val="right"/>
        </w:pPr>
        <w:r>
          <w:fldChar w:fldCharType="begin"/>
        </w:r>
        <w:r>
          <w:instrText>PAGE   \* MERGEFORMAT</w:instrText>
        </w:r>
        <w:r>
          <w:fldChar w:fldCharType="separate"/>
        </w:r>
        <w:r>
          <w:rPr>
            <w:lang w:val="fr-FR"/>
          </w:rPr>
          <w:t>2</w:t>
        </w:r>
        <w:r>
          <w:fldChar w:fldCharType="end"/>
        </w:r>
      </w:p>
    </w:sdtContent>
  </w:sdt>
  <w:p w14:paraId="798FBF93" w14:textId="2524190A" w:rsidR="00C15A28" w:rsidRPr="00B82C0C" w:rsidRDefault="00C15A28" w:rsidP="00B82C0C">
    <w:pPr>
      <w:jc w:val="both"/>
      <w:rPr>
        <w:rFonts w:ascii="Times New Roman" w:hAnsi="Times New Roman" w:cs="Times New Roman"/>
        <w:b/>
        <w:sz w:val="32"/>
        <w:szCs w:val="32"/>
      </w:rPr>
    </w:pPr>
    <w:r w:rsidRPr="00B82C0C">
      <w:rPr>
        <w:rFonts w:ascii="Times New Roman" w:hAnsi="Times New Roman" w:cs="Times New Roman"/>
        <w:sz w:val="24"/>
        <w:szCs w:val="24"/>
      </w:rPr>
      <w:t xml:space="preserve"> </w:t>
    </w:r>
    <w:r w:rsidR="00F04C6B" w:rsidRPr="00B82C0C">
      <w:rPr>
        <w:rFonts w:ascii="Times New Roman" w:hAnsi="Times New Roman" w:cs="Times New Roman"/>
        <w:sz w:val="24"/>
        <w:szCs w:val="24"/>
      </w:rPr>
      <w:t>Par</w:t>
    </w:r>
    <w:r>
      <w:rPr>
        <w:rFonts w:ascii="Times New Roman" w:hAnsi="Times New Roman" w:cs="Times New Roman"/>
        <w:b/>
        <w:sz w:val="24"/>
        <w:szCs w:val="24"/>
      </w:rPr>
      <w:t xml:space="preserve"> </w:t>
    </w:r>
    <w:r w:rsidRPr="002B25C3">
      <w:rPr>
        <w:rFonts w:ascii="Times New Roman" w:hAnsi="Times New Roman" w:cs="Times New Roman"/>
        <w:b/>
        <w:sz w:val="24"/>
        <w:szCs w:val="24"/>
      </w:rPr>
      <w:t xml:space="preserve">SEIGNING NGNINHUIE </w:t>
    </w:r>
    <w:proofErr w:type="spellStart"/>
    <w:r w:rsidRPr="002B25C3">
      <w:rPr>
        <w:rFonts w:ascii="Times New Roman" w:hAnsi="Times New Roman" w:cs="Times New Roman"/>
        <w:b/>
        <w:sz w:val="24"/>
        <w:szCs w:val="24"/>
      </w:rPr>
      <w:t>Mabelle</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3994030"/>
      <w:docPartObj>
        <w:docPartGallery w:val="Page Numbers (Bottom of Page)"/>
        <w:docPartUnique/>
      </w:docPartObj>
    </w:sdtPr>
    <w:sdtContent>
      <w:p w14:paraId="08F47B6E" w14:textId="77777777" w:rsidR="00C15A28" w:rsidRDefault="00C15A28" w:rsidP="00B20446">
        <w:pPr>
          <w:pStyle w:val="Pieddepage"/>
          <w:pBdr>
            <w:top w:val="single" w:sz="8" w:space="1" w:color="FF967A" w:themeColor="accent6" w:themeTint="66"/>
          </w:pBdr>
          <w:jc w:val="right"/>
        </w:pPr>
        <w:r>
          <w:fldChar w:fldCharType="begin"/>
        </w:r>
        <w:r>
          <w:instrText>PAGE   \* MERGEFORMAT</w:instrText>
        </w:r>
        <w:r>
          <w:fldChar w:fldCharType="separate"/>
        </w:r>
        <w:r>
          <w:t>x</w:t>
        </w:r>
        <w:proofErr w:type="gramStart"/>
        <w:r>
          <w:t>v</w:t>
        </w:r>
        <w:proofErr w:type="gramEnd"/>
        <w:r>
          <w:fldChar w:fldCharType="end"/>
        </w:r>
      </w:p>
    </w:sdtContent>
  </w:sdt>
  <w:p w14:paraId="262FE1A9" w14:textId="77777777" w:rsidR="00C15A28" w:rsidRPr="00B82C0C" w:rsidRDefault="00C15A28" w:rsidP="00B20446">
    <w:pPr>
      <w:jc w:val="both"/>
      <w:rPr>
        <w:rFonts w:ascii="Times New Roman" w:hAnsi="Times New Roman" w:cs="Times New Roman"/>
        <w:b/>
        <w:sz w:val="32"/>
        <w:szCs w:val="32"/>
      </w:rPr>
    </w:pPr>
    <w:r w:rsidRPr="00B82C0C">
      <w:rPr>
        <w:rFonts w:ascii="Times New Roman" w:hAnsi="Times New Roman" w:cs="Times New Roman"/>
        <w:sz w:val="24"/>
        <w:szCs w:val="24"/>
      </w:rPr>
      <w:t>Rédiger par</w:t>
    </w:r>
    <w:r>
      <w:rPr>
        <w:rFonts w:ascii="Times New Roman" w:hAnsi="Times New Roman" w:cs="Times New Roman"/>
        <w:b/>
        <w:sz w:val="24"/>
        <w:szCs w:val="24"/>
      </w:rPr>
      <w:t xml:space="preserve"> </w:t>
    </w:r>
    <w:r w:rsidRPr="002B25C3">
      <w:rPr>
        <w:rFonts w:ascii="Times New Roman" w:hAnsi="Times New Roman" w:cs="Times New Roman"/>
        <w:b/>
        <w:sz w:val="24"/>
        <w:szCs w:val="24"/>
      </w:rPr>
      <w:t xml:space="preserve">SEIGNING NGNINHUIE </w:t>
    </w:r>
    <w:proofErr w:type="spellStart"/>
    <w:r w:rsidRPr="002B25C3">
      <w:rPr>
        <w:rFonts w:ascii="Times New Roman" w:hAnsi="Times New Roman" w:cs="Times New Roman"/>
        <w:b/>
        <w:sz w:val="24"/>
        <w:szCs w:val="24"/>
      </w:rPr>
      <w:t>Mabelle</w:t>
    </w:r>
    <w:proofErr w:type="spellEnd"/>
  </w:p>
  <w:p w14:paraId="0EA8922D" w14:textId="77777777" w:rsidR="00C15A28" w:rsidRDefault="00C15A28" w:rsidP="000E40F1">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41689623"/>
      <w:docPartObj>
        <w:docPartGallery w:val="Page Numbers (Bottom of Page)"/>
        <w:docPartUnique/>
      </w:docPartObj>
    </w:sdtPr>
    <w:sdtContent>
      <w:p w14:paraId="5DA5A0DE" w14:textId="031460DA" w:rsidR="00C15A28" w:rsidRDefault="00C15A28">
        <w:pPr>
          <w:pStyle w:val="Pieddepage"/>
          <w:jc w:val="right"/>
        </w:pPr>
        <w:r>
          <w:fldChar w:fldCharType="begin"/>
        </w:r>
        <w:r>
          <w:instrText>PAGE   \* MERGEFORMAT</w:instrText>
        </w:r>
        <w:r>
          <w:fldChar w:fldCharType="separate"/>
        </w:r>
        <w:r>
          <w:rPr>
            <w:lang w:val="fr-FR"/>
          </w:rPr>
          <w:t>2</w:t>
        </w:r>
        <w:r>
          <w:fldChar w:fldCharType="end"/>
        </w:r>
      </w:p>
    </w:sdtContent>
  </w:sdt>
  <w:p w14:paraId="1A8D7532" w14:textId="77777777" w:rsidR="00C15A28" w:rsidRDefault="00C15A28" w:rsidP="00E86A95">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D5991" w14:textId="1907EDC2" w:rsidR="00C15A28" w:rsidRDefault="00C15A28" w:rsidP="004B4223">
    <w:pPr>
      <w:pStyle w:val="Pieddepage"/>
      <w:pBdr>
        <w:top w:val="single" w:sz="8" w:space="1" w:color="FF967A" w:themeColor="accent6" w:themeTint="66"/>
      </w:pBdr>
      <w:jc w:val="right"/>
    </w:pPr>
    <w:sdt>
      <w:sdtPr>
        <w:rPr>
          <w:sz w:val="20"/>
        </w:rPr>
        <w:id w:val="-770547627"/>
        <w:docPartObj>
          <w:docPartGallery w:val="Page Numbers (Top of Page)"/>
          <w:docPartUnique/>
        </w:docPartObj>
      </w:sdtPr>
      <w:sdtContent>
        <w:r w:rsidRPr="00C406CD">
          <w:rPr>
            <w:lang w:val="fr-FR"/>
          </w:rPr>
          <w:t xml:space="preserve"> </w:t>
        </w:r>
      </w:sdtContent>
    </w:sdt>
    <w:r w:rsidRPr="004B4223">
      <w:t xml:space="preserve"> </w:t>
    </w:r>
    <w:sdt>
      <w:sdtPr>
        <w:id w:val="-683291441"/>
        <w:docPartObj>
          <w:docPartGallery w:val="Page Numbers (Bottom of Page)"/>
          <w:docPartUnique/>
        </w:docPartObj>
      </w:sdtPr>
      <w:sdtContent>
        <w:r>
          <w:fldChar w:fldCharType="begin"/>
        </w:r>
        <w:r>
          <w:instrText>PAGE   \* MERGEFORMAT</w:instrText>
        </w:r>
        <w:r>
          <w:fldChar w:fldCharType="separate"/>
        </w:r>
        <w:r>
          <w:t>x</w:t>
        </w:r>
        <w:proofErr w:type="gramStart"/>
        <w:r>
          <w:t>v</w:t>
        </w:r>
        <w:proofErr w:type="gramEnd"/>
        <w:r>
          <w:fldChar w:fldCharType="end"/>
        </w:r>
      </w:sdtContent>
    </w:sdt>
  </w:p>
  <w:p w14:paraId="4EB1E0BF" w14:textId="77777777" w:rsidR="00C15A28" w:rsidRPr="00B82C0C" w:rsidRDefault="00C15A28" w:rsidP="004B4223">
    <w:pPr>
      <w:jc w:val="both"/>
      <w:rPr>
        <w:rFonts w:ascii="Times New Roman" w:hAnsi="Times New Roman" w:cs="Times New Roman"/>
        <w:b/>
        <w:sz w:val="32"/>
        <w:szCs w:val="32"/>
      </w:rPr>
    </w:pPr>
    <w:r w:rsidRPr="00B82C0C">
      <w:rPr>
        <w:rFonts w:ascii="Times New Roman" w:hAnsi="Times New Roman" w:cs="Times New Roman"/>
        <w:sz w:val="24"/>
        <w:szCs w:val="24"/>
      </w:rPr>
      <w:t>Rédiger par</w:t>
    </w:r>
    <w:r>
      <w:rPr>
        <w:rFonts w:ascii="Times New Roman" w:hAnsi="Times New Roman" w:cs="Times New Roman"/>
        <w:b/>
        <w:sz w:val="24"/>
        <w:szCs w:val="24"/>
      </w:rPr>
      <w:t xml:space="preserve"> </w:t>
    </w:r>
    <w:r w:rsidRPr="002B25C3">
      <w:rPr>
        <w:rFonts w:ascii="Times New Roman" w:hAnsi="Times New Roman" w:cs="Times New Roman"/>
        <w:b/>
        <w:sz w:val="24"/>
        <w:szCs w:val="24"/>
      </w:rPr>
      <w:t xml:space="preserve">SEIGNING NGNINHUIE </w:t>
    </w:r>
    <w:proofErr w:type="spellStart"/>
    <w:r w:rsidRPr="002B25C3">
      <w:rPr>
        <w:rFonts w:ascii="Times New Roman" w:hAnsi="Times New Roman" w:cs="Times New Roman"/>
        <w:b/>
        <w:sz w:val="24"/>
        <w:szCs w:val="24"/>
      </w:rPr>
      <w:t>Mabelle</w:t>
    </w:r>
    <w:proofErr w:type="spellEnd"/>
  </w:p>
  <w:p w14:paraId="1D574024" w14:textId="77777777" w:rsidR="00C15A28" w:rsidRDefault="00C15A28" w:rsidP="00E86A95">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9E0359" w14:textId="2B8802F1" w:rsidR="00C15A28" w:rsidRDefault="00C15A28" w:rsidP="004B4223">
    <w:pPr>
      <w:pStyle w:val="Pieddepage"/>
      <w:pBdr>
        <w:top w:val="single" w:sz="8" w:space="1" w:color="FF967A" w:themeColor="accent6" w:themeTint="66"/>
      </w:pBdr>
      <w:jc w:val="right"/>
    </w:pPr>
    <w:sdt>
      <w:sdtPr>
        <w:rPr>
          <w:sz w:val="20"/>
        </w:rPr>
        <w:id w:val="-1488856809"/>
        <w:docPartObj>
          <w:docPartGallery w:val="Page Numbers (Top of Page)"/>
          <w:docPartUnique/>
        </w:docPartObj>
      </w:sdtPr>
      <w:sdtContent>
        <w:r w:rsidRPr="00C406CD">
          <w:rPr>
            <w:lang w:val="fr-FR"/>
          </w:rPr>
          <w:t xml:space="preserve"> </w:t>
        </w:r>
      </w:sdtContent>
    </w:sdt>
    <w:r w:rsidRPr="004B4223">
      <w:t xml:space="preserve"> </w:t>
    </w:r>
    <w:sdt>
      <w:sdtPr>
        <w:id w:val="1519350946"/>
        <w:docPartObj>
          <w:docPartGallery w:val="Page Numbers (Bottom of Page)"/>
          <w:docPartUnique/>
        </w:docPartObj>
      </w:sdtPr>
      <w:sdtContent>
        <w:r>
          <w:fldChar w:fldCharType="begin"/>
        </w:r>
        <w:r>
          <w:instrText>PAGE   \* MERGEFORMAT</w:instrText>
        </w:r>
        <w:r>
          <w:fldChar w:fldCharType="separate"/>
        </w:r>
        <w:r>
          <w:t>x</w:t>
        </w:r>
        <w:proofErr w:type="gramStart"/>
        <w:r>
          <w:t>v</w:t>
        </w:r>
        <w:proofErr w:type="gramEnd"/>
        <w:r>
          <w:fldChar w:fldCharType="end"/>
        </w:r>
      </w:sdtContent>
    </w:sdt>
  </w:p>
  <w:p w14:paraId="62F3516F" w14:textId="77777777" w:rsidR="00C15A28" w:rsidRPr="00B82C0C" w:rsidRDefault="00C15A28" w:rsidP="004B4223">
    <w:pPr>
      <w:jc w:val="both"/>
      <w:rPr>
        <w:rFonts w:ascii="Times New Roman" w:hAnsi="Times New Roman" w:cs="Times New Roman"/>
        <w:b/>
        <w:sz w:val="32"/>
        <w:szCs w:val="32"/>
      </w:rPr>
    </w:pPr>
    <w:r w:rsidRPr="00B82C0C">
      <w:rPr>
        <w:rFonts w:ascii="Times New Roman" w:hAnsi="Times New Roman" w:cs="Times New Roman"/>
        <w:sz w:val="24"/>
        <w:szCs w:val="24"/>
      </w:rPr>
      <w:t>Rédiger par</w:t>
    </w:r>
    <w:r>
      <w:rPr>
        <w:rFonts w:ascii="Times New Roman" w:hAnsi="Times New Roman" w:cs="Times New Roman"/>
        <w:b/>
        <w:sz w:val="24"/>
        <w:szCs w:val="24"/>
      </w:rPr>
      <w:t xml:space="preserve"> </w:t>
    </w:r>
    <w:r w:rsidRPr="002B25C3">
      <w:rPr>
        <w:rFonts w:ascii="Times New Roman" w:hAnsi="Times New Roman" w:cs="Times New Roman"/>
        <w:b/>
        <w:sz w:val="24"/>
        <w:szCs w:val="24"/>
      </w:rPr>
      <w:t xml:space="preserve">SEIGNING NGNINHUIE </w:t>
    </w:r>
    <w:proofErr w:type="spellStart"/>
    <w:r w:rsidRPr="002B25C3">
      <w:rPr>
        <w:rFonts w:ascii="Times New Roman" w:hAnsi="Times New Roman" w:cs="Times New Roman"/>
        <w:b/>
        <w:sz w:val="24"/>
        <w:szCs w:val="24"/>
      </w:rPr>
      <w:t>Mabelle</w:t>
    </w:r>
    <w:proofErr w:type="spellEnd"/>
  </w:p>
  <w:p w14:paraId="78833D3B" w14:textId="77777777" w:rsidR="00C15A28" w:rsidRDefault="00C15A28" w:rsidP="00E86A95">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3783449"/>
      <w:docPartObj>
        <w:docPartGallery w:val="Page Numbers (Bottom of Page)"/>
        <w:docPartUnique/>
      </w:docPartObj>
    </w:sdtPr>
    <w:sdtContent>
      <w:p w14:paraId="07991300" w14:textId="77777777" w:rsidR="00C15A28" w:rsidRDefault="00C15A28" w:rsidP="006B0D74">
        <w:pPr>
          <w:pStyle w:val="Pieddepage"/>
          <w:pBdr>
            <w:top w:val="single" w:sz="8" w:space="1" w:color="FF967A" w:themeColor="accent6" w:themeTint="66"/>
          </w:pBdr>
          <w:jc w:val="right"/>
        </w:pPr>
        <w:r>
          <w:fldChar w:fldCharType="begin"/>
        </w:r>
        <w:r>
          <w:instrText>PAGE   \* MERGEFORMAT</w:instrText>
        </w:r>
        <w:r>
          <w:fldChar w:fldCharType="separate"/>
        </w:r>
        <w:r>
          <w:t>x</w:t>
        </w:r>
        <w:proofErr w:type="gramStart"/>
        <w:r>
          <w:t>v</w:t>
        </w:r>
        <w:proofErr w:type="gramEnd"/>
        <w:r>
          <w:fldChar w:fldCharType="end"/>
        </w:r>
      </w:p>
    </w:sdtContent>
  </w:sdt>
  <w:p w14:paraId="167A9396" w14:textId="73E85C73" w:rsidR="00C15A28" w:rsidRPr="00B82C0C" w:rsidRDefault="00C15A28" w:rsidP="006B0D74">
    <w:pPr>
      <w:jc w:val="both"/>
      <w:rPr>
        <w:rFonts w:ascii="Times New Roman" w:hAnsi="Times New Roman" w:cs="Times New Roman"/>
        <w:b/>
        <w:sz w:val="32"/>
        <w:szCs w:val="32"/>
      </w:rPr>
    </w:pPr>
    <w:r w:rsidRPr="00B82C0C">
      <w:rPr>
        <w:rFonts w:ascii="Times New Roman" w:hAnsi="Times New Roman" w:cs="Times New Roman"/>
        <w:sz w:val="24"/>
        <w:szCs w:val="24"/>
      </w:rPr>
      <w:t xml:space="preserve"> </w:t>
    </w:r>
    <w:r w:rsidR="005118CE" w:rsidRPr="00B82C0C">
      <w:rPr>
        <w:rFonts w:ascii="Times New Roman" w:hAnsi="Times New Roman" w:cs="Times New Roman"/>
        <w:sz w:val="24"/>
        <w:szCs w:val="24"/>
      </w:rPr>
      <w:t>Par</w:t>
    </w:r>
    <w:r>
      <w:rPr>
        <w:rFonts w:ascii="Times New Roman" w:hAnsi="Times New Roman" w:cs="Times New Roman"/>
        <w:b/>
        <w:sz w:val="24"/>
        <w:szCs w:val="24"/>
      </w:rPr>
      <w:t xml:space="preserve"> </w:t>
    </w:r>
    <w:r w:rsidRPr="002B25C3">
      <w:rPr>
        <w:rFonts w:ascii="Times New Roman" w:hAnsi="Times New Roman" w:cs="Times New Roman"/>
        <w:b/>
        <w:sz w:val="24"/>
        <w:szCs w:val="24"/>
      </w:rPr>
      <w:t xml:space="preserve">SEIGNING NGNINHUIE </w:t>
    </w:r>
    <w:proofErr w:type="spellStart"/>
    <w:r w:rsidRPr="002B25C3">
      <w:rPr>
        <w:rFonts w:ascii="Times New Roman" w:hAnsi="Times New Roman" w:cs="Times New Roman"/>
        <w:b/>
        <w:sz w:val="24"/>
        <w:szCs w:val="24"/>
      </w:rPr>
      <w:t>Mabelle</w:t>
    </w:r>
    <w:proofErr w:type="spellEnd"/>
  </w:p>
  <w:p w14:paraId="07FB5FE7" w14:textId="77777777" w:rsidR="00C15A28" w:rsidRDefault="00C15A28" w:rsidP="00E86A95">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734734"/>
      <w:docPartObj>
        <w:docPartGallery w:val="Page Numbers (Bottom of Page)"/>
        <w:docPartUnique/>
      </w:docPartObj>
    </w:sdtPr>
    <w:sdtContent>
      <w:p w14:paraId="46237AFC" w14:textId="460A798C" w:rsidR="00C15A28" w:rsidRDefault="00C15A28">
        <w:pPr>
          <w:pStyle w:val="Pieddepage"/>
          <w:jc w:val="right"/>
        </w:pPr>
        <w:r>
          <w:fldChar w:fldCharType="begin"/>
        </w:r>
        <w:r>
          <w:instrText>PAGE   \* MERGEFORMAT</w:instrText>
        </w:r>
        <w:r>
          <w:fldChar w:fldCharType="separate"/>
        </w:r>
        <w:r>
          <w:rPr>
            <w:lang w:val="fr-FR"/>
          </w:rPr>
          <w:t>2</w:t>
        </w:r>
        <w:r>
          <w:fldChar w:fldCharType="end"/>
        </w:r>
      </w:p>
    </w:sdtContent>
  </w:sdt>
  <w:p w14:paraId="0FF28DD0" w14:textId="77777777" w:rsidR="00C15A28" w:rsidRDefault="00C15A28" w:rsidP="00E86A95">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9740876"/>
      <w:docPartObj>
        <w:docPartGallery w:val="Page Numbers (Bottom of Page)"/>
        <w:docPartUnique/>
      </w:docPartObj>
    </w:sdtPr>
    <w:sdtContent>
      <w:p w14:paraId="3706AC0E" w14:textId="197631CB" w:rsidR="00C15A28" w:rsidRDefault="00C15A28">
        <w:pPr>
          <w:pStyle w:val="Pieddepage"/>
          <w:jc w:val="right"/>
        </w:pPr>
        <w:r>
          <w:fldChar w:fldCharType="begin"/>
        </w:r>
        <w:r>
          <w:instrText>PAGE   \* MERGEFORMAT</w:instrText>
        </w:r>
        <w:r>
          <w:fldChar w:fldCharType="separate"/>
        </w:r>
        <w:r>
          <w:rPr>
            <w:lang w:val="fr-FR"/>
          </w:rPr>
          <w:t>2</w:t>
        </w:r>
        <w:r>
          <w:fldChar w:fldCharType="end"/>
        </w:r>
      </w:p>
    </w:sdtContent>
  </w:sdt>
  <w:p w14:paraId="6964D5F2" w14:textId="77777777" w:rsidR="00C15A28" w:rsidRDefault="00C15A28" w:rsidP="00E86A9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AF7D35" w14:textId="77777777" w:rsidR="002C0E41" w:rsidRDefault="002C0E41" w:rsidP="00181EF3">
      <w:r>
        <w:separator/>
      </w:r>
    </w:p>
  </w:footnote>
  <w:footnote w:type="continuationSeparator" w:id="0">
    <w:p w14:paraId="2523CFD5" w14:textId="77777777" w:rsidR="002C0E41" w:rsidRDefault="002C0E41" w:rsidP="00181E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34" w:type="pct"/>
      <w:jc w:val="right"/>
      <w:shd w:val="clear" w:color="auto" w:fill="FF967A" w:themeFill="accent6" w:themeFillTint="66"/>
      <w:tblLayout w:type="fixed"/>
      <w:tblCellMar>
        <w:top w:w="115" w:type="dxa"/>
        <w:left w:w="115" w:type="dxa"/>
        <w:bottom w:w="115" w:type="dxa"/>
        <w:right w:w="115" w:type="dxa"/>
      </w:tblCellMar>
      <w:tblLook w:val="04A0" w:firstRow="1" w:lastRow="0" w:firstColumn="1" w:lastColumn="0" w:noHBand="0" w:noVBand="1"/>
    </w:tblPr>
    <w:tblGrid>
      <w:gridCol w:w="343"/>
      <w:gridCol w:w="9335"/>
    </w:tblGrid>
    <w:tr w:rsidR="00C15A28" w14:paraId="7D641A97" w14:textId="77777777" w:rsidTr="00C406CD">
      <w:trPr>
        <w:trHeight w:hRule="exact" w:val="546"/>
        <w:jc w:val="right"/>
      </w:trPr>
      <w:tc>
        <w:tcPr>
          <w:tcW w:w="177" w:type="pct"/>
          <w:shd w:val="clear" w:color="auto" w:fill="FF0000"/>
          <w:vAlign w:val="center"/>
        </w:tcPr>
        <w:p w14:paraId="5E4BDE9A" w14:textId="77777777" w:rsidR="00C15A28" w:rsidRDefault="00C15A28" w:rsidP="008072A0">
          <w:pPr>
            <w:pStyle w:val="En-tte"/>
            <w:rPr>
              <w:caps/>
              <w:color w:val="FFFFFF" w:themeColor="background1"/>
            </w:rPr>
          </w:pPr>
        </w:p>
      </w:tc>
      <w:tc>
        <w:tcPr>
          <w:tcW w:w="4823" w:type="pct"/>
          <w:shd w:val="clear" w:color="auto" w:fill="EDB9A9"/>
          <w:vAlign w:val="center"/>
        </w:tcPr>
        <w:p w14:paraId="1FA7A4A5" w14:textId="6BCDF256" w:rsidR="00C15A28" w:rsidRDefault="00C15A28" w:rsidP="00435531">
          <w:pPr>
            <w:pStyle w:val="En-tte"/>
            <w:jc w:val="center"/>
            <w:rPr>
              <w:caps/>
              <w:color w:val="FFFFFF" w:themeColor="background1"/>
            </w:rPr>
          </w:pPr>
          <w:sdt>
            <w:sdtPr>
              <w:rPr>
                <w:rFonts w:ascii="Times New Roman" w:hAnsi="Times New Roman" w:cs="Times New Roman"/>
                <w:caps/>
                <w:vertAlign w:val="superscript"/>
              </w:rPr>
              <w:alias w:val="Titre"/>
              <w:tag w:val=""/>
              <w:id w:val="1422838612"/>
              <w:dataBinding w:prefixMappings="xmlns:ns0='http://purl.org/dc/elements/1.1/' xmlns:ns1='http://schemas.openxmlformats.org/package/2006/metadata/core-properties' " w:xpath="/ns1:coreProperties[1]/ns0:title[1]" w:storeItemID="{6C3C8BC8-F283-45AE-878A-BAB7291924A1}"/>
              <w:text/>
            </w:sdtPr>
            <w:sdtContent>
              <w:r>
                <w:rPr>
                  <w:rFonts w:ascii="Times New Roman" w:hAnsi="Times New Roman" w:cs="Times New Roman"/>
                  <w:caps/>
                  <w:vertAlign w:val="superscript"/>
                </w:rPr>
                <w:t>THEME : FACTEURS ASSOCIES A L’INFERTILITE PRIMAIRE CHEZ LES COUPLES CONSULTANT DANS TROIS HOPITAUX DE REFERENCE De LA VILLE DE NGAOUNDERE EN 2026.</w:t>
              </w:r>
            </w:sdtContent>
          </w:sdt>
        </w:p>
      </w:tc>
    </w:tr>
  </w:tbl>
  <w:p w14:paraId="045D0C18" w14:textId="2D7E4BA1" w:rsidR="00C15A28" w:rsidRPr="005C5E8C" w:rsidRDefault="00C15A28" w:rsidP="00435531">
    <w:pPr>
      <w:pStyle w:val="En-tte"/>
      <w:jc w:val="center"/>
    </w:pPr>
    <w:r>
      <w:rPr>
        <w:noProof/>
        <w:lang w:val="fr-FR"/>
      </w:rPr>
      <mc:AlternateContent>
        <mc:Choice Requires="wps">
          <w:drawing>
            <wp:anchor distT="0" distB="0" distL="114300" distR="114300" simplePos="0" relativeHeight="251617792" behindDoc="0" locked="0" layoutInCell="1" allowOverlap="1" wp14:anchorId="32192448" wp14:editId="4E910BCB">
              <wp:simplePos x="0" y="0"/>
              <wp:positionH relativeFrom="column">
                <wp:posOffset>5816600</wp:posOffset>
              </wp:positionH>
              <wp:positionV relativeFrom="paragraph">
                <wp:posOffset>-422910</wp:posOffset>
              </wp:positionV>
              <wp:extent cx="216535" cy="452755"/>
              <wp:effectExtent l="0" t="0" r="0" b="0"/>
              <wp:wrapNone/>
              <wp:docPr id="13"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535" cy="452755"/>
                      </a:xfrm>
                      <a:prstGeom prst="rect">
                        <a:avLst/>
                      </a:prstGeom>
                      <a:solidFill>
                        <a:srgbClr val="FF0000"/>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6729AF2" id="Rectangle 64" o:spid="_x0000_s1026" style="position:absolute;margin-left:458pt;margin-top:-33.3pt;width:17.05pt;height:35.6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" fillcolor="red" stroked="f"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746" w:type="pct"/>
      <w:tblInd w:w="-667" w:type="dxa"/>
      <w:shd w:val="clear" w:color="auto" w:fill="FF967A" w:themeFill="accent6" w:themeFillTint="66"/>
      <w:tblLayout w:type="fixed"/>
      <w:tblCellMar>
        <w:top w:w="115" w:type="dxa"/>
        <w:left w:w="115" w:type="dxa"/>
        <w:bottom w:w="115" w:type="dxa"/>
        <w:right w:w="115" w:type="dxa"/>
      </w:tblCellMar>
      <w:tblLook w:val="04A0" w:firstRow="1" w:lastRow="0" w:firstColumn="1" w:lastColumn="0" w:noHBand="0" w:noVBand="1"/>
    </w:tblPr>
    <w:tblGrid>
      <w:gridCol w:w="369"/>
      <w:gridCol w:w="10057"/>
    </w:tblGrid>
    <w:tr w:rsidR="00C15A28" w14:paraId="3BE19FDC" w14:textId="77777777" w:rsidTr="00CD6BBD">
      <w:trPr>
        <w:trHeight w:hRule="exact" w:val="819"/>
      </w:trPr>
      <w:tc>
        <w:tcPr>
          <w:tcW w:w="177" w:type="pct"/>
          <w:shd w:val="clear" w:color="auto" w:fill="FF0000"/>
          <w:vAlign w:val="center"/>
        </w:tcPr>
        <w:p w14:paraId="54701682" w14:textId="77777777" w:rsidR="00C15A28" w:rsidRDefault="00C15A28" w:rsidP="00F04C6B">
          <w:pPr>
            <w:pStyle w:val="En-tte"/>
            <w:spacing w:after="0"/>
            <w:rPr>
              <w:caps/>
              <w:color w:val="FFFFFF" w:themeColor="background1"/>
            </w:rPr>
          </w:pPr>
        </w:p>
      </w:tc>
      <w:tc>
        <w:tcPr>
          <w:tcW w:w="4823" w:type="pct"/>
          <w:shd w:val="clear" w:color="auto" w:fill="EDB9A9"/>
          <w:vAlign w:val="center"/>
        </w:tcPr>
        <w:p w14:paraId="6B1C687E" w14:textId="36CDD892" w:rsidR="00C15A28" w:rsidRDefault="00C15A28" w:rsidP="00F04C6B">
          <w:pPr>
            <w:pStyle w:val="En-tte"/>
            <w:spacing w:after="0" w:line="240" w:lineRule="auto"/>
            <w:jc w:val="center"/>
            <w:rPr>
              <w:caps/>
              <w:color w:val="FFFFFF" w:themeColor="background1"/>
            </w:rPr>
          </w:pPr>
          <w:sdt>
            <w:sdtPr>
              <w:rPr>
                <w:rFonts w:ascii="Times New Roman" w:hAnsi="Times New Roman" w:cs="Times New Roman"/>
                <w:caps/>
                <w:sz w:val="24"/>
                <w:vertAlign w:val="superscript"/>
              </w:rPr>
              <w:alias w:val="Titre"/>
              <w:tag w:val=""/>
              <w:id w:val="-711658912"/>
              <w:dataBinding w:prefixMappings="xmlns:ns0='http://purl.org/dc/elements/1.1/' xmlns:ns1='http://schemas.openxmlformats.org/package/2006/metadata/core-properties' " w:xpath="/ns1:coreProperties[1]/ns0:title[1]" w:storeItemID="{6C3C8BC8-F283-45AE-878A-BAB7291924A1}"/>
              <w:text/>
            </w:sdtPr>
            <w:sdtContent>
              <w:r w:rsidRPr="00F04C6B">
                <w:rPr>
                  <w:rFonts w:ascii="Times New Roman" w:hAnsi="Times New Roman" w:cs="Times New Roman"/>
                  <w:caps/>
                  <w:sz w:val="24"/>
                  <w:vertAlign w:val="superscript"/>
                </w:rPr>
                <w:t>THEME : FACTEURS ASSOCIES A L’INFERTILITE PRIMAIRE CHEZ LES COUPLES CONSULTANT DANS TROIS HOPITAUX DE REFERENCE De LA VILLE DE NGAOUNDERE EN 2026.</w:t>
              </w:r>
            </w:sdtContent>
          </w:sdt>
        </w:p>
      </w:tc>
    </w:tr>
  </w:tbl>
  <w:p w14:paraId="218EDF56" w14:textId="7332CDD7" w:rsidR="00C15A28" w:rsidRPr="005C5E8C" w:rsidRDefault="00CD6BBD" w:rsidP="00F04C6B">
    <w:pPr>
      <w:pStyle w:val="En-tte"/>
      <w:spacing w:after="0"/>
      <w:jc w:val="center"/>
    </w:pPr>
    <w:r>
      <w:rPr>
        <w:noProof/>
        <w:lang w:val="fr-FR"/>
      </w:rPr>
      <mc:AlternateContent>
        <mc:Choice Requires="wps">
          <w:drawing>
            <wp:anchor distT="0" distB="0" distL="114300" distR="114300" simplePos="0" relativeHeight="251662848" behindDoc="0" locked="0" layoutInCell="1" allowOverlap="1" wp14:anchorId="7CE573C0" wp14:editId="26F88BC3">
              <wp:simplePos x="0" y="0"/>
              <wp:positionH relativeFrom="column">
                <wp:posOffset>6017847</wp:posOffset>
              </wp:positionH>
              <wp:positionV relativeFrom="paragraph">
                <wp:posOffset>-593138</wp:posOffset>
              </wp:positionV>
              <wp:extent cx="305435" cy="603849"/>
              <wp:effectExtent l="0" t="0" r="0" b="6350"/>
              <wp:wrapNone/>
              <wp:docPr id="11" name="Rectangle 241926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603849"/>
                      </a:xfrm>
                      <a:prstGeom prst="rect">
                        <a:avLst/>
                      </a:prstGeom>
                      <a:solidFill>
                        <a:srgbClr val="FF0000"/>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1C4ED62" id="Rectangle 241926857" o:spid="_x0000_s1026" style="position:absolute;margin-left:473.85pt;margin-top:-46.7pt;width:24.05pt;height:47.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" fillcolor="red"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34" w:type="pct"/>
      <w:jc w:val="right"/>
      <w:shd w:val="clear" w:color="auto" w:fill="FF967A" w:themeFill="accent6" w:themeFillTint="66"/>
      <w:tblLayout w:type="fixed"/>
      <w:tblCellMar>
        <w:top w:w="115" w:type="dxa"/>
        <w:left w:w="115" w:type="dxa"/>
        <w:bottom w:w="115" w:type="dxa"/>
        <w:right w:w="115" w:type="dxa"/>
      </w:tblCellMar>
      <w:tblLook w:val="04A0" w:firstRow="1" w:lastRow="0" w:firstColumn="1" w:lastColumn="0" w:noHBand="0" w:noVBand="1"/>
    </w:tblPr>
    <w:tblGrid>
      <w:gridCol w:w="343"/>
      <w:gridCol w:w="9335"/>
    </w:tblGrid>
    <w:tr w:rsidR="00C15A28" w14:paraId="30C894D9" w14:textId="77777777" w:rsidTr="00C406CD">
      <w:trPr>
        <w:trHeight w:hRule="exact" w:val="546"/>
        <w:jc w:val="right"/>
      </w:trPr>
      <w:tc>
        <w:tcPr>
          <w:tcW w:w="177" w:type="pct"/>
          <w:shd w:val="clear" w:color="auto" w:fill="FF0000"/>
          <w:vAlign w:val="center"/>
        </w:tcPr>
        <w:p w14:paraId="5809ED30" w14:textId="77777777" w:rsidR="00C15A28" w:rsidRDefault="00C15A28" w:rsidP="008072A0">
          <w:pPr>
            <w:pStyle w:val="En-tte"/>
            <w:rPr>
              <w:caps/>
              <w:color w:val="FFFFFF" w:themeColor="background1"/>
            </w:rPr>
          </w:pPr>
        </w:p>
      </w:tc>
      <w:tc>
        <w:tcPr>
          <w:tcW w:w="4823" w:type="pct"/>
          <w:shd w:val="clear" w:color="auto" w:fill="EDB9A9"/>
          <w:vAlign w:val="center"/>
        </w:tcPr>
        <w:p w14:paraId="0FDD1DB0" w14:textId="014DF988" w:rsidR="00C15A28" w:rsidRDefault="00C15A28" w:rsidP="00435531">
          <w:pPr>
            <w:pStyle w:val="En-tte"/>
            <w:jc w:val="center"/>
            <w:rPr>
              <w:caps/>
              <w:color w:val="FFFFFF" w:themeColor="background1"/>
            </w:rPr>
          </w:pPr>
          <w:sdt>
            <w:sdtPr>
              <w:rPr>
                <w:rFonts w:ascii="Times New Roman" w:hAnsi="Times New Roman" w:cs="Times New Roman"/>
                <w:caps/>
                <w:vertAlign w:val="superscript"/>
              </w:rPr>
              <w:alias w:val="Titre"/>
              <w:tag w:val=""/>
              <w:id w:val="-934442439"/>
              <w:dataBinding w:prefixMappings="xmlns:ns0='http://purl.org/dc/elements/1.1/' xmlns:ns1='http://schemas.openxmlformats.org/package/2006/metadata/core-properties' " w:xpath="/ns1:coreProperties[1]/ns0:title[1]" w:storeItemID="{6C3C8BC8-F283-45AE-878A-BAB7291924A1}"/>
              <w:text/>
            </w:sdtPr>
            <w:sdtContent>
              <w:r>
                <w:rPr>
                  <w:rFonts w:ascii="Times New Roman" w:hAnsi="Times New Roman" w:cs="Times New Roman"/>
                  <w:caps/>
                  <w:vertAlign w:val="superscript"/>
                </w:rPr>
                <w:t>THEME : FACTEURS ASSOCIES A L’INFERTILITE PRIMAIRE CHEZ LES COUPLES CONSULTANT DANS TROIS HOPITAUX DE REFERENCE De LA VILLE DE NGAOUNDERE EN 2026.</w:t>
              </w:r>
            </w:sdtContent>
          </w:sdt>
        </w:p>
      </w:tc>
    </w:tr>
  </w:tbl>
  <w:p w14:paraId="1A030D3F" w14:textId="7FB2903D" w:rsidR="00C15A28" w:rsidRPr="005C5E8C" w:rsidRDefault="00C15A28" w:rsidP="00435531">
    <w:pPr>
      <w:pStyle w:val="En-tte"/>
      <w:jc w:val="center"/>
    </w:pPr>
    <w:r>
      <w:rPr>
        <w:noProof/>
        <w:lang w:val="fr-FR"/>
      </w:rPr>
      <mc:AlternateContent>
        <mc:Choice Requires="wps">
          <w:drawing>
            <wp:anchor distT="0" distB="0" distL="114300" distR="114300" simplePos="0" relativeHeight="251668992" behindDoc="0" locked="0" layoutInCell="1" allowOverlap="1" wp14:anchorId="16911CC8" wp14:editId="019D0417">
              <wp:simplePos x="0" y="0"/>
              <wp:positionH relativeFrom="column">
                <wp:posOffset>5808345</wp:posOffset>
              </wp:positionH>
              <wp:positionV relativeFrom="paragraph">
                <wp:posOffset>-527685</wp:posOffset>
              </wp:positionV>
              <wp:extent cx="305435" cy="565785"/>
              <wp:effectExtent l="0" t="0" r="0" b="5715"/>
              <wp:wrapNone/>
              <wp:docPr id="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435" cy="56578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C6542" id="Rectangle 2" o:spid="_x0000_s1026" style="position:absolute;margin-left:457.35pt;margin-top:-41.55pt;width:24.05pt;height:44.5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" fillcolor="red" stroked="f" strokeweight="2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91" w:type="pct"/>
      <w:jc w:val="right"/>
      <w:shd w:val="clear" w:color="auto" w:fill="FF967A" w:themeFill="accent6" w:themeFillTint="66"/>
      <w:tblLayout w:type="fixed"/>
      <w:tblCellMar>
        <w:top w:w="115" w:type="dxa"/>
        <w:left w:w="115" w:type="dxa"/>
        <w:bottom w:w="115" w:type="dxa"/>
        <w:right w:w="115" w:type="dxa"/>
      </w:tblCellMar>
      <w:tblLook w:val="04A0" w:firstRow="1" w:lastRow="0" w:firstColumn="1" w:lastColumn="0" w:noHBand="0" w:noVBand="1"/>
    </w:tblPr>
    <w:tblGrid>
      <w:gridCol w:w="353"/>
      <w:gridCol w:w="9610"/>
    </w:tblGrid>
    <w:tr w:rsidR="00C15A28" w14:paraId="2911250A" w14:textId="77777777" w:rsidTr="00863D98">
      <w:trPr>
        <w:trHeight w:hRule="exact" w:val="932"/>
        <w:jc w:val="right"/>
      </w:trPr>
      <w:tc>
        <w:tcPr>
          <w:tcW w:w="177" w:type="pct"/>
          <w:shd w:val="clear" w:color="auto" w:fill="FF0000"/>
          <w:vAlign w:val="center"/>
        </w:tcPr>
        <w:p w14:paraId="0304BB15" w14:textId="77777777" w:rsidR="00C15A28" w:rsidRDefault="00C15A28" w:rsidP="008072A0">
          <w:pPr>
            <w:pStyle w:val="En-tte"/>
            <w:rPr>
              <w:caps/>
              <w:color w:val="FFFFFF" w:themeColor="background1"/>
            </w:rPr>
          </w:pPr>
        </w:p>
      </w:tc>
      <w:tc>
        <w:tcPr>
          <w:tcW w:w="4823" w:type="pct"/>
          <w:shd w:val="clear" w:color="auto" w:fill="EDB9A9"/>
          <w:vAlign w:val="center"/>
        </w:tcPr>
        <w:p w14:paraId="6789B5D2" w14:textId="60D8D3A9" w:rsidR="00C15A28" w:rsidRDefault="00C15A28" w:rsidP="00863D98">
          <w:pPr>
            <w:pStyle w:val="En-tte"/>
            <w:spacing w:after="0" w:line="240" w:lineRule="auto"/>
            <w:jc w:val="center"/>
            <w:rPr>
              <w:caps/>
              <w:color w:val="FFFFFF" w:themeColor="background1"/>
            </w:rPr>
          </w:pPr>
          <w:sdt>
            <w:sdtPr>
              <w:rPr>
                <w:rFonts w:ascii="Times New Roman" w:hAnsi="Times New Roman" w:cs="Times New Roman"/>
                <w:caps/>
                <w:sz w:val="28"/>
                <w:vertAlign w:val="superscript"/>
              </w:rPr>
              <w:alias w:val="Titre"/>
              <w:tag w:val=""/>
              <w:id w:val="853771155"/>
              <w:dataBinding w:prefixMappings="xmlns:ns0='http://purl.org/dc/elements/1.1/' xmlns:ns1='http://schemas.openxmlformats.org/package/2006/metadata/core-properties' " w:xpath="/ns1:coreProperties[1]/ns0:title[1]" w:storeItemID="{6C3C8BC8-F283-45AE-878A-BAB7291924A1}"/>
              <w:text/>
            </w:sdtPr>
            <w:sdtContent>
              <w:r w:rsidRPr="00863D98">
                <w:rPr>
                  <w:rFonts w:ascii="Times New Roman" w:hAnsi="Times New Roman" w:cs="Times New Roman"/>
                  <w:caps/>
                  <w:sz w:val="28"/>
                  <w:vertAlign w:val="superscript"/>
                </w:rPr>
                <w:t>THEME : FACTEURS ASSOCIES A L’INFERTILITE PRIMAIRE CHEZ LES COUPLES CONSULTANT DANS TROIS HOPITAUX DE REFERENCE De LA VILLE DE NGAOUNDERE EN 2026.</w:t>
              </w:r>
            </w:sdtContent>
          </w:sdt>
        </w:p>
      </w:tc>
    </w:tr>
  </w:tbl>
  <w:p w14:paraId="11C6C2C2" w14:textId="49AC4ED7" w:rsidR="00C15A28" w:rsidRPr="005C5E8C" w:rsidRDefault="00C15A28" w:rsidP="00435531">
    <w:pPr>
      <w:pStyle w:val="En-tte"/>
      <w:jc w:val="center"/>
    </w:pPr>
    <w:r>
      <w:rPr>
        <w:noProof/>
        <w:lang w:val="fr-FR"/>
      </w:rPr>
      <mc:AlternateContent>
        <mc:Choice Requires="wps">
          <w:drawing>
            <wp:anchor distT="0" distB="0" distL="114300" distR="114300" simplePos="0" relativeHeight="251675136" behindDoc="0" locked="0" layoutInCell="1" allowOverlap="1" wp14:anchorId="0BEDF086" wp14:editId="27A2BCC5">
              <wp:simplePos x="0" y="0"/>
              <wp:positionH relativeFrom="column">
                <wp:posOffset>5777050</wp:posOffset>
              </wp:positionH>
              <wp:positionV relativeFrom="paragraph">
                <wp:posOffset>-665851</wp:posOffset>
              </wp:positionV>
              <wp:extent cx="305435" cy="646981"/>
              <wp:effectExtent l="0" t="0" r="0" b="1270"/>
              <wp:wrapNone/>
              <wp:docPr id="1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435" cy="646981"/>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B8C76" id="Rectangle 2" o:spid="_x0000_s1026" style="position:absolute;margin-left:454.9pt;margin-top:-52.45pt;width:24.05pt;height:50.9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" fillcolor="red" stroked="f" strokeweight="2p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558" w:type="pct"/>
      <w:jc w:val="right"/>
      <w:shd w:val="clear" w:color="auto" w:fill="FF967A" w:themeFill="accent6" w:themeFillTint="66"/>
      <w:tblLayout w:type="fixed"/>
      <w:tblCellMar>
        <w:top w:w="115" w:type="dxa"/>
        <w:left w:w="115" w:type="dxa"/>
        <w:bottom w:w="115" w:type="dxa"/>
        <w:right w:w="115" w:type="dxa"/>
      </w:tblCellMar>
      <w:tblLook w:val="04A0" w:firstRow="1" w:lastRow="0" w:firstColumn="1" w:lastColumn="0" w:noHBand="0" w:noVBand="1"/>
    </w:tblPr>
    <w:tblGrid>
      <w:gridCol w:w="357"/>
      <w:gridCol w:w="9727"/>
    </w:tblGrid>
    <w:tr w:rsidR="00C15A28" w14:paraId="41B6BC44" w14:textId="77777777" w:rsidTr="00B400FF">
      <w:trPr>
        <w:trHeight w:hRule="exact" w:val="864"/>
        <w:jc w:val="right"/>
      </w:trPr>
      <w:tc>
        <w:tcPr>
          <w:tcW w:w="177" w:type="pct"/>
          <w:shd w:val="clear" w:color="auto" w:fill="FF0000"/>
          <w:vAlign w:val="center"/>
        </w:tcPr>
        <w:p w14:paraId="5306DD0C" w14:textId="77777777" w:rsidR="00C15A28" w:rsidRDefault="00C15A28" w:rsidP="008072A0">
          <w:pPr>
            <w:pStyle w:val="En-tte"/>
            <w:rPr>
              <w:caps/>
              <w:color w:val="FFFFFF" w:themeColor="background1"/>
            </w:rPr>
          </w:pPr>
        </w:p>
      </w:tc>
      <w:tc>
        <w:tcPr>
          <w:tcW w:w="4823" w:type="pct"/>
          <w:shd w:val="clear" w:color="auto" w:fill="EDB9A9"/>
          <w:vAlign w:val="center"/>
        </w:tcPr>
        <w:p w14:paraId="495AF6B1" w14:textId="6C2857C8" w:rsidR="00C15A28" w:rsidRDefault="00C15A28" w:rsidP="00B400FF">
          <w:pPr>
            <w:pStyle w:val="En-tte"/>
            <w:spacing w:after="0" w:line="240" w:lineRule="auto"/>
            <w:jc w:val="center"/>
            <w:rPr>
              <w:caps/>
              <w:color w:val="FFFFFF" w:themeColor="background1"/>
            </w:rPr>
          </w:pPr>
          <w:sdt>
            <w:sdtPr>
              <w:rPr>
                <w:rFonts w:ascii="Times New Roman" w:hAnsi="Times New Roman" w:cs="Times New Roman"/>
                <w:caps/>
                <w:sz w:val="28"/>
                <w:vertAlign w:val="superscript"/>
              </w:rPr>
              <w:alias w:val="Titre"/>
              <w:tag w:val=""/>
              <w:id w:val="-1945841956"/>
              <w:dataBinding w:prefixMappings="xmlns:ns0='http://purl.org/dc/elements/1.1/' xmlns:ns1='http://schemas.openxmlformats.org/package/2006/metadata/core-properties' " w:xpath="/ns1:coreProperties[1]/ns0:title[1]" w:storeItemID="{6C3C8BC8-F283-45AE-878A-BAB7291924A1}"/>
              <w:text/>
            </w:sdtPr>
            <w:sdtContent>
              <w:r w:rsidRPr="00B400FF">
                <w:rPr>
                  <w:rFonts w:ascii="Times New Roman" w:hAnsi="Times New Roman" w:cs="Times New Roman"/>
                  <w:caps/>
                  <w:sz w:val="28"/>
                  <w:vertAlign w:val="superscript"/>
                </w:rPr>
                <w:t>THEME : FACTEURS ASSOCIES A L’INFERTILITE PRIMAIRE CHEZ LES COUPLES CONSULTANT DANS TROIS HOPITAUX DE REFERENCE De LA VILLE DE NGAOUNDERE EN 2026.</w:t>
              </w:r>
            </w:sdtContent>
          </w:sdt>
        </w:p>
      </w:tc>
    </w:tr>
  </w:tbl>
  <w:p w14:paraId="1A615FFC" w14:textId="40B70CA4" w:rsidR="00C15A28" w:rsidRPr="005C5E8C" w:rsidRDefault="00C15A28" w:rsidP="00435531">
    <w:pPr>
      <w:pStyle w:val="En-tte"/>
      <w:jc w:val="center"/>
    </w:pPr>
    <w:r>
      <w:rPr>
        <w:noProof/>
        <w:lang w:val="fr-FR"/>
      </w:rPr>
      <mc:AlternateContent>
        <mc:Choice Requires="wps">
          <w:drawing>
            <wp:anchor distT="0" distB="0" distL="114300" distR="114300" simplePos="0" relativeHeight="251671040" behindDoc="0" locked="0" layoutInCell="1" allowOverlap="1" wp14:anchorId="79B294E4" wp14:editId="5825AD38">
              <wp:simplePos x="0" y="0"/>
              <wp:positionH relativeFrom="column">
                <wp:posOffset>5828809</wp:posOffset>
              </wp:positionH>
              <wp:positionV relativeFrom="paragraph">
                <wp:posOffset>-639924</wp:posOffset>
              </wp:positionV>
              <wp:extent cx="305435" cy="621102"/>
              <wp:effectExtent l="0" t="0" r="0" b="762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435" cy="621102"/>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698E4B" id="Rectangle 2" o:spid="_x0000_s1026" style="position:absolute;margin-left:458.95pt;margin-top:-50.4pt;width:24.05pt;height:48.9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" fillcolor="red" stroked="f" strokeweight="2p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1" w:type="pct"/>
      <w:jc w:val="right"/>
      <w:shd w:val="clear" w:color="auto" w:fill="FF967A" w:themeFill="accent6" w:themeFillTint="66"/>
      <w:tblLayout w:type="fixed"/>
      <w:tblCellMar>
        <w:top w:w="115" w:type="dxa"/>
        <w:left w:w="115" w:type="dxa"/>
        <w:bottom w:w="115" w:type="dxa"/>
        <w:right w:w="115" w:type="dxa"/>
      </w:tblCellMar>
      <w:tblLook w:val="04A0" w:firstRow="1" w:lastRow="0" w:firstColumn="1" w:lastColumn="0" w:noHBand="0" w:noVBand="1"/>
    </w:tblPr>
    <w:tblGrid>
      <w:gridCol w:w="347"/>
      <w:gridCol w:w="9453"/>
    </w:tblGrid>
    <w:tr w:rsidR="00C15A28" w14:paraId="526C3A21" w14:textId="77777777" w:rsidTr="005118CE">
      <w:trPr>
        <w:trHeight w:hRule="exact" w:val="818"/>
        <w:jc w:val="right"/>
      </w:trPr>
      <w:tc>
        <w:tcPr>
          <w:tcW w:w="177" w:type="pct"/>
          <w:shd w:val="clear" w:color="auto" w:fill="FF0000"/>
          <w:vAlign w:val="center"/>
        </w:tcPr>
        <w:p w14:paraId="38E63AF8" w14:textId="77777777" w:rsidR="00C15A28" w:rsidRDefault="00C15A28" w:rsidP="00645FF8">
          <w:pPr>
            <w:pStyle w:val="En-tte"/>
            <w:rPr>
              <w:caps/>
              <w:color w:val="FFFFFF" w:themeColor="background1"/>
            </w:rPr>
          </w:pPr>
        </w:p>
      </w:tc>
      <w:tc>
        <w:tcPr>
          <w:tcW w:w="4823" w:type="pct"/>
          <w:shd w:val="clear" w:color="auto" w:fill="EDB9A9"/>
          <w:vAlign w:val="center"/>
        </w:tcPr>
        <w:p w14:paraId="737108D1" w14:textId="6701E5B7" w:rsidR="00C15A28" w:rsidRDefault="00C15A28" w:rsidP="005118CE">
          <w:pPr>
            <w:pStyle w:val="En-tte"/>
            <w:spacing w:after="0" w:line="240" w:lineRule="auto"/>
            <w:jc w:val="center"/>
            <w:rPr>
              <w:caps/>
              <w:color w:val="FFFFFF" w:themeColor="background1"/>
            </w:rPr>
          </w:pPr>
          <w:sdt>
            <w:sdtPr>
              <w:rPr>
                <w:rFonts w:ascii="Times New Roman" w:hAnsi="Times New Roman" w:cs="Times New Roman"/>
                <w:caps/>
                <w:sz w:val="28"/>
                <w:vertAlign w:val="superscript"/>
              </w:rPr>
              <w:alias w:val="Titre"/>
              <w:tag w:val=""/>
              <w:id w:val="-1499496951"/>
              <w:dataBinding w:prefixMappings="xmlns:ns0='http://purl.org/dc/elements/1.1/' xmlns:ns1='http://schemas.openxmlformats.org/package/2006/metadata/core-properties' " w:xpath="/ns1:coreProperties[1]/ns0:title[1]" w:storeItemID="{6C3C8BC8-F283-45AE-878A-BAB7291924A1}"/>
              <w:text/>
            </w:sdtPr>
            <w:sdtContent>
              <w:r w:rsidRPr="005118CE">
                <w:rPr>
                  <w:rFonts w:ascii="Times New Roman" w:hAnsi="Times New Roman" w:cs="Times New Roman"/>
                  <w:caps/>
                  <w:sz w:val="28"/>
                  <w:vertAlign w:val="superscript"/>
                  <w:lang w:val="fr-FR"/>
                </w:rPr>
                <w:t>THEME : FACTEURS ASSOCIES A L’INFERTILITE PRIMAIRE CHEZ LES COUPLES CONSULTANT DANS TROIS HOPITAUX DE REFERENCE De LA VILLE DE NGAOUNDERE EN 2026.</w:t>
              </w:r>
            </w:sdtContent>
          </w:sdt>
        </w:p>
      </w:tc>
    </w:tr>
  </w:tbl>
  <w:p w14:paraId="32A7DB2D" w14:textId="096CAAAE" w:rsidR="00C15A28" w:rsidRPr="00645FF8" w:rsidRDefault="00C15A28" w:rsidP="00645FF8">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34" w:type="pct"/>
      <w:jc w:val="right"/>
      <w:shd w:val="clear" w:color="auto" w:fill="FF967A" w:themeFill="accent6" w:themeFillTint="66"/>
      <w:tblLayout w:type="fixed"/>
      <w:tblCellMar>
        <w:top w:w="115" w:type="dxa"/>
        <w:left w:w="115" w:type="dxa"/>
        <w:bottom w:w="115" w:type="dxa"/>
        <w:right w:w="115" w:type="dxa"/>
      </w:tblCellMar>
      <w:tblLook w:val="04A0" w:firstRow="1" w:lastRow="0" w:firstColumn="1" w:lastColumn="0" w:noHBand="0" w:noVBand="1"/>
    </w:tblPr>
    <w:tblGrid>
      <w:gridCol w:w="343"/>
      <w:gridCol w:w="9335"/>
    </w:tblGrid>
    <w:tr w:rsidR="00C15A28" w:rsidRPr="002B25C3" w14:paraId="2DFCBE38" w14:textId="77777777" w:rsidTr="00B82C0C">
      <w:trPr>
        <w:trHeight w:hRule="exact" w:val="546"/>
        <w:jc w:val="right"/>
      </w:trPr>
      <w:tc>
        <w:tcPr>
          <w:tcW w:w="177" w:type="pct"/>
          <w:shd w:val="clear" w:color="auto" w:fill="FF0000"/>
          <w:vAlign w:val="center"/>
        </w:tcPr>
        <w:p w14:paraId="1D5E35E8" w14:textId="77777777" w:rsidR="00C15A28" w:rsidRPr="002B25C3" w:rsidRDefault="00C15A28" w:rsidP="002B25C3">
          <w:pPr>
            <w:tabs>
              <w:tab w:val="center" w:pos="4536"/>
              <w:tab w:val="right" w:pos="9072"/>
            </w:tabs>
            <w:rPr>
              <w:caps/>
              <w:color w:val="FFFFFF" w:themeColor="background1"/>
            </w:rPr>
          </w:pPr>
        </w:p>
      </w:tc>
      <w:tc>
        <w:tcPr>
          <w:tcW w:w="4823" w:type="pct"/>
          <w:shd w:val="clear" w:color="auto" w:fill="EDB9A9"/>
          <w:vAlign w:val="center"/>
        </w:tcPr>
        <w:p w14:paraId="4246B78F" w14:textId="56DD2B8E" w:rsidR="00C15A28" w:rsidRPr="002B25C3" w:rsidRDefault="00C15A28" w:rsidP="002B25C3">
          <w:pPr>
            <w:tabs>
              <w:tab w:val="center" w:pos="4536"/>
              <w:tab w:val="right" w:pos="9072"/>
            </w:tabs>
            <w:jc w:val="center"/>
            <w:rPr>
              <w:caps/>
              <w:color w:val="FFFFFF" w:themeColor="background1"/>
            </w:rPr>
          </w:pPr>
          <w:sdt>
            <w:sdtPr>
              <w:rPr>
                <w:rFonts w:ascii="Times New Roman" w:hAnsi="Times New Roman" w:cs="Times New Roman"/>
                <w:caps/>
                <w:vertAlign w:val="superscript"/>
              </w:rPr>
              <w:alias w:val="Titre"/>
              <w:tag w:val=""/>
              <w:id w:val="592357702"/>
              <w:dataBinding w:prefixMappings="xmlns:ns0='http://purl.org/dc/elements/1.1/' xmlns:ns1='http://schemas.openxmlformats.org/package/2006/metadata/core-properties' " w:xpath="/ns1:coreProperties[1]/ns0:title[1]" w:storeItemID="{6C3C8BC8-F283-45AE-878A-BAB7291924A1}"/>
              <w:text/>
            </w:sdtPr>
            <w:sdtContent>
              <w:r w:rsidRPr="002B25C3">
                <w:rPr>
                  <w:rFonts w:ascii="Times New Roman" w:hAnsi="Times New Roman" w:cs="Times New Roman"/>
                  <w:caps/>
                  <w:vertAlign w:val="superscript"/>
                </w:rPr>
                <w:t>THEME : FACTEURS ASSOCIES A L’INFERTILITE PRIMAIRE CHEZ LES COUPLES CONSULTANT DANS TROIS HOPITAUX DE REFERENCE De LA VILLE DE NGAOUNDERE EN 2026.</w:t>
              </w:r>
            </w:sdtContent>
          </w:sdt>
        </w:p>
      </w:tc>
    </w:tr>
  </w:tbl>
  <w:p w14:paraId="4300726D" w14:textId="77777777" w:rsidR="00C15A28" w:rsidRPr="002B25C3" w:rsidRDefault="00C15A28" w:rsidP="002B25C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A659C"/>
    <w:multiLevelType w:val="hybridMultilevel"/>
    <w:tmpl w:val="D3C81668"/>
    <w:lvl w:ilvl="0" w:tplc="601A413C">
      <w:start w:val="4"/>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00F50FE"/>
    <w:multiLevelType w:val="hybridMultilevel"/>
    <w:tmpl w:val="DE8A15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AB3507"/>
    <w:multiLevelType w:val="hybridMultilevel"/>
    <w:tmpl w:val="1898EC4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EF5A1C"/>
    <w:multiLevelType w:val="hybridMultilevel"/>
    <w:tmpl w:val="CA8621B0"/>
    <w:lvl w:ilvl="0" w:tplc="040C000B">
      <w:start w:val="1"/>
      <w:numFmt w:val="bullet"/>
      <w:lvlText w:val=""/>
      <w:lvlJc w:val="left"/>
      <w:pPr>
        <w:ind w:left="1845" w:hanging="360"/>
      </w:pPr>
      <w:rPr>
        <w:rFonts w:ascii="Wingdings" w:hAnsi="Wingdings" w:hint="default"/>
      </w:rPr>
    </w:lvl>
    <w:lvl w:ilvl="1" w:tplc="040C0003" w:tentative="1">
      <w:start w:val="1"/>
      <w:numFmt w:val="bullet"/>
      <w:lvlText w:val="o"/>
      <w:lvlJc w:val="left"/>
      <w:pPr>
        <w:ind w:left="2565" w:hanging="360"/>
      </w:pPr>
      <w:rPr>
        <w:rFonts w:ascii="Courier New" w:hAnsi="Courier New" w:cs="Courier New" w:hint="default"/>
      </w:rPr>
    </w:lvl>
    <w:lvl w:ilvl="2" w:tplc="040C0005" w:tentative="1">
      <w:start w:val="1"/>
      <w:numFmt w:val="bullet"/>
      <w:lvlText w:val=""/>
      <w:lvlJc w:val="left"/>
      <w:pPr>
        <w:ind w:left="3285" w:hanging="360"/>
      </w:pPr>
      <w:rPr>
        <w:rFonts w:ascii="Wingdings" w:hAnsi="Wingdings" w:hint="default"/>
      </w:rPr>
    </w:lvl>
    <w:lvl w:ilvl="3" w:tplc="040C0001" w:tentative="1">
      <w:start w:val="1"/>
      <w:numFmt w:val="bullet"/>
      <w:lvlText w:val=""/>
      <w:lvlJc w:val="left"/>
      <w:pPr>
        <w:ind w:left="4005" w:hanging="360"/>
      </w:pPr>
      <w:rPr>
        <w:rFonts w:ascii="Symbol" w:hAnsi="Symbol" w:hint="default"/>
      </w:rPr>
    </w:lvl>
    <w:lvl w:ilvl="4" w:tplc="040C0003" w:tentative="1">
      <w:start w:val="1"/>
      <w:numFmt w:val="bullet"/>
      <w:lvlText w:val="o"/>
      <w:lvlJc w:val="left"/>
      <w:pPr>
        <w:ind w:left="4725" w:hanging="360"/>
      </w:pPr>
      <w:rPr>
        <w:rFonts w:ascii="Courier New" w:hAnsi="Courier New" w:cs="Courier New" w:hint="default"/>
      </w:rPr>
    </w:lvl>
    <w:lvl w:ilvl="5" w:tplc="040C0005" w:tentative="1">
      <w:start w:val="1"/>
      <w:numFmt w:val="bullet"/>
      <w:lvlText w:val=""/>
      <w:lvlJc w:val="left"/>
      <w:pPr>
        <w:ind w:left="5445" w:hanging="360"/>
      </w:pPr>
      <w:rPr>
        <w:rFonts w:ascii="Wingdings" w:hAnsi="Wingdings" w:hint="default"/>
      </w:rPr>
    </w:lvl>
    <w:lvl w:ilvl="6" w:tplc="040C0001" w:tentative="1">
      <w:start w:val="1"/>
      <w:numFmt w:val="bullet"/>
      <w:lvlText w:val=""/>
      <w:lvlJc w:val="left"/>
      <w:pPr>
        <w:ind w:left="6165" w:hanging="360"/>
      </w:pPr>
      <w:rPr>
        <w:rFonts w:ascii="Symbol" w:hAnsi="Symbol" w:hint="default"/>
      </w:rPr>
    </w:lvl>
    <w:lvl w:ilvl="7" w:tplc="040C0003" w:tentative="1">
      <w:start w:val="1"/>
      <w:numFmt w:val="bullet"/>
      <w:lvlText w:val="o"/>
      <w:lvlJc w:val="left"/>
      <w:pPr>
        <w:ind w:left="6885" w:hanging="360"/>
      </w:pPr>
      <w:rPr>
        <w:rFonts w:ascii="Courier New" w:hAnsi="Courier New" w:cs="Courier New" w:hint="default"/>
      </w:rPr>
    </w:lvl>
    <w:lvl w:ilvl="8" w:tplc="040C0005" w:tentative="1">
      <w:start w:val="1"/>
      <w:numFmt w:val="bullet"/>
      <w:lvlText w:val=""/>
      <w:lvlJc w:val="left"/>
      <w:pPr>
        <w:ind w:left="7605" w:hanging="360"/>
      </w:pPr>
      <w:rPr>
        <w:rFonts w:ascii="Wingdings" w:hAnsi="Wingdings" w:hint="default"/>
      </w:rPr>
    </w:lvl>
  </w:abstractNum>
  <w:abstractNum w:abstractNumId="4" w15:restartNumberingAfterBreak="0">
    <w:nsid w:val="111D32FC"/>
    <w:multiLevelType w:val="hybridMultilevel"/>
    <w:tmpl w:val="0AE2FC50"/>
    <w:lvl w:ilvl="0" w:tplc="261A174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7B65687"/>
    <w:multiLevelType w:val="hybridMultilevel"/>
    <w:tmpl w:val="95AC4E3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9A74C06"/>
    <w:multiLevelType w:val="hybridMultilevel"/>
    <w:tmpl w:val="E938C570"/>
    <w:lvl w:ilvl="0" w:tplc="040C0015">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7" w15:restartNumberingAfterBreak="0">
    <w:nsid w:val="1B082A35"/>
    <w:multiLevelType w:val="hybridMultilevel"/>
    <w:tmpl w:val="1F08DF10"/>
    <w:lvl w:ilvl="0" w:tplc="03EE3856">
      <w:start w:val="1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000568D"/>
    <w:multiLevelType w:val="hybridMultilevel"/>
    <w:tmpl w:val="4E1AC540"/>
    <w:lvl w:ilvl="0" w:tplc="47086C4A">
      <w:start w:val="1"/>
      <w:numFmt w:val="bullet"/>
      <w:lvlText w:val="•"/>
      <w:lvlJc w:val="left"/>
      <w:pPr>
        <w:ind w:left="540" w:hanging="30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0BA357A"/>
    <w:multiLevelType w:val="hybridMultilevel"/>
    <w:tmpl w:val="91562514"/>
    <w:lvl w:ilvl="0" w:tplc="47086C4A">
      <w:start w:val="1"/>
      <w:numFmt w:val="bullet"/>
      <w:lvlText w:val="•"/>
      <w:lvlJc w:val="left"/>
      <w:pPr>
        <w:ind w:left="540" w:hanging="300"/>
      </w:pPr>
    </w:lvl>
    <w:lvl w:ilvl="1" w:tplc="F1365CF8">
      <w:numFmt w:val="decimal"/>
      <w:lvlText w:val=""/>
      <w:lvlJc w:val="left"/>
    </w:lvl>
    <w:lvl w:ilvl="2" w:tplc="30407C22">
      <w:numFmt w:val="decimal"/>
      <w:lvlText w:val=""/>
      <w:lvlJc w:val="left"/>
    </w:lvl>
    <w:lvl w:ilvl="3" w:tplc="B106B18C">
      <w:numFmt w:val="decimal"/>
      <w:lvlText w:val=""/>
      <w:lvlJc w:val="left"/>
    </w:lvl>
    <w:lvl w:ilvl="4" w:tplc="B6322038">
      <w:numFmt w:val="decimal"/>
      <w:lvlText w:val=""/>
      <w:lvlJc w:val="left"/>
    </w:lvl>
    <w:lvl w:ilvl="5" w:tplc="58BEE668">
      <w:numFmt w:val="decimal"/>
      <w:lvlText w:val=""/>
      <w:lvlJc w:val="left"/>
    </w:lvl>
    <w:lvl w:ilvl="6" w:tplc="E2627AD6">
      <w:numFmt w:val="decimal"/>
      <w:lvlText w:val=""/>
      <w:lvlJc w:val="left"/>
    </w:lvl>
    <w:lvl w:ilvl="7" w:tplc="E6C840B8">
      <w:numFmt w:val="decimal"/>
      <w:lvlText w:val=""/>
      <w:lvlJc w:val="left"/>
    </w:lvl>
    <w:lvl w:ilvl="8" w:tplc="45BCB356">
      <w:numFmt w:val="decimal"/>
      <w:lvlText w:val=""/>
      <w:lvlJc w:val="left"/>
    </w:lvl>
  </w:abstractNum>
  <w:abstractNum w:abstractNumId="10" w15:restartNumberingAfterBreak="0">
    <w:nsid w:val="26D61AAB"/>
    <w:multiLevelType w:val="hybridMultilevel"/>
    <w:tmpl w:val="AB2E6D6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2ADC75FF"/>
    <w:multiLevelType w:val="hybridMultilevel"/>
    <w:tmpl w:val="2E8C00D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BDB3EF2"/>
    <w:multiLevelType w:val="hybridMultilevel"/>
    <w:tmpl w:val="0C3EE392"/>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3" w15:restartNumberingAfterBreak="0">
    <w:nsid w:val="34C0693F"/>
    <w:multiLevelType w:val="hybridMultilevel"/>
    <w:tmpl w:val="CD6C371C"/>
    <w:lvl w:ilvl="0" w:tplc="B1D8339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6132779"/>
    <w:multiLevelType w:val="hybridMultilevel"/>
    <w:tmpl w:val="1BD62BDE"/>
    <w:lvl w:ilvl="0" w:tplc="040C000B">
      <w:start w:val="1"/>
      <w:numFmt w:val="bullet"/>
      <w:lvlText w:val=""/>
      <w:lvlJc w:val="left"/>
      <w:pPr>
        <w:ind w:left="1491" w:hanging="360"/>
      </w:pPr>
      <w:rPr>
        <w:rFonts w:ascii="Wingdings" w:hAnsi="Wingdings" w:hint="default"/>
      </w:rPr>
    </w:lvl>
    <w:lvl w:ilvl="1" w:tplc="040C0003" w:tentative="1">
      <w:start w:val="1"/>
      <w:numFmt w:val="bullet"/>
      <w:lvlText w:val="o"/>
      <w:lvlJc w:val="left"/>
      <w:pPr>
        <w:ind w:left="2211" w:hanging="360"/>
      </w:pPr>
      <w:rPr>
        <w:rFonts w:ascii="Courier New" w:hAnsi="Courier New" w:cs="Courier New" w:hint="default"/>
      </w:rPr>
    </w:lvl>
    <w:lvl w:ilvl="2" w:tplc="040C0005" w:tentative="1">
      <w:start w:val="1"/>
      <w:numFmt w:val="bullet"/>
      <w:lvlText w:val=""/>
      <w:lvlJc w:val="left"/>
      <w:pPr>
        <w:ind w:left="2931" w:hanging="360"/>
      </w:pPr>
      <w:rPr>
        <w:rFonts w:ascii="Wingdings" w:hAnsi="Wingdings" w:hint="default"/>
      </w:rPr>
    </w:lvl>
    <w:lvl w:ilvl="3" w:tplc="040C0001" w:tentative="1">
      <w:start w:val="1"/>
      <w:numFmt w:val="bullet"/>
      <w:lvlText w:val=""/>
      <w:lvlJc w:val="left"/>
      <w:pPr>
        <w:ind w:left="3651" w:hanging="360"/>
      </w:pPr>
      <w:rPr>
        <w:rFonts w:ascii="Symbol" w:hAnsi="Symbol" w:hint="default"/>
      </w:rPr>
    </w:lvl>
    <w:lvl w:ilvl="4" w:tplc="040C0003" w:tentative="1">
      <w:start w:val="1"/>
      <w:numFmt w:val="bullet"/>
      <w:lvlText w:val="o"/>
      <w:lvlJc w:val="left"/>
      <w:pPr>
        <w:ind w:left="4371" w:hanging="360"/>
      </w:pPr>
      <w:rPr>
        <w:rFonts w:ascii="Courier New" w:hAnsi="Courier New" w:cs="Courier New" w:hint="default"/>
      </w:rPr>
    </w:lvl>
    <w:lvl w:ilvl="5" w:tplc="040C0005" w:tentative="1">
      <w:start w:val="1"/>
      <w:numFmt w:val="bullet"/>
      <w:lvlText w:val=""/>
      <w:lvlJc w:val="left"/>
      <w:pPr>
        <w:ind w:left="5091" w:hanging="360"/>
      </w:pPr>
      <w:rPr>
        <w:rFonts w:ascii="Wingdings" w:hAnsi="Wingdings" w:hint="default"/>
      </w:rPr>
    </w:lvl>
    <w:lvl w:ilvl="6" w:tplc="040C0001" w:tentative="1">
      <w:start w:val="1"/>
      <w:numFmt w:val="bullet"/>
      <w:lvlText w:val=""/>
      <w:lvlJc w:val="left"/>
      <w:pPr>
        <w:ind w:left="5811" w:hanging="360"/>
      </w:pPr>
      <w:rPr>
        <w:rFonts w:ascii="Symbol" w:hAnsi="Symbol" w:hint="default"/>
      </w:rPr>
    </w:lvl>
    <w:lvl w:ilvl="7" w:tplc="040C0003" w:tentative="1">
      <w:start w:val="1"/>
      <w:numFmt w:val="bullet"/>
      <w:lvlText w:val="o"/>
      <w:lvlJc w:val="left"/>
      <w:pPr>
        <w:ind w:left="6531" w:hanging="360"/>
      </w:pPr>
      <w:rPr>
        <w:rFonts w:ascii="Courier New" w:hAnsi="Courier New" w:cs="Courier New" w:hint="default"/>
      </w:rPr>
    </w:lvl>
    <w:lvl w:ilvl="8" w:tplc="040C0005" w:tentative="1">
      <w:start w:val="1"/>
      <w:numFmt w:val="bullet"/>
      <w:lvlText w:val=""/>
      <w:lvlJc w:val="left"/>
      <w:pPr>
        <w:ind w:left="7251" w:hanging="360"/>
      </w:pPr>
      <w:rPr>
        <w:rFonts w:ascii="Wingdings" w:hAnsi="Wingdings" w:hint="default"/>
      </w:rPr>
    </w:lvl>
  </w:abstractNum>
  <w:abstractNum w:abstractNumId="15" w15:restartNumberingAfterBreak="0">
    <w:nsid w:val="369948B1"/>
    <w:multiLevelType w:val="hybridMultilevel"/>
    <w:tmpl w:val="CB226E8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39425E00"/>
    <w:multiLevelType w:val="hybridMultilevel"/>
    <w:tmpl w:val="04207EC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9B6446A"/>
    <w:multiLevelType w:val="hybridMultilevel"/>
    <w:tmpl w:val="A734F0DA"/>
    <w:lvl w:ilvl="0" w:tplc="B1D8339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1332A3"/>
    <w:multiLevelType w:val="hybridMultilevel"/>
    <w:tmpl w:val="C2442B20"/>
    <w:lvl w:ilvl="0" w:tplc="4CBE8B98">
      <w:start w:val="1"/>
      <w:numFmt w:val="decimal"/>
      <w:lvlText w:val="%1."/>
      <w:lvlJc w:val="left"/>
      <w:pPr>
        <w:ind w:left="720" w:hanging="360"/>
      </w:pPr>
      <w:rPr>
        <w:rFonts w:hint="default"/>
        <w:b/>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A260C88"/>
    <w:multiLevelType w:val="hybridMultilevel"/>
    <w:tmpl w:val="FEACBF44"/>
    <w:lvl w:ilvl="0" w:tplc="10B0B192">
      <w:start w:val="1"/>
      <w:numFmt w:val="decimal"/>
      <w:lvlText w:val="%1."/>
      <w:lvlJc w:val="left"/>
      <w:pPr>
        <w:ind w:left="771" w:hanging="360"/>
      </w:pPr>
      <w:rPr>
        <w:rFonts w:ascii="Times New Roman" w:eastAsia="SimSun" w:hAnsi="Times New Roman" w:cs="Times New Roman"/>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abstractNum w:abstractNumId="20" w15:restartNumberingAfterBreak="0">
    <w:nsid w:val="3AC97715"/>
    <w:multiLevelType w:val="hybridMultilevel"/>
    <w:tmpl w:val="FEE09F6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C222B5D"/>
    <w:multiLevelType w:val="hybridMultilevel"/>
    <w:tmpl w:val="A1BC19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600AB7"/>
    <w:multiLevelType w:val="hybridMultilevel"/>
    <w:tmpl w:val="80D4ABDC"/>
    <w:lvl w:ilvl="0" w:tplc="B1D8339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AD47146"/>
    <w:multiLevelType w:val="hybridMultilevel"/>
    <w:tmpl w:val="C42A00C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0940048"/>
    <w:multiLevelType w:val="hybridMultilevel"/>
    <w:tmpl w:val="EAE867E0"/>
    <w:lvl w:ilvl="0" w:tplc="B1D83398">
      <w:numFmt w:val="bullet"/>
      <w:lvlText w:val="•"/>
      <w:lvlJc w:val="left"/>
      <w:pPr>
        <w:ind w:left="1211" w:hanging="360"/>
      </w:pPr>
      <w:rPr>
        <w:rFonts w:ascii="Times New Roman" w:eastAsia="Times New Roman"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5" w15:restartNumberingAfterBreak="0">
    <w:nsid w:val="52C4778B"/>
    <w:multiLevelType w:val="hybridMultilevel"/>
    <w:tmpl w:val="B6FEE208"/>
    <w:lvl w:ilvl="0" w:tplc="601A413C">
      <w:start w:val="4"/>
      <w:numFmt w:val="bullet"/>
      <w:lvlText w:val="-"/>
      <w:lvlJc w:val="left"/>
      <w:pPr>
        <w:ind w:left="720" w:hanging="360"/>
      </w:pPr>
      <w:rPr>
        <w:rFonts w:ascii="Times New Roman" w:eastAsia="Times New Roman" w:hAnsi="Times New Roman" w:cs="Times New Roman"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6" w15:restartNumberingAfterBreak="0">
    <w:nsid w:val="58492973"/>
    <w:multiLevelType w:val="hybridMultilevel"/>
    <w:tmpl w:val="6DB8938E"/>
    <w:lvl w:ilvl="0" w:tplc="040C0005">
      <w:start w:val="1"/>
      <w:numFmt w:val="bullet"/>
      <w:lvlText w:val=""/>
      <w:lvlJc w:val="left"/>
      <w:pPr>
        <w:ind w:left="1015" w:hanging="360"/>
      </w:pPr>
      <w:rPr>
        <w:rFonts w:ascii="Wingdings" w:hAnsi="Wingdings" w:hint="default"/>
      </w:rPr>
    </w:lvl>
    <w:lvl w:ilvl="1" w:tplc="040C0003" w:tentative="1">
      <w:start w:val="1"/>
      <w:numFmt w:val="bullet"/>
      <w:lvlText w:val="o"/>
      <w:lvlJc w:val="left"/>
      <w:pPr>
        <w:ind w:left="1735" w:hanging="360"/>
      </w:pPr>
      <w:rPr>
        <w:rFonts w:ascii="Courier New" w:hAnsi="Courier New" w:cs="Courier New" w:hint="default"/>
      </w:rPr>
    </w:lvl>
    <w:lvl w:ilvl="2" w:tplc="040C0005" w:tentative="1">
      <w:start w:val="1"/>
      <w:numFmt w:val="bullet"/>
      <w:lvlText w:val=""/>
      <w:lvlJc w:val="left"/>
      <w:pPr>
        <w:ind w:left="2455" w:hanging="360"/>
      </w:pPr>
      <w:rPr>
        <w:rFonts w:ascii="Wingdings" w:hAnsi="Wingdings" w:hint="default"/>
      </w:rPr>
    </w:lvl>
    <w:lvl w:ilvl="3" w:tplc="040C0001" w:tentative="1">
      <w:start w:val="1"/>
      <w:numFmt w:val="bullet"/>
      <w:lvlText w:val=""/>
      <w:lvlJc w:val="left"/>
      <w:pPr>
        <w:ind w:left="3175" w:hanging="360"/>
      </w:pPr>
      <w:rPr>
        <w:rFonts w:ascii="Symbol" w:hAnsi="Symbol" w:hint="default"/>
      </w:rPr>
    </w:lvl>
    <w:lvl w:ilvl="4" w:tplc="040C0003" w:tentative="1">
      <w:start w:val="1"/>
      <w:numFmt w:val="bullet"/>
      <w:lvlText w:val="o"/>
      <w:lvlJc w:val="left"/>
      <w:pPr>
        <w:ind w:left="3895" w:hanging="360"/>
      </w:pPr>
      <w:rPr>
        <w:rFonts w:ascii="Courier New" w:hAnsi="Courier New" w:cs="Courier New" w:hint="default"/>
      </w:rPr>
    </w:lvl>
    <w:lvl w:ilvl="5" w:tplc="040C0005" w:tentative="1">
      <w:start w:val="1"/>
      <w:numFmt w:val="bullet"/>
      <w:lvlText w:val=""/>
      <w:lvlJc w:val="left"/>
      <w:pPr>
        <w:ind w:left="4615" w:hanging="360"/>
      </w:pPr>
      <w:rPr>
        <w:rFonts w:ascii="Wingdings" w:hAnsi="Wingdings" w:hint="default"/>
      </w:rPr>
    </w:lvl>
    <w:lvl w:ilvl="6" w:tplc="040C0001" w:tentative="1">
      <w:start w:val="1"/>
      <w:numFmt w:val="bullet"/>
      <w:lvlText w:val=""/>
      <w:lvlJc w:val="left"/>
      <w:pPr>
        <w:ind w:left="5335" w:hanging="360"/>
      </w:pPr>
      <w:rPr>
        <w:rFonts w:ascii="Symbol" w:hAnsi="Symbol" w:hint="default"/>
      </w:rPr>
    </w:lvl>
    <w:lvl w:ilvl="7" w:tplc="040C0003" w:tentative="1">
      <w:start w:val="1"/>
      <w:numFmt w:val="bullet"/>
      <w:lvlText w:val="o"/>
      <w:lvlJc w:val="left"/>
      <w:pPr>
        <w:ind w:left="6055" w:hanging="360"/>
      </w:pPr>
      <w:rPr>
        <w:rFonts w:ascii="Courier New" w:hAnsi="Courier New" w:cs="Courier New" w:hint="default"/>
      </w:rPr>
    </w:lvl>
    <w:lvl w:ilvl="8" w:tplc="040C0005" w:tentative="1">
      <w:start w:val="1"/>
      <w:numFmt w:val="bullet"/>
      <w:lvlText w:val=""/>
      <w:lvlJc w:val="left"/>
      <w:pPr>
        <w:ind w:left="6775" w:hanging="360"/>
      </w:pPr>
      <w:rPr>
        <w:rFonts w:ascii="Wingdings" w:hAnsi="Wingdings" w:hint="default"/>
      </w:rPr>
    </w:lvl>
  </w:abstractNum>
  <w:abstractNum w:abstractNumId="27" w15:restartNumberingAfterBreak="0">
    <w:nsid w:val="5AF41826"/>
    <w:multiLevelType w:val="hybridMultilevel"/>
    <w:tmpl w:val="80BAF57A"/>
    <w:lvl w:ilvl="0" w:tplc="040C0001">
      <w:start w:val="1"/>
      <w:numFmt w:val="bullet"/>
      <w:lvlText w:val=""/>
      <w:lvlJc w:val="left"/>
      <w:pPr>
        <w:ind w:left="785"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8" w15:restartNumberingAfterBreak="0">
    <w:nsid w:val="5C365C20"/>
    <w:multiLevelType w:val="hybridMultilevel"/>
    <w:tmpl w:val="E1DC55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EC03DDF"/>
    <w:multiLevelType w:val="hybridMultilevel"/>
    <w:tmpl w:val="9C42F6A4"/>
    <w:lvl w:ilvl="0" w:tplc="601A413C">
      <w:start w:val="4"/>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667265F9"/>
    <w:multiLevelType w:val="hybridMultilevel"/>
    <w:tmpl w:val="792AAC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B166ACD"/>
    <w:multiLevelType w:val="hybridMultilevel"/>
    <w:tmpl w:val="0A7EF1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D0657F7"/>
    <w:multiLevelType w:val="hybridMultilevel"/>
    <w:tmpl w:val="D1D20D8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F391C1D"/>
    <w:multiLevelType w:val="hybridMultilevel"/>
    <w:tmpl w:val="6084FB2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3D74D83"/>
    <w:multiLevelType w:val="hybridMultilevel"/>
    <w:tmpl w:val="B6A8EB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44E1BA6"/>
    <w:multiLevelType w:val="hybridMultilevel"/>
    <w:tmpl w:val="E55EF3D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49B1C79"/>
    <w:multiLevelType w:val="hybridMultilevel"/>
    <w:tmpl w:val="FA2032E0"/>
    <w:lvl w:ilvl="0" w:tplc="040C0009">
      <w:start w:val="1"/>
      <w:numFmt w:val="bullet"/>
      <w:lvlText w:val=""/>
      <w:lvlJc w:val="left"/>
      <w:pPr>
        <w:ind w:left="1366" w:hanging="360"/>
      </w:pPr>
      <w:rPr>
        <w:rFonts w:ascii="Wingdings" w:hAnsi="Wingdings" w:hint="default"/>
      </w:rPr>
    </w:lvl>
    <w:lvl w:ilvl="1" w:tplc="040C0003" w:tentative="1">
      <w:start w:val="1"/>
      <w:numFmt w:val="bullet"/>
      <w:lvlText w:val="o"/>
      <w:lvlJc w:val="left"/>
      <w:pPr>
        <w:ind w:left="2086" w:hanging="360"/>
      </w:pPr>
      <w:rPr>
        <w:rFonts w:ascii="Courier New" w:hAnsi="Courier New" w:cs="Courier New" w:hint="default"/>
      </w:rPr>
    </w:lvl>
    <w:lvl w:ilvl="2" w:tplc="040C0005" w:tentative="1">
      <w:start w:val="1"/>
      <w:numFmt w:val="bullet"/>
      <w:lvlText w:val=""/>
      <w:lvlJc w:val="left"/>
      <w:pPr>
        <w:ind w:left="2806" w:hanging="360"/>
      </w:pPr>
      <w:rPr>
        <w:rFonts w:ascii="Wingdings" w:hAnsi="Wingdings" w:hint="default"/>
      </w:rPr>
    </w:lvl>
    <w:lvl w:ilvl="3" w:tplc="040C0001" w:tentative="1">
      <w:start w:val="1"/>
      <w:numFmt w:val="bullet"/>
      <w:lvlText w:val=""/>
      <w:lvlJc w:val="left"/>
      <w:pPr>
        <w:ind w:left="3526" w:hanging="360"/>
      </w:pPr>
      <w:rPr>
        <w:rFonts w:ascii="Symbol" w:hAnsi="Symbol" w:hint="default"/>
      </w:rPr>
    </w:lvl>
    <w:lvl w:ilvl="4" w:tplc="040C0003" w:tentative="1">
      <w:start w:val="1"/>
      <w:numFmt w:val="bullet"/>
      <w:lvlText w:val="o"/>
      <w:lvlJc w:val="left"/>
      <w:pPr>
        <w:ind w:left="4246" w:hanging="360"/>
      </w:pPr>
      <w:rPr>
        <w:rFonts w:ascii="Courier New" w:hAnsi="Courier New" w:cs="Courier New" w:hint="default"/>
      </w:rPr>
    </w:lvl>
    <w:lvl w:ilvl="5" w:tplc="040C0005" w:tentative="1">
      <w:start w:val="1"/>
      <w:numFmt w:val="bullet"/>
      <w:lvlText w:val=""/>
      <w:lvlJc w:val="left"/>
      <w:pPr>
        <w:ind w:left="4966" w:hanging="360"/>
      </w:pPr>
      <w:rPr>
        <w:rFonts w:ascii="Wingdings" w:hAnsi="Wingdings" w:hint="default"/>
      </w:rPr>
    </w:lvl>
    <w:lvl w:ilvl="6" w:tplc="040C0001" w:tentative="1">
      <w:start w:val="1"/>
      <w:numFmt w:val="bullet"/>
      <w:lvlText w:val=""/>
      <w:lvlJc w:val="left"/>
      <w:pPr>
        <w:ind w:left="5686" w:hanging="360"/>
      </w:pPr>
      <w:rPr>
        <w:rFonts w:ascii="Symbol" w:hAnsi="Symbol" w:hint="default"/>
      </w:rPr>
    </w:lvl>
    <w:lvl w:ilvl="7" w:tplc="040C0003" w:tentative="1">
      <w:start w:val="1"/>
      <w:numFmt w:val="bullet"/>
      <w:lvlText w:val="o"/>
      <w:lvlJc w:val="left"/>
      <w:pPr>
        <w:ind w:left="6406" w:hanging="360"/>
      </w:pPr>
      <w:rPr>
        <w:rFonts w:ascii="Courier New" w:hAnsi="Courier New" w:cs="Courier New" w:hint="default"/>
      </w:rPr>
    </w:lvl>
    <w:lvl w:ilvl="8" w:tplc="040C0005" w:tentative="1">
      <w:start w:val="1"/>
      <w:numFmt w:val="bullet"/>
      <w:lvlText w:val=""/>
      <w:lvlJc w:val="left"/>
      <w:pPr>
        <w:ind w:left="7126" w:hanging="360"/>
      </w:pPr>
      <w:rPr>
        <w:rFonts w:ascii="Wingdings" w:hAnsi="Wingdings" w:hint="default"/>
      </w:rPr>
    </w:lvl>
  </w:abstractNum>
  <w:abstractNum w:abstractNumId="37" w15:restartNumberingAfterBreak="0">
    <w:nsid w:val="7C367BA9"/>
    <w:multiLevelType w:val="hybridMultilevel"/>
    <w:tmpl w:val="C810B6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DF023D8"/>
    <w:multiLevelType w:val="hybridMultilevel"/>
    <w:tmpl w:val="B64C326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25"/>
  </w:num>
  <w:num w:numId="3">
    <w:abstractNumId w:val="19"/>
  </w:num>
  <w:num w:numId="4">
    <w:abstractNumId w:val="12"/>
  </w:num>
  <w:num w:numId="5">
    <w:abstractNumId w:val="11"/>
  </w:num>
  <w:num w:numId="6">
    <w:abstractNumId w:val="38"/>
  </w:num>
  <w:num w:numId="7">
    <w:abstractNumId w:val="34"/>
  </w:num>
  <w:num w:numId="8">
    <w:abstractNumId w:val="21"/>
  </w:num>
  <w:num w:numId="9">
    <w:abstractNumId w:val="22"/>
  </w:num>
  <w:num w:numId="10">
    <w:abstractNumId w:val="30"/>
  </w:num>
  <w:num w:numId="11">
    <w:abstractNumId w:val="32"/>
  </w:num>
  <w:num w:numId="12">
    <w:abstractNumId w:val="0"/>
  </w:num>
  <w:num w:numId="13">
    <w:abstractNumId w:val="17"/>
  </w:num>
  <w:num w:numId="14">
    <w:abstractNumId w:val="5"/>
  </w:num>
  <w:num w:numId="15">
    <w:abstractNumId w:val="37"/>
  </w:num>
  <w:num w:numId="16">
    <w:abstractNumId w:val="33"/>
  </w:num>
  <w:num w:numId="17">
    <w:abstractNumId w:val="24"/>
  </w:num>
  <w:num w:numId="18">
    <w:abstractNumId w:val="9"/>
  </w:num>
  <w:num w:numId="19">
    <w:abstractNumId w:val="8"/>
  </w:num>
  <w:num w:numId="20">
    <w:abstractNumId w:val="28"/>
  </w:num>
  <w:num w:numId="21">
    <w:abstractNumId w:val="36"/>
  </w:num>
  <w:num w:numId="22">
    <w:abstractNumId w:val="13"/>
  </w:num>
  <w:num w:numId="23">
    <w:abstractNumId w:val="26"/>
  </w:num>
  <w:num w:numId="24">
    <w:abstractNumId w:val="31"/>
  </w:num>
  <w:num w:numId="25">
    <w:abstractNumId w:val="35"/>
  </w:num>
  <w:num w:numId="26">
    <w:abstractNumId w:val="14"/>
  </w:num>
  <w:num w:numId="27">
    <w:abstractNumId w:val="29"/>
  </w:num>
  <w:num w:numId="28">
    <w:abstractNumId w:val="15"/>
  </w:num>
  <w:num w:numId="29">
    <w:abstractNumId w:val="10"/>
  </w:num>
  <w:num w:numId="30">
    <w:abstractNumId w:val="18"/>
  </w:num>
  <w:num w:numId="31">
    <w:abstractNumId w:val="4"/>
  </w:num>
  <w:num w:numId="32">
    <w:abstractNumId w:val="23"/>
  </w:num>
  <w:num w:numId="33">
    <w:abstractNumId w:val="16"/>
  </w:num>
  <w:num w:numId="34">
    <w:abstractNumId w:val="2"/>
  </w:num>
  <w:num w:numId="35">
    <w:abstractNumId w:val="20"/>
  </w:num>
  <w:num w:numId="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7"/>
  </w:num>
  <w:num w:numId="38">
    <w:abstractNumId w:val="1"/>
  </w:num>
  <w:num w:numId="39">
    <w:abstractNumId w:val="6"/>
  </w:num>
  <w:num w:numId="40">
    <w:abstractNumId w:val="3"/>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ristian Nzentem Tchamte">
    <w15:presenceInfo w15:providerId="AD" w15:userId="S::Christian_Nzentem-Tchamte@etu.u-bourgogne.fr::aeb2f7c9-7e98-4f46-8b54-3dccff12fb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4D"/>
    <w:rsid w:val="000010F8"/>
    <w:rsid w:val="0000232A"/>
    <w:rsid w:val="00002D1D"/>
    <w:rsid w:val="00005A1F"/>
    <w:rsid w:val="00006047"/>
    <w:rsid w:val="00010FC4"/>
    <w:rsid w:val="00016F5A"/>
    <w:rsid w:val="000176D6"/>
    <w:rsid w:val="00022016"/>
    <w:rsid w:val="000259F2"/>
    <w:rsid w:val="00025E79"/>
    <w:rsid w:val="000260C2"/>
    <w:rsid w:val="0003128B"/>
    <w:rsid w:val="0003366B"/>
    <w:rsid w:val="000337B6"/>
    <w:rsid w:val="00034167"/>
    <w:rsid w:val="000352CA"/>
    <w:rsid w:val="00042261"/>
    <w:rsid w:val="00042E76"/>
    <w:rsid w:val="00045AB7"/>
    <w:rsid w:val="00046856"/>
    <w:rsid w:val="000473D6"/>
    <w:rsid w:val="00047436"/>
    <w:rsid w:val="00052754"/>
    <w:rsid w:val="00054A58"/>
    <w:rsid w:val="00055CE4"/>
    <w:rsid w:val="00056A39"/>
    <w:rsid w:val="000574E1"/>
    <w:rsid w:val="000575C6"/>
    <w:rsid w:val="0006057E"/>
    <w:rsid w:val="00060983"/>
    <w:rsid w:val="00061255"/>
    <w:rsid w:val="000652D4"/>
    <w:rsid w:val="000653D3"/>
    <w:rsid w:val="00065D7B"/>
    <w:rsid w:val="00066E56"/>
    <w:rsid w:val="00072629"/>
    <w:rsid w:val="00073511"/>
    <w:rsid w:val="00073DEA"/>
    <w:rsid w:val="0007421B"/>
    <w:rsid w:val="00075022"/>
    <w:rsid w:val="00076D5A"/>
    <w:rsid w:val="00080192"/>
    <w:rsid w:val="00080E11"/>
    <w:rsid w:val="0008634D"/>
    <w:rsid w:val="00090D3B"/>
    <w:rsid w:val="00091D26"/>
    <w:rsid w:val="000942D5"/>
    <w:rsid w:val="00094A04"/>
    <w:rsid w:val="00095BE8"/>
    <w:rsid w:val="00097C4A"/>
    <w:rsid w:val="000A0449"/>
    <w:rsid w:val="000A1EA0"/>
    <w:rsid w:val="000A34D9"/>
    <w:rsid w:val="000A7A6E"/>
    <w:rsid w:val="000B23AB"/>
    <w:rsid w:val="000B266E"/>
    <w:rsid w:val="000B50AA"/>
    <w:rsid w:val="000B6370"/>
    <w:rsid w:val="000C0533"/>
    <w:rsid w:val="000C3798"/>
    <w:rsid w:val="000C3C0F"/>
    <w:rsid w:val="000C5DA7"/>
    <w:rsid w:val="000C628B"/>
    <w:rsid w:val="000C6909"/>
    <w:rsid w:val="000C7E6C"/>
    <w:rsid w:val="000C7F1E"/>
    <w:rsid w:val="000D06B9"/>
    <w:rsid w:val="000D0C24"/>
    <w:rsid w:val="000D0C8E"/>
    <w:rsid w:val="000D37D1"/>
    <w:rsid w:val="000D5039"/>
    <w:rsid w:val="000D6033"/>
    <w:rsid w:val="000D64C3"/>
    <w:rsid w:val="000D6BEF"/>
    <w:rsid w:val="000D6F44"/>
    <w:rsid w:val="000D7A67"/>
    <w:rsid w:val="000D7AAE"/>
    <w:rsid w:val="000E2096"/>
    <w:rsid w:val="000E2970"/>
    <w:rsid w:val="000E2DA7"/>
    <w:rsid w:val="000E2E3D"/>
    <w:rsid w:val="000E30FE"/>
    <w:rsid w:val="000E40F1"/>
    <w:rsid w:val="000E583D"/>
    <w:rsid w:val="000E66D8"/>
    <w:rsid w:val="000E6C6F"/>
    <w:rsid w:val="000E7CD5"/>
    <w:rsid w:val="000F1726"/>
    <w:rsid w:val="000F2752"/>
    <w:rsid w:val="000F4766"/>
    <w:rsid w:val="000F4A23"/>
    <w:rsid w:val="000F5BF6"/>
    <w:rsid w:val="000F5E89"/>
    <w:rsid w:val="000F686C"/>
    <w:rsid w:val="000F7EC3"/>
    <w:rsid w:val="00100502"/>
    <w:rsid w:val="001009D2"/>
    <w:rsid w:val="00101491"/>
    <w:rsid w:val="00101C45"/>
    <w:rsid w:val="00101D01"/>
    <w:rsid w:val="001051CF"/>
    <w:rsid w:val="0011126D"/>
    <w:rsid w:val="001118BB"/>
    <w:rsid w:val="00111C9C"/>
    <w:rsid w:val="00116716"/>
    <w:rsid w:val="001173EB"/>
    <w:rsid w:val="00117C6F"/>
    <w:rsid w:val="0012099F"/>
    <w:rsid w:val="00120C72"/>
    <w:rsid w:val="00120EF3"/>
    <w:rsid w:val="00122103"/>
    <w:rsid w:val="0012444F"/>
    <w:rsid w:val="00124BA4"/>
    <w:rsid w:val="00125045"/>
    <w:rsid w:val="001251B5"/>
    <w:rsid w:val="00126995"/>
    <w:rsid w:val="00126C7A"/>
    <w:rsid w:val="00127F0B"/>
    <w:rsid w:val="00132AD3"/>
    <w:rsid w:val="00132C8D"/>
    <w:rsid w:val="00134F37"/>
    <w:rsid w:val="00136633"/>
    <w:rsid w:val="00137401"/>
    <w:rsid w:val="0013789F"/>
    <w:rsid w:val="00140A88"/>
    <w:rsid w:val="00141CEA"/>
    <w:rsid w:val="00141DE6"/>
    <w:rsid w:val="00143128"/>
    <w:rsid w:val="001445A0"/>
    <w:rsid w:val="00146403"/>
    <w:rsid w:val="00146949"/>
    <w:rsid w:val="00146B77"/>
    <w:rsid w:val="00147CC1"/>
    <w:rsid w:val="00147FF8"/>
    <w:rsid w:val="00150145"/>
    <w:rsid w:val="001519EB"/>
    <w:rsid w:val="001525A8"/>
    <w:rsid w:val="00152BA8"/>
    <w:rsid w:val="001530B6"/>
    <w:rsid w:val="001548ED"/>
    <w:rsid w:val="00156777"/>
    <w:rsid w:val="00157BD7"/>
    <w:rsid w:val="0016051A"/>
    <w:rsid w:val="00166FC4"/>
    <w:rsid w:val="00167BC6"/>
    <w:rsid w:val="0017011E"/>
    <w:rsid w:val="001708CE"/>
    <w:rsid w:val="00170D6A"/>
    <w:rsid w:val="00171D84"/>
    <w:rsid w:val="00172027"/>
    <w:rsid w:val="001729A3"/>
    <w:rsid w:val="001740FD"/>
    <w:rsid w:val="00175213"/>
    <w:rsid w:val="001772CC"/>
    <w:rsid w:val="00181EF3"/>
    <w:rsid w:val="001840C1"/>
    <w:rsid w:val="00186BDF"/>
    <w:rsid w:val="00190FB7"/>
    <w:rsid w:val="00191011"/>
    <w:rsid w:val="0019192F"/>
    <w:rsid w:val="00191D12"/>
    <w:rsid w:val="001925C2"/>
    <w:rsid w:val="00195CE3"/>
    <w:rsid w:val="00196CED"/>
    <w:rsid w:val="0019796D"/>
    <w:rsid w:val="00197CAA"/>
    <w:rsid w:val="001A091A"/>
    <w:rsid w:val="001A2427"/>
    <w:rsid w:val="001A406D"/>
    <w:rsid w:val="001A44B3"/>
    <w:rsid w:val="001B0AD9"/>
    <w:rsid w:val="001B234B"/>
    <w:rsid w:val="001B29A9"/>
    <w:rsid w:val="001B3415"/>
    <w:rsid w:val="001B4C90"/>
    <w:rsid w:val="001B6A3D"/>
    <w:rsid w:val="001C27EA"/>
    <w:rsid w:val="001C5712"/>
    <w:rsid w:val="001C5C38"/>
    <w:rsid w:val="001C656F"/>
    <w:rsid w:val="001D0A3E"/>
    <w:rsid w:val="001D1DC5"/>
    <w:rsid w:val="001D2BAB"/>
    <w:rsid w:val="001D3C27"/>
    <w:rsid w:val="001D3F72"/>
    <w:rsid w:val="001D409A"/>
    <w:rsid w:val="001D4788"/>
    <w:rsid w:val="001D730D"/>
    <w:rsid w:val="001D7E33"/>
    <w:rsid w:val="001F0884"/>
    <w:rsid w:val="001F173D"/>
    <w:rsid w:val="001F19DE"/>
    <w:rsid w:val="001F1DF2"/>
    <w:rsid w:val="001F1E71"/>
    <w:rsid w:val="001F23AA"/>
    <w:rsid w:val="001F26D2"/>
    <w:rsid w:val="001F4261"/>
    <w:rsid w:val="001F4DA2"/>
    <w:rsid w:val="001F66D8"/>
    <w:rsid w:val="00201E89"/>
    <w:rsid w:val="00203851"/>
    <w:rsid w:val="00204B52"/>
    <w:rsid w:val="002054CC"/>
    <w:rsid w:val="00207251"/>
    <w:rsid w:val="0021046D"/>
    <w:rsid w:val="00211482"/>
    <w:rsid w:val="00212BC8"/>
    <w:rsid w:val="00216B84"/>
    <w:rsid w:val="0021781F"/>
    <w:rsid w:val="0022016D"/>
    <w:rsid w:val="002208C1"/>
    <w:rsid w:val="00220C5F"/>
    <w:rsid w:val="00221221"/>
    <w:rsid w:val="00221357"/>
    <w:rsid w:val="00222D81"/>
    <w:rsid w:val="00222E55"/>
    <w:rsid w:val="00223DF6"/>
    <w:rsid w:val="00224687"/>
    <w:rsid w:val="00225A13"/>
    <w:rsid w:val="00225A44"/>
    <w:rsid w:val="002264F9"/>
    <w:rsid w:val="00226D4D"/>
    <w:rsid w:val="00231CB4"/>
    <w:rsid w:val="00232DD8"/>
    <w:rsid w:val="002337AC"/>
    <w:rsid w:val="00234A23"/>
    <w:rsid w:val="00235197"/>
    <w:rsid w:val="002366E1"/>
    <w:rsid w:val="002378C7"/>
    <w:rsid w:val="002401AB"/>
    <w:rsid w:val="0024364B"/>
    <w:rsid w:val="0024742F"/>
    <w:rsid w:val="0025047E"/>
    <w:rsid w:val="0025086E"/>
    <w:rsid w:val="002518D9"/>
    <w:rsid w:val="00253111"/>
    <w:rsid w:val="002535D2"/>
    <w:rsid w:val="0025465E"/>
    <w:rsid w:val="00256058"/>
    <w:rsid w:val="00256F07"/>
    <w:rsid w:val="00260CBD"/>
    <w:rsid w:val="00262586"/>
    <w:rsid w:val="00263E26"/>
    <w:rsid w:val="0026509A"/>
    <w:rsid w:val="00265933"/>
    <w:rsid w:val="002659C4"/>
    <w:rsid w:val="0027134C"/>
    <w:rsid w:val="00271353"/>
    <w:rsid w:val="002718EE"/>
    <w:rsid w:val="002724A6"/>
    <w:rsid w:val="00275FB3"/>
    <w:rsid w:val="00276A7E"/>
    <w:rsid w:val="00277250"/>
    <w:rsid w:val="00277705"/>
    <w:rsid w:val="00280B42"/>
    <w:rsid w:val="00280F74"/>
    <w:rsid w:val="00282EEE"/>
    <w:rsid w:val="002831BD"/>
    <w:rsid w:val="00283EB1"/>
    <w:rsid w:val="00284F54"/>
    <w:rsid w:val="00286D8C"/>
    <w:rsid w:val="0029093E"/>
    <w:rsid w:val="00290E93"/>
    <w:rsid w:val="00291AE4"/>
    <w:rsid w:val="00291FC5"/>
    <w:rsid w:val="002932F2"/>
    <w:rsid w:val="00293384"/>
    <w:rsid w:val="00293A73"/>
    <w:rsid w:val="00296061"/>
    <w:rsid w:val="00296134"/>
    <w:rsid w:val="00297E5C"/>
    <w:rsid w:val="002A04EC"/>
    <w:rsid w:val="002A0A88"/>
    <w:rsid w:val="002A2649"/>
    <w:rsid w:val="002A31CB"/>
    <w:rsid w:val="002A38BE"/>
    <w:rsid w:val="002A5A48"/>
    <w:rsid w:val="002A5D12"/>
    <w:rsid w:val="002A7E7B"/>
    <w:rsid w:val="002B091A"/>
    <w:rsid w:val="002B0A98"/>
    <w:rsid w:val="002B0D1B"/>
    <w:rsid w:val="002B17BF"/>
    <w:rsid w:val="002B181B"/>
    <w:rsid w:val="002B25C3"/>
    <w:rsid w:val="002B328A"/>
    <w:rsid w:val="002B3622"/>
    <w:rsid w:val="002B42EF"/>
    <w:rsid w:val="002B4522"/>
    <w:rsid w:val="002B6699"/>
    <w:rsid w:val="002B6DC8"/>
    <w:rsid w:val="002B6E29"/>
    <w:rsid w:val="002B7930"/>
    <w:rsid w:val="002C0D63"/>
    <w:rsid w:val="002C0E41"/>
    <w:rsid w:val="002C4928"/>
    <w:rsid w:val="002C6E31"/>
    <w:rsid w:val="002D15D0"/>
    <w:rsid w:val="002D184D"/>
    <w:rsid w:val="002D339B"/>
    <w:rsid w:val="002D3B93"/>
    <w:rsid w:val="002D5FCB"/>
    <w:rsid w:val="002D6262"/>
    <w:rsid w:val="002D6A10"/>
    <w:rsid w:val="002D6FB0"/>
    <w:rsid w:val="002E090A"/>
    <w:rsid w:val="002E0F3A"/>
    <w:rsid w:val="002E119D"/>
    <w:rsid w:val="002E2C85"/>
    <w:rsid w:val="002E368F"/>
    <w:rsid w:val="002E3728"/>
    <w:rsid w:val="002E469E"/>
    <w:rsid w:val="002E65DD"/>
    <w:rsid w:val="002E6C90"/>
    <w:rsid w:val="002F2775"/>
    <w:rsid w:val="002F3350"/>
    <w:rsid w:val="002F3FC4"/>
    <w:rsid w:val="002F6CB2"/>
    <w:rsid w:val="00301015"/>
    <w:rsid w:val="00301194"/>
    <w:rsid w:val="00306048"/>
    <w:rsid w:val="00306DC0"/>
    <w:rsid w:val="00307624"/>
    <w:rsid w:val="00310CF7"/>
    <w:rsid w:val="00311E2A"/>
    <w:rsid w:val="00313BA3"/>
    <w:rsid w:val="00317332"/>
    <w:rsid w:val="00320E7F"/>
    <w:rsid w:val="00322120"/>
    <w:rsid w:val="00322282"/>
    <w:rsid w:val="00322E87"/>
    <w:rsid w:val="00324AE3"/>
    <w:rsid w:val="0032554D"/>
    <w:rsid w:val="00331C69"/>
    <w:rsid w:val="00332827"/>
    <w:rsid w:val="003344D9"/>
    <w:rsid w:val="00337AC9"/>
    <w:rsid w:val="00337BC6"/>
    <w:rsid w:val="00340A13"/>
    <w:rsid w:val="00341479"/>
    <w:rsid w:val="0034238F"/>
    <w:rsid w:val="00344968"/>
    <w:rsid w:val="00346C95"/>
    <w:rsid w:val="00351AC0"/>
    <w:rsid w:val="00352BD4"/>
    <w:rsid w:val="00353E44"/>
    <w:rsid w:val="003559E0"/>
    <w:rsid w:val="003600C6"/>
    <w:rsid w:val="00360466"/>
    <w:rsid w:val="00362442"/>
    <w:rsid w:val="003638FE"/>
    <w:rsid w:val="00364056"/>
    <w:rsid w:val="00364328"/>
    <w:rsid w:val="00365A38"/>
    <w:rsid w:val="00367795"/>
    <w:rsid w:val="00370EB0"/>
    <w:rsid w:val="00372A9D"/>
    <w:rsid w:val="00373717"/>
    <w:rsid w:val="003739A7"/>
    <w:rsid w:val="00374214"/>
    <w:rsid w:val="0037502A"/>
    <w:rsid w:val="00375177"/>
    <w:rsid w:val="00376AE7"/>
    <w:rsid w:val="0038034E"/>
    <w:rsid w:val="003803AD"/>
    <w:rsid w:val="00380CA3"/>
    <w:rsid w:val="00381B10"/>
    <w:rsid w:val="00384CE3"/>
    <w:rsid w:val="003853CE"/>
    <w:rsid w:val="00394042"/>
    <w:rsid w:val="00394270"/>
    <w:rsid w:val="00395913"/>
    <w:rsid w:val="00396FEE"/>
    <w:rsid w:val="00396FF0"/>
    <w:rsid w:val="003971F2"/>
    <w:rsid w:val="003A055B"/>
    <w:rsid w:val="003A2766"/>
    <w:rsid w:val="003A50E6"/>
    <w:rsid w:val="003A7960"/>
    <w:rsid w:val="003B1159"/>
    <w:rsid w:val="003B1AA3"/>
    <w:rsid w:val="003B39DB"/>
    <w:rsid w:val="003C00F9"/>
    <w:rsid w:val="003C03C9"/>
    <w:rsid w:val="003C1E41"/>
    <w:rsid w:val="003C1FE9"/>
    <w:rsid w:val="003C3BDE"/>
    <w:rsid w:val="003C4F4E"/>
    <w:rsid w:val="003C7815"/>
    <w:rsid w:val="003C7D49"/>
    <w:rsid w:val="003D008B"/>
    <w:rsid w:val="003D0B93"/>
    <w:rsid w:val="003D1D6B"/>
    <w:rsid w:val="003D2D13"/>
    <w:rsid w:val="003D3AB9"/>
    <w:rsid w:val="003D48A6"/>
    <w:rsid w:val="003D7E4E"/>
    <w:rsid w:val="003E21D9"/>
    <w:rsid w:val="003E416A"/>
    <w:rsid w:val="003E4BB1"/>
    <w:rsid w:val="003E5A9C"/>
    <w:rsid w:val="003E79C5"/>
    <w:rsid w:val="003F0377"/>
    <w:rsid w:val="003F0E53"/>
    <w:rsid w:val="003F17CB"/>
    <w:rsid w:val="003F3363"/>
    <w:rsid w:val="003F3B59"/>
    <w:rsid w:val="003F4F3D"/>
    <w:rsid w:val="003F7211"/>
    <w:rsid w:val="00400E8D"/>
    <w:rsid w:val="00402EBE"/>
    <w:rsid w:val="00402FA9"/>
    <w:rsid w:val="0040366F"/>
    <w:rsid w:val="00403693"/>
    <w:rsid w:val="004071CC"/>
    <w:rsid w:val="004126F8"/>
    <w:rsid w:val="00413009"/>
    <w:rsid w:val="00414742"/>
    <w:rsid w:val="00417392"/>
    <w:rsid w:val="00420503"/>
    <w:rsid w:val="004214F4"/>
    <w:rsid w:val="00424F10"/>
    <w:rsid w:val="004279CB"/>
    <w:rsid w:val="00435531"/>
    <w:rsid w:val="00436D0E"/>
    <w:rsid w:val="004409A8"/>
    <w:rsid w:val="00442F5A"/>
    <w:rsid w:val="00444F85"/>
    <w:rsid w:val="004465D8"/>
    <w:rsid w:val="00446C5E"/>
    <w:rsid w:val="0044700F"/>
    <w:rsid w:val="00447280"/>
    <w:rsid w:val="00447C56"/>
    <w:rsid w:val="00447EA0"/>
    <w:rsid w:val="00451688"/>
    <w:rsid w:val="00452EA5"/>
    <w:rsid w:val="0045320A"/>
    <w:rsid w:val="00453C65"/>
    <w:rsid w:val="0045435F"/>
    <w:rsid w:val="00455307"/>
    <w:rsid w:val="00455E57"/>
    <w:rsid w:val="004567D2"/>
    <w:rsid w:val="00460B42"/>
    <w:rsid w:val="004615A0"/>
    <w:rsid w:val="00461C5C"/>
    <w:rsid w:val="004623BB"/>
    <w:rsid w:val="00462BFE"/>
    <w:rsid w:val="0046322C"/>
    <w:rsid w:val="00463936"/>
    <w:rsid w:val="004647C1"/>
    <w:rsid w:val="00470AF5"/>
    <w:rsid w:val="00470B94"/>
    <w:rsid w:val="00470E0D"/>
    <w:rsid w:val="00470F2E"/>
    <w:rsid w:val="0047262F"/>
    <w:rsid w:val="00473B2A"/>
    <w:rsid w:val="00473C1F"/>
    <w:rsid w:val="00476DA5"/>
    <w:rsid w:val="0048443E"/>
    <w:rsid w:val="0048554A"/>
    <w:rsid w:val="0048581D"/>
    <w:rsid w:val="00485839"/>
    <w:rsid w:val="00485C1E"/>
    <w:rsid w:val="00485C5B"/>
    <w:rsid w:val="00487F6C"/>
    <w:rsid w:val="004911F2"/>
    <w:rsid w:val="0049233C"/>
    <w:rsid w:val="0049313A"/>
    <w:rsid w:val="00493175"/>
    <w:rsid w:val="004942D0"/>
    <w:rsid w:val="004967C3"/>
    <w:rsid w:val="004A3053"/>
    <w:rsid w:val="004A3693"/>
    <w:rsid w:val="004A3F60"/>
    <w:rsid w:val="004A413F"/>
    <w:rsid w:val="004A4683"/>
    <w:rsid w:val="004A479B"/>
    <w:rsid w:val="004A59C6"/>
    <w:rsid w:val="004A6DA6"/>
    <w:rsid w:val="004B07B2"/>
    <w:rsid w:val="004B2986"/>
    <w:rsid w:val="004B2C8E"/>
    <w:rsid w:val="004B4223"/>
    <w:rsid w:val="004B4A00"/>
    <w:rsid w:val="004C0006"/>
    <w:rsid w:val="004C0312"/>
    <w:rsid w:val="004C13E6"/>
    <w:rsid w:val="004C14AA"/>
    <w:rsid w:val="004C2437"/>
    <w:rsid w:val="004C3353"/>
    <w:rsid w:val="004C34AB"/>
    <w:rsid w:val="004C3E18"/>
    <w:rsid w:val="004C4EC5"/>
    <w:rsid w:val="004C5570"/>
    <w:rsid w:val="004C63D8"/>
    <w:rsid w:val="004C71B1"/>
    <w:rsid w:val="004C75DF"/>
    <w:rsid w:val="004D0966"/>
    <w:rsid w:val="004D0BDD"/>
    <w:rsid w:val="004D141A"/>
    <w:rsid w:val="004D1775"/>
    <w:rsid w:val="004D197B"/>
    <w:rsid w:val="004D5064"/>
    <w:rsid w:val="004E0771"/>
    <w:rsid w:val="004E3E25"/>
    <w:rsid w:val="004E41A0"/>
    <w:rsid w:val="004E47AF"/>
    <w:rsid w:val="004E5765"/>
    <w:rsid w:val="004E5F6B"/>
    <w:rsid w:val="004E64C2"/>
    <w:rsid w:val="004E70C3"/>
    <w:rsid w:val="004F1B96"/>
    <w:rsid w:val="004F2095"/>
    <w:rsid w:val="004F3994"/>
    <w:rsid w:val="004F5E86"/>
    <w:rsid w:val="00500256"/>
    <w:rsid w:val="005026D0"/>
    <w:rsid w:val="00502E2E"/>
    <w:rsid w:val="00503D86"/>
    <w:rsid w:val="00505C95"/>
    <w:rsid w:val="00506F59"/>
    <w:rsid w:val="005116F0"/>
    <w:rsid w:val="005118CE"/>
    <w:rsid w:val="005131A9"/>
    <w:rsid w:val="00514348"/>
    <w:rsid w:val="00514894"/>
    <w:rsid w:val="00514EF2"/>
    <w:rsid w:val="00520D34"/>
    <w:rsid w:val="00525FAA"/>
    <w:rsid w:val="00526522"/>
    <w:rsid w:val="00526AAE"/>
    <w:rsid w:val="00527307"/>
    <w:rsid w:val="005304CE"/>
    <w:rsid w:val="0053069B"/>
    <w:rsid w:val="005308A3"/>
    <w:rsid w:val="00530927"/>
    <w:rsid w:val="005311B7"/>
    <w:rsid w:val="00531B7C"/>
    <w:rsid w:val="00533778"/>
    <w:rsid w:val="00533A96"/>
    <w:rsid w:val="005341BE"/>
    <w:rsid w:val="00534268"/>
    <w:rsid w:val="00534F10"/>
    <w:rsid w:val="0053529D"/>
    <w:rsid w:val="005360A3"/>
    <w:rsid w:val="005368D1"/>
    <w:rsid w:val="00536B1E"/>
    <w:rsid w:val="00537B3A"/>
    <w:rsid w:val="0054054D"/>
    <w:rsid w:val="0054170D"/>
    <w:rsid w:val="00541D62"/>
    <w:rsid w:val="00542650"/>
    <w:rsid w:val="00547E72"/>
    <w:rsid w:val="0055090D"/>
    <w:rsid w:val="00550D0A"/>
    <w:rsid w:val="0055252F"/>
    <w:rsid w:val="005535D3"/>
    <w:rsid w:val="0055462D"/>
    <w:rsid w:val="00555791"/>
    <w:rsid w:val="00556C49"/>
    <w:rsid w:val="00556EBC"/>
    <w:rsid w:val="00560D08"/>
    <w:rsid w:val="00562C30"/>
    <w:rsid w:val="00563312"/>
    <w:rsid w:val="00563D29"/>
    <w:rsid w:val="00564887"/>
    <w:rsid w:val="00565725"/>
    <w:rsid w:val="00565C7F"/>
    <w:rsid w:val="00565E81"/>
    <w:rsid w:val="005667E3"/>
    <w:rsid w:val="00572425"/>
    <w:rsid w:val="005754C4"/>
    <w:rsid w:val="005758FE"/>
    <w:rsid w:val="00577D0F"/>
    <w:rsid w:val="00581886"/>
    <w:rsid w:val="005830F1"/>
    <w:rsid w:val="0058477A"/>
    <w:rsid w:val="00584DB6"/>
    <w:rsid w:val="0058606B"/>
    <w:rsid w:val="00587583"/>
    <w:rsid w:val="00587FB9"/>
    <w:rsid w:val="00590B68"/>
    <w:rsid w:val="0059269D"/>
    <w:rsid w:val="00593FE5"/>
    <w:rsid w:val="00595191"/>
    <w:rsid w:val="00595AA1"/>
    <w:rsid w:val="00596307"/>
    <w:rsid w:val="005A010D"/>
    <w:rsid w:val="005A1194"/>
    <w:rsid w:val="005A3F7A"/>
    <w:rsid w:val="005A4A16"/>
    <w:rsid w:val="005A5796"/>
    <w:rsid w:val="005A5911"/>
    <w:rsid w:val="005A6ABD"/>
    <w:rsid w:val="005B20C3"/>
    <w:rsid w:val="005B249A"/>
    <w:rsid w:val="005B2DE8"/>
    <w:rsid w:val="005B35F9"/>
    <w:rsid w:val="005B42C0"/>
    <w:rsid w:val="005B5DA8"/>
    <w:rsid w:val="005B76FE"/>
    <w:rsid w:val="005B7A72"/>
    <w:rsid w:val="005B7D78"/>
    <w:rsid w:val="005C0E5C"/>
    <w:rsid w:val="005C19B0"/>
    <w:rsid w:val="005C236D"/>
    <w:rsid w:val="005C2741"/>
    <w:rsid w:val="005C365E"/>
    <w:rsid w:val="005C47EE"/>
    <w:rsid w:val="005C5E8C"/>
    <w:rsid w:val="005C6CA2"/>
    <w:rsid w:val="005C7338"/>
    <w:rsid w:val="005C793F"/>
    <w:rsid w:val="005D09C2"/>
    <w:rsid w:val="005D32BE"/>
    <w:rsid w:val="005D37D6"/>
    <w:rsid w:val="005D4695"/>
    <w:rsid w:val="005D5A08"/>
    <w:rsid w:val="005D6EB6"/>
    <w:rsid w:val="005E11E3"/>
    <w:rsid w:val="005E1312"/>
    <w:rsid w:val="005E1E31"/>
    <w:rsid w:val="005E23E3"/>
    <w:rsid w:val="005E2501"/>
    <w:rsid w:val="005E2B1F"/>
    <w:rsid w:val="005E558F"/>
    <w:rsid w:val="005E6641"/>
    <w:rsid w:val="005E715F"/>
    <w:rsid w:val="005E73CB"/>
    <w:rsid w:val="005F161C"/>
    <w:rsid w:val="005F1AE5"/>
    <w:rsid w:val="00600E33"/>
    <w:rsid w:val="006012C2"/>
    <w:rsid w:val="00601AB2"/>
    <w:rsid w:val="00603523"/>
    <w:rsid w:val="00603BEB"/>
    <w:rsid w:val="006055F9"/>
    <w:rsid w:val="006103EB"/>
    <w:rsid w:val="0061094C"/>
    <w:rsid w:val="00613685"/>
    <w:rsid w:val="00617668"/>
    <w:rsid w:val="00620358"/>
    <w:rsid w:val="006207F9"/>
    <w:rsid w:val="006208C9"/>
    <w:rsid w:val="006222B2"/>
    <w:rsid w:val="006229BD"/>
    <w:rsid w:val="00623A6F"/>
    <w:rsid w:val="00624761"/>
    <w:rsid w:val="006247AA"/>
    <w:rsid w:val="00624CA4"/>
    <w:rsid w:val="006251ED"/>
    <w:rsid w:val="00626CDC"/>
    <w:rsid w:val="006270CD"/>
    <w:rsid w:val="00627E6F"/>
    <w:rsid w:val="006304CE"/>
    <w:rsid w:val="00632048"/>
    <w:rsid w:val="00633AB5"/>
    <w:rsid w:val="006347E9"/>
    <w:rsid w:val="00637746"/>
    <w:rsid w:val="006377E7"/>
    <w:rsid w:val="0064114A"/>
    <w:rsid w:val="00642EC1"/>
    <w:rsid w:val="00643029"/>
    <w:rsid w:val="00644F91"/>
    <w:rsid w:val="00645FF8"/>
    <w:rsid w:val="00647771"/>
    <w:rsid w:val="006477C2"/>
    <w:rsid w:val="00647A0E"/>
    <w:rsid w:val="00647A40"/>
    <w:rsid w:val="00647B9D"/>
    <w:rsid w:val="006519DE"/>
    <w:rsid w:val="0065263B"/>
    <w:rsid w:val="00652BC6"/>
    <w:rsid w:val="00652E6B"/>
    <w:rsid w:val="00654CA8"/>
    <w:rsid w:val="00655230"/>
    <w:rsid w:val="00655C2E"/>
    <w:rsid w:val="00656DEB"/>
    <w:rsid w:val="00656F74"/>
    <w:rsid w:val="00660B71"/>
    <w:rsid w:val="00660B9F"/>
    <w:rsid w:val="00664935"/>
    <w:rsid w:val="006677F9"/>
    <w:rsid w:val="00672288"/>
    <w:rsid w:val="006726D4"/>
    <w:rsid w:val="00673349"/>
    <w:rsid w:val="00673B15"/>
    <w:rsid w:val="0067490A"/>
    <w:rsid w:val="00674B51"/>
    <w:rsid w:val="00674E5B"/>
    <w:rsid w:val="00680EB0"/>
    <w:rsid w:val="006814EC"/>
    <w:rsid w:val="00681981"/>
    <w:rsid w:val="00681DC9"/>
    <w:rsid w:val="00684301"/>
    <w:rsid w:val="006846F3"/>
    <w:rsid w:val="00685181"/>
    <w:rsid w:val="00686F21"/>
    <w:rsid w:val="0068712C"/>
    <w:rsid w:val="0068747C"/>
    <w:rsid w:val="006874E2"/>
    <w:rsid w:val="00695797"/>
    <w:rsid w:val="00697053"/>
    <w:rsid w:val="006A28D4"/>
    <w:rsid w:val="006A2DD4"/>
    <w:rsid w:val="006A4698"/>
    <w:rsid w:val="006A6EF1"/>
    <w:rsid w:val="006A7821"/>
    <w:rsid w:val="006B094C"/>
    <w:rsid w:val="006B0D74"/>
    <w:rsid w:val="006B12AE"/>
    <w:rsid w:val="006B2CFE"/>
    <w:rsid w:val="006B2D4D"/>
    <w:rsid w:val="006B3304"/>
    <w:rsid w:val="006B3CDB"/>
    <w:rsid w:val="006B551A"/>
    <w:rsid w:val="006B560E"/>
    <w:rsid w:val="006C124E"/>
    <w:rsid w:val="006C286C"/>
    <w:rsid w:val="006C5F6B"/>
    <w:rsid w:val="006C6C34"/>
    <w:rsid w:val="006D18AE"/>
    <w:rsid w:val="006D1916"/>
    <w:rsid w:val="006D61C7"/>
    <w:rsid w:val="006E3ECF"/>
    <w:rsid w:val="006E43D8"/>
    <w:rsid w:val="006E6787"/>
    <w:rsid w:val="006E757E"/>
    <w:rsid w:val="006E7653"/>
    <w:rsid w:val="006F0213"/>
    <w:rsid w:val="006F057C"/>
    <w:rsid w:val="006F0D0F"/>
    <w:rsid w:val="006F1CF8"/>
    <w:rsid w:val="006F2C6F"/>
    <w:rsid w:val="006F3139"/>
    <w:rsid w:val="006F3697"/>
    <w:rsid w:val="00700C64"/>
    <w:rsid w:val="00702BF9"/>
    <w:rsid w:val="0070361C"/>
    <w:rsid w:val="00703990"/>
    <w:rsid w:val="00703AAC"/>
    <w:rsid w:val="007041CB"/>
    <w:rsid w:val="00704842"/>
    <w:rsid w:val="007064D5"/>
    <w:rsid w:val="00706A98"/>
    <w:rsid w:val="00710CD8"/>
    <w:rsid w:val="00712FB5"/>
    <w:rsid w:val="0071421E"/>
    <w:rsid w:val="00715265"/>
    <w:rsid w:val="007157F1"/>
    <w:rsid w:val="007202BE"/>
    <w:rsid w:val="00721A8C"/>
    <w:rsid w:val="0072242F"/>
    <w:rsid w:val="00725BF3"/>
    <w:rsid w:val="007319EC"/>
    <w:rsid w:val="00737BFB"/>
    <w:rsid w:val="00740AA6"/>
    <w:rsid w:val="0074198C"/>
    <w:rsid w:val="0075059D"/>
    <w:rsid w:val="007520D2"/>
    <w:rsid w:val="0075408A"/>
    <w:rsid w:val="007551BE"/>
    <w:rsid w:val="007551DF"/>
    <w:rsid w:val="007571E4"/>
    <w:rsid w:val="00757350"/>
    <w:rsid w:val="0076091D"/>
    <w:rsid w:val="00761961"/>
    <w:rsid w:val="00762096"/>
    <w:rsid w:val="007641CB"/>
    <w:rsid w:val="0076442B"/>
    <w:rsid w:val="00764A6F"/>
    <w:rsid w:val="00765206"/>
    <w:rsid w:val="007659FF"/>
    <w:rsid w:val="00765BD8"/>
    <w:rsid w:val="007671BC"/>
    <w:rsid w:val="00767C8A"/>
    <w:rsid w:val="00770D3F"/>
    <w:rsid w:val="00771235"/>
    <w:rsid w:val="00771AB2"/>
    <w:rsid w:val="007732E4"/>
    <w:rsid w:val="00773BCE"/>
    <w:rsid w:val="00774514"/>
    <w:rsid w:val="00774FE5"/>
    <w:rsid w:val="007777C9"/>
    <w:rsid w:val="007800D1"/>
    <w:rsid w:val="00782887"/>
    <w:rsid w:val="007839FC"/>
    <w:rsid w:val="0078435E"/>
    <w:rsid w:val="00784C18"/>
    <w:rsid w:val="007850FF"/>
    <w:rsid w:val="00785310"/>
    <w:rsid w:val="00786F6C"/>
    <w:rsid w:val="00787A2B"/>
    <w:rsid w:val="00792342"/>
    <w:rsid w:val="007931AF"/>
    <w:rsid w:val="00793BF5"/>
    <w:rsid w:val="00793F0C"/>
    <w:rsid w:val="007942C9"/>
    <w:rsid w:val="00794D40"/>
    <w:rsid w:val="00795FF6"/>
    <w:rsid w:val="00796151"/>
    <w:rsid w:val="00796F39"/>
    <w:rsid w:val="00797D9B"/>
    <w:rsid w:val="007A0480"/>
    <w:rsid w:val="007A0D4A"/>
    <w:rsid w:val="007A4AEA"/>
    <w:rsid w:val="007A54A4"/>
    <w:rsid w:val="007A6A3A"/>
    <w:rsid w:val="007A6C9B"/>
    <w:rsid w:val="007B0FFD"/>
    <w:rsid w:val="007B11F2"/>
    <w:rsid w:val="007B360C"/>
    <w:rsid w:val="007B4C95"/>
    <w:rsid w:val="007B55DE"/>
    <w:rsid w:val="007B599A"/>
    <w:rsid w:val="007B7035"/>
    <w:rsid w:val="007B7548"/>
    <w:rsid w:val="007B7576"/>
    <w:rsid w:val="007C0A07"/>
    <w:rsid w:val="007C15F1"/>
    <w:rsid w:val="007C1CA8"/>
    <w:rsid w:val="007C203D"/>
    <w:rsid w:val="007C2B22"/>
    <w:rsid w:val="007C515B"/>
    <w:rsid w:val="007D060B"/>
    <w:rsid w:val="007D0EB0"/>
    <w:rsid w:val="007D187C"/>
    <w:rsid w:val="007D236D"/>
    <w:rsid w:val="007D28E1"/>
    <w:rsid w:val="007D3094"/>
    <w:rsid w:val="007D3503"/>
    <w:rsid w:val="007D5670"/>
    <w:rsid w:val="007E11AC"/>
    <w:rsid w:val="007E11CE"/>
    <w:rsid w:val="007E4022"/>
    <w:rsid w:val="007E587B"/>
    <w:rsid w:val="007E5CDB"/>
    <w:rsid w:val="007E77F1"/>
    <w:rsid w:val="007E7FDD"/>
    <w:rsid w:val="007F35E2"/>
    <w:rsid w:val="007F4BA9"/>
    <w:rsid w:val="007F5D07"/>
    <w:rsid w:val="007F75C9"/>
    <w:rsid w:val="007F7897"/>
    <w:rsid w:val="007F7DA8"/>
    <w:rsid w:val="00801712"/>
    <w:rsid w:val="00802F1A"/>
    <w:rsid w:val="00805B85"/>
    <w:rsid w:val="008072A0"/>
    <w:rsid w:val="00810214"/>
    <w:rsid w:val="00811BC8"/>
    <w:rsid w:val="00812302"/>
    <w:rsid w:val="00813462"/>
    <w:rsid w:val="00813D46"/>
    <w:rsid w:val="0081540C"/>
    <w:rsid w:val="00816182"/>
    <w:rsid w:val="00816581"/>
    <w:rsid w:val="0081672C"/>
    <w:rsid w:val="0081785D"/>
    <w:rsid w:val="008208EC"/>
    <w:rsid w:val="00820CCD"/>
    <w:rsid w:val="0082146A"/>
    <w:rsid w:val="00821650"/>
    <w:rsid w:val="0082292B"/>
    <w:rsid w:val="00822B99"/>
    <w:rsid w:val="008235D7"/>
    <w:rsid w:val="008249F1"/>
    <w:rsid w:val="00826F52"/>
    <w:rsid w:val="008276E6"/>
    <w:rsid w:val="008303A2"/>
    <w:rsid w:val="00831DC9"/>
    <w:rsid w:val="0083221D"/>
    <w:rsid w:val="00834967"/>
    <w:rsid w:val="00835604"/>
    <w:rsid w:val="008359C8"/>
    <w:rsid w:val="00840424"/>
    <w:rsid w:val="008406A7"/>
    <w:rsid w:val="00840C01"/>
    <w:rsid w:val="00840CD9"/>
    <w:rsid w:val="00841540"/>
    <w:rsid w:val="008441D3"/>
    <w:rsid w:val="0084544D"/>
    <w:rsid w:val="0084593C"/>
    <w:rsid w:val="00845DBF"/>
    <w:rsid w:val="008508AA"/>
    <w:rsid w:val="0085121B"/>
    <w:rsid w:val="0085180F"/>
    <w:rsid w:val="00851985"/>
    <w:rsid w:val="0085198B"/>
    <w:rsid w:val="008519A9"/>
    <w:rsid w:val="00852D08"/>
    <w:rsid w:val="008534FA"/>
    <w:rsid w:val="0085394C"/>
    <w:rsid w:val="008542B8"/>
    <w:rsid w:val="008543D4"/>
    <w:rsid w:val="00854853"/>
    <w:rsid w:val="0085532B"/>
    <w:rsid w:val="00856A7F"/>
    <w:rsid w:val="008574B4"/>
    <w:rsid w:val="00862899"/>
    <w:rsid w:val="008637B6"/>
    <w:rsid w:val="00863D98"/>
    <w:rsid w:val="00864FFA"/>
    <w:rsid w:val="008678C3"/>
    <w:rsid w:val="00867BE4"/>
    <w:rsid w:val="00872D6E"/>
    <w:rsid w:val="008730F3"/>
    <w:rsid w:val="008738C0"/>
    <w:rsid w:val="00876936"/>
    <w:rsid w:val="00880FCD"/>
    <w:rsid w:val="0088314D"/>
    <w:rsid w:val="00883FDC"/>
    <w:rsid w:val="0088472F"/>
    <w:rsid w:val="00885125"/>
    <w:rsid w:val="008851EE"/>
    <w:rsid w:val="00887C50"/>
    <w:rsid w:val="00890536"/>
    <w:rsid w:val="00890BA3"/>
    <w:rsid w:val="0089270A"/>
    <w:rsid w:val="008933EA"/>
    <w:rsid w:val="00893C69"/>
    <w:rsid w:val="008946D2"/>
    <w:rsid w:val="00894AEC"/>
    <w:rsid w:val="00897105"/>
    <w:rsid w:val="00897696"/>
    <w:rsid w:val="008A1359"/>
    <w:rsid w:val="008A19C0"/>
    <w:rsid w:val="008A54AE"/>
    <w:rsid w:val="008A5658"/>
    <w:rsid w:val="008B04C6"/>
    <w:rsid w:val="008B6EC2"/>
    <w:rsid w:val="008C0E8C"/>
    <w:rsid w:val="008C0E9D"/>
    <w:rsid w:val="008C1632"/>
    <w:rsid w:val="008C1F30"/>
    <w:rsid w:val="008C6418"/>
    <w:rsid w:val="008C689E"/>
    <w:rsid w:val="008C7E22"/>
    <w:rsid w:val="008D006D"/>
    <w:rsid w:val="008D1A3F"/>
    <w:rsid w:val="008D24D5"/>
    <w:rsid w:val="008D3A45"/>
    <w:rsid w:val="008D41FD"/>
    <w:rsid w:val="008D686F"/>
    <w:rsid w:val="008D6EF9"/>
    <w:rsid w:val="008D7F33"/>
    <w:rsid w:val="008E0415"/>
    <w:rsid w:val="008E38A4"/>
    <w:rsid w:val="008E689A"/>
    <w:rsid w:val="008E6C5E"/>
    <w:rsid w:val="008E7055"/>
    <w:rsid w:val="008F0223"/>
    <w:rsid w:val="008F05A9"/>
    <w:rsid w:val="008F15A9"/>
    <w:rsid w:val="008F15F6"/>
    <w:rsid w:val="008F223B"/>
    <w:rsid w:val="008F334D"/>
    <w:rsid w:val="008F482B"/>
    <w:rsid w:val="008F6A53"/>
    <w:rsid w:val="008F79B0"/>
    <w:rsid w:val="0090003D"/>
    <w:rsid w:val="0090024F"/>
    <w:rsid w:val="009006FA"/>
    <w:rsid w:val="00901A09"/>
    <w:rsid w:val="00902BBC"/>
    <w:rsid w:val="009031A5"/>
    <w:rsid w:val="00903508"/>
    <w:rsid w:val="00903EEF"/>
    <w:rsid w:val="00905D70"/>
    <w:rsid w:val="00905E3A"/>
    <w:rsid w:val="009072BF"/>
    <w:rsid w:val="00907FBE"/>
    <w:rsid w:val="00911EE3"/>
    <w:rsid w:val="00912CCB"/>
    <w:rsid w:val="00913111"/>
    <w:rsid w:val="00914023"/>
    <w:rsid w:val="00915FFD"/>
    <w:rsid w:val="00917E37"/>
    <w:rsid w:val="009211FA"/>
    <w:rsid w:val="0092157F"/>
    <w:rsid w:val="00921E38"/>
    <w:rsid w:val="00922FDE"/>
    <w:rsid w:val="0092638D"/>
    <w:rsid w:val="00931771"/>
    <w:rsid w:val="00932A30"/>
    <w:rsid w:val="00934A8E"/>
    <w:rsid w:val="00934E60"/>
    <w:rsid w:val="00935EFE"/>
    <w:rsid w:val="009367AC"/>
    <w:rsid w:val="00941F52"/>
    <w:rsid w:val="00942B1A"/>
    <w:rsid w:val="00943069"/>
    <w:rsid w:val="009433AD"/>
    <w:rsid w:val="0094383B"/>
    <w:rsid w:val="00947127"/>
    <w:rsid w:val="00947C0B"/>
    <w:rsid w:val="0095186E"/>
    <w:rsid w:val="0095283B"/>
    <w:rsid w:val="00952F00"/>
    <w:rsid w:val="00954AA8"/>
    <w:rsid w:val="00955B88"/>
    <w:rsid w:val="00957D8A"/>
    <w:rsid w:val="00961BD1"/>
    <w:rsid w:val="00965FAE"/>
    <w:rsid w:val="009710EB"/>
    <w:rsid w:val="00972843"/>
    <w:rsid w:val="00972A5C"/>
    <w:rsid w:val="00974423"/>
    <w:rsid w:val="00975859"/>
    <w:rsid w:val="0097605B"/>
    <w:rsid w:val="00977311"/>
    <w:rsid w:val="00981D8D"/>
    <w:rsid w:val="00981D94"/>
    <w:rsid w:val="00985162"/>
    <w:rsid w:val="009858D4"/>
    <w:rsid w:val="009866C1"/>
    <w:rsid w:val="00987201"/>
    <w:rsid w:val="009943A7"/>
    <w:rsid w:val="00995305"/>
    <w:rsid w:val="009976F6"/>
    <w:rsid w:val="00997A44"/>
    <w:rsid w:val="009A263B"/>
    <w:rsid w:val="009A3622"/>
    <w:rsid w:val="009A38F0"/>
    <w:rsid w:val="009A3FE7"/>
    <w:rsid w:val="009A5568"/>
    <w:rsid w:val="009B05E9"/>
    <w:rsid w:val="009B064E"/>
    <w:rsid w:val="009B297A"/>
    <w:rsid w:val="009B43C1"/>
    <w:rsid w:val="009B53CD"/>
    <w:rsid w:val="009B570D"/>
    <w:rsid w:val="009B60EC"/>
    <w:rsid w:val="009C02D8"/>
    <w:rsid w:val="009C07B7"/>
    <w:rsid w:val="009C2618"/>
    <w:rsid w:val="009C2ACA"/>
    <w:rsid w:val="009C4A5A"/>
    <w:rsid w:val="009C50A9"/>
    <w:rsid w:val="009C6419"/>
    <w:rsid w:val="009C652B"/>
    <w:rsid w:val="009C787D"/>
    <w:rsid w:val="009D1108"/>
    <w:rsid w:val="009D1D13"/>
    <w:rsid w:val="009D3AAF"/>
    <w:rsid w:val="009E2238"/>
    <w:rsid w:val="009E37BB"/>
    <w:rsid w:val="009E457B"/>
    <w:rsid w:val="009E67D9"/>
    <w:rsid w:val="009E7BED"/>
    <w:rsid w:val="009E7C23"/>
    <w:rsid w:val="009F20D5"/>
    <w:rsid w:val="009F3124"/>
    <w:rsid w:val="009F31B3"/>
    <w:rsid w:val="009F5978"/>
    <w:rsid w:val="00A01237"/>
    <w:rsid w:val="00A01D89"/>
    <w:rsid w:val="00A036D1"/>
    <w:rsid w:val="00A04290"/>
    <w:rsid w:val="00A045CE"/>
    <w:rsid w:val="00A06F52"/>
    <w:rsid w:val="00A07278"/>
    <w:rsid w:val="00A10B77"/>
    <w:rsid w:val="00A10DBD"/>
    <w:rsid w:val="00A117B1"/>
    <w:rsid w:val="00A11F9C"/>
    <w:rsid w:val="00A12037"/>
    <w:rsid w:val="00A1278A"/>
    <w:rsid w:val="00A13CEF"/>
    <w:rsid w:val="00A15707"/>
    <w:rsid w:val="00A16388"/>
    <w:rsid w:val="00A165D8"/>
    <w:rsid w:val="00A16E3C"/>
    <w:rsid w:val="00A22831"/>
    <w:rsid w:val="00A23315"/>
    <w:rsid w:val="00A239B8"/>
    <w:rsid w:val="00A23EC0"/>
    <w:rsid w:val="00A2486E"/>
    <w:rsid w:val="00A24CD4"/>
    <w:rsid w:val="00A253CC"/>
    <w:rsid w:val="00A25C65"/>
    <w:rsid w:val="00A2694B"/>
    <w:rsid w:val="00A2694F"/>
    <w:rsid w:val="00A27052"/>
    <w:rsid w:val="00A30E1B"/>
    <w:rsid w:val="00A31D0D"/>
    <w:rsid w:val="00A32832"/>
    <w:rsid w:val="00A32899"/>
    <w:rsid w:val="00A32EEF"/>
    <w:rsid w:val="00A37440"/>
    <w:rsid w:val="00A402D4"/>
    <w:rsid w:val="00A40CEA"/>
    <w:rsid w:val="00A41B26"/>
    <w:rsid w:val="00A45A80"/>
    <w:rsid w:val="00A46958"/>
    <w:rsid w:val="00A47E33"/>
    <w:rsid w:val="00A518C9"/>
    <w:rsid w:val="00A532C6"/>
    <w:rsid w:val="00A53846"/>
    <w:rsid w:val="00A54457"/>
    <w:rsid w:val="00A55882"/>
    <w:rsid w:val="00A56EF7"/>
    <w:rsid w:val="00A607DF"/>
    <w:rsid w:val="00A61559"/>
    <w:rsid w:val="00A61684"/>
    <w:rsid w:val="00A61F77"/>
    <w:rsid w:val="00A62B1E"/>
    <w:rsid w:val="00A6315D"/>
    <w:rsid w:val="00A6410B"/>
    <w:rsid w:val="00A643CB"/>
    <w:rsid w:val="00A66217"/>
    <w:rsid w:val="00A71E00"/>
    <w:rsid w:val="00A72131"/>
    <w:rsid w:val="00A73010"/>
    <w:rsid w:val="00A83362"/>
    <w:rsid w:val="00A83459"/>
    <w:rsid w:val="00A8391C"/>
    <w:rsid w:val="00A84409"/>
    <w:rsid w:val="00A84D03"/>
    <w:rsid w:val="00A8753A"/>
    <w:rsid w:val="00A90950"/>
    <w:rsid w:val="00A91055"/>
    <w:rsid w:val="00A92ADE"/>
    <w:rsid w:val="00A93686"/>
    <w:rsid w:val="00A96420"/>
    <w:rsid w:val="00A96846"/>
    <w:rsid w:val="00AA067F"/>
    <w:rsid w:val="00AA25FE"/>
    <w:rsid w:val="00AA2FB2"/>
    <w:rsid w:val="00AA3032"/>
    <w:rsid w:val="00AA38F4"/>
    <w:rsid w:val="00AA46F0"/>
    <w:rsid w:val="00AB044F"/>
    <w:rsid w:val="00AB13A0"/>
    <w:rsid w:val="00AB1735"/>
    <w:rsid w:val="00AB21DC"/>
    <w:rsid w:val="00AB272B"/>
    <w:rsid w:val="00AB27A6"/>
    <w:rsid w:val="00AB2850"/>
    <w:rsid w:val="00AB2ECD"/>
    <w:rsid w:val="00AB386B"/>
    <w:rsid w:val="00AB56D8"/>
    <w:rsid w:val="00AB5BAE"/>
    <w:rsid w:val="00AB6950"/>
    <w:rsid w:val="00AB7F3B"/>
    <w:rsid w:val="00AC7740"/>
    <w:rsid w:val="00AD13E0"/>
    <w:rsid w:val="00AD2ED4"/>
    <w:rsid w:val="00AD303C"/>
    <w:rsid w:val="00AD565B"/>
    <w:rsid w:val="00AD5736"/>
    <w:rsid w:val="00AD5924"/>
    <w:rsid w:val="00AD7678"/>
    <w:rsid w:val="00AE00A0"/>
    <w:rsid w:val="00AE0252"/>
    <w:rsid w:val="00AE06D0"/>
    <w:rsid w:val="00AE0A12"/>
    <w:rsid w:val="00AE10A9"/>
    <w:rsid w:val="00AE2552"/>
    <w:rsid w:val="00AE265E"/>
    <w:rsid w:val="00AE44E1"/>
    <w:rsid w:val="00AF0C50"/>
    <w:rsid w:val="00AF276D"/>
    <w:rsid w:val="00AF29DC"/>
    <w:rsid w:val="00AF2FA2"/>
    <w:rsid w:val="00AF4F96"/>
    <w:rsid w:val="00AF5827"/>
    <w:rsid w:val="00AF699F"/>
    <w:rsid w:val="00AF753E"/>
    <w:rsid w:val="00B01312"/>
    <w:rsid w:val="00B01473"/>
    <w:rsid w:val="00B02199"/>
    <w:rsid w:val="00B03857"/>
    <w:rsid w:val="00B040CE"/>
    <w:rsid w:val="00B051D5"/>
    <w:rsid w:val="00B108D9"/>
    <w:rsid w:val="00B14729"/>
    <w:rsid w:val="00B1576D"/>
    <w:rsid w:val="00B166D1"/>
    <w:rsid w:val="00B1674B"/>
    <w:rsid w:val="00B17194"/>
    <w:rsid w:val="00B20361"/>
    <w:rsid w:val="00B20446"/>
    <w:rsid w:val="00B213CB"/>
    <w:rsid w:val="00B21EAD"/>
    <w:rsid w:val="00B2276F"/>
    <w:rsid w:val="00B23163"/>
    <w:rsid w:val="00B23612"/>
    <w:rsid w:val="00B2420E"/>
    <w:rsid w:val="00B33212"/>
    <w:rsid w:val="00B34431"/>
    <w:rsid w:val="00B360A3"/>
    <w:rsid w:val="00B3696C"/>
    <w:rsid w:val="00B400FF"/>
    <w:rsid w:val="00B416EB"/>
    <w:rsid w:val="00B429FA"/>
    <w:rsid w:val="00B451BE"/>
    <w:rsid w:val="00B47C50"/>
    <w:rsid w:val="00B50AF7"/>
    <w:rsid w:val="00B51BEF"/>
    <w:rsid w:val="00B5208D"/>
    <w:rsid w:val="00B5349B"/>
    <w:rsid w:val="00B536BB"/>
    <w:rsid w:val="00B53747"/>
    <w:rsid w:val="00B560EF"/>
    <w:rsid w:val="00B632FE"/>
    <w:rsid w:val="00B640EF"/>
    <w:rsid w:val="00B64552"/>
    <w:rsid w:val="00B64BE2"/>
    <w:rsid w:val="00B6690E"/>
    <w:rsid w:val="00B70457"/>
    <w:rsid w:val="00B70B87"/>
    <w:rsid w:val="00B72395"/>
    <w:rsid w:val="00B7367A"/>
    <w:rsid w:val="00B7379B"/>
    <w:rsid w:val="00B7513E"/>
    <w:rsid w:val="00B75F3F"/>
    <w:rsid w:val="00B77787"/>
    <w:rsid w:val="00B8062E"/>
    <w:rsid w:val="00B80924"/>
    <w:rsid w:val="00B81158"/>
    <w:rsid w:val="00B8115C"/>
    <w:rsid w:val="00B82104"/>
    <w:rsid w:val="00B82C0C"/>
    <w:rsid w:val="00B83047"/>
    <w:rsid w:val="00B87273"/>
    <w:rsid w:val="00B872A4"/>
    <w:rsid w:val="00B90AF2"/>
    <w:rsid w:val="00B90E4D"/>
    <w:rsid w:val="00B90FB7"/>
    <w:rsid w:val="00B915B5"/>
    <w:rsid w:val="00B91E7E"/>
    <w:rsid w:val="00B92315"/>
    <w:rsid w:val="00B92B49"/>
    <w:rsid w:val="00B93BE2"/>
    <w:rsid w:val="00B94B83"/>
    <w:rsid w:val="00B976AC"/>
    <w:rsid w:val="00B97771"/>
    <w:rsid w:val="00BA1072"/>
    <w:rsid w:val="00BA42CF"/>
    <w:rsid w:val="00BA5560"/>
    <w:rsid w:val="00BA6034"/>
    <w:rsid w:val="00BA6180"/>
    <w:rsid w:val="00BB2C7D"/>
    <w:rsid w:val="00BB3054"/>
    <w:rsid w:val="00BB3C31"/>
    <w:rsid w:val="00BB3DF0"/>
    <w:rsid w:val="00BB4262"/>
    <w:rsid w:val="00BB5072"/>
    <w:rsid w:val="00BB599C"/>
    <w:rsid w:val="00BB5A47"/>
    <w:rsid w:val="00BB7DB0"/>
    <w:rsid w:val="00BC11F7"/>
    <w:rsid w:val="00BC19D8"/>
    <w:rsid w:val="00BC1B4E"/>
    <w:rsid w:val="00BC2017"/>
    <w:rsid w:val="00BC4A32"/>
    <w:rsid w:val="00BC6270"/>
    <w:rsid w:val="00BC7FCE"/>
    <w:rsid w:val="00BD2573"/>
    <w:rsid w:val="00BD2928"/>
    <w:rsid w:val="00BD4A4B"/>
    <w:rsid w:val="00BD6D98"/>
    <w:rsid w:val="00BD7363"/>
    <w:rsid w:val="00BD7905"/>
    <w:rsid w:val="00BE0E9A"/>
    <w:rsid w:val="00BE14FD"/>
    <w:rsid w:val="00BE4054"/>
    <w:rsid w:val="00BE40ED"/>
    <w:rsid w:val="00BE514D"/>
    <w:rsid w:val="00BF4FC5"/>
    <w:rsid w:val="00BF59DB"/>
    <w:rsid w:val="00BF7701"/>
    <w:rsid w:val="00C02677"/>
    <w:rsid w:val="00C027C7"/>
    <w:rsid w:val="00C029D2"/>
    <w:rsid w:val="00C0369E"/>
    <w:rsid w:val="00C038F3"/>
    <w:rsid w:val="00C04126"/>
    <w:rsid w:val="00C04204"/>
    <w:rsid w:val="00C06571"/>
    <w:rsid w:val="00C06A63"/>
    <w:rsid w:val="00C15A28"/>
    <w:rsid w:val="00C1697E"/>
    <w:rsid w:val="00C17608"/>
    <w:rsid w:val="00C23F83"/>
    <w:rsid w:val="00C256C5"/>
    <w:rsid w:val="00C26037"/>
    <w:rsid w:val="00C26EA7"/>
    <w:rsid w:val="00C273D9"/>
    <w:rsid w:val="00C33AA4"/>
    <w:rsid w:val="00C367A2"/>
    <w:rsid w:val="00C37B68"/>
    <w:rsid w:val="00C406CD"/>
    <w:rsid w:val="00C406EF"/>
    <w:rsid w:val="00C40BF6"/>
    <w:rsid w:val="00C43166"/>
    <w:rsid w:val="00C43D74"/>
    <w:rsid w:val="00C44F6D"/>
    <w:rsid w:val="00C45E9D"/>
    <w:rsid w:val="00C46006"/>
    <w:rsid w:val="00C465B5"/>
    <w:rsid w:val="00C46D2F"/>
    <w:rsid w:val="00C50D64"/>
    <w:rsid w:val="00C51BF1"/>
    <w:rsid w:val="00C51D8F"/>
    <w:rsid w:val="00C52799"/>
    <w:rsid w:val="00C52B0E"/>
    <w:rsid w:val="00C54106"/>
    <w:rsid w:val="00C544EC"/>
    <w:rsid w:val="00C54853"/>
    <w:rsid w:val="00C5485F"/>
    <w:rsid w:val="00C55B41"/>
    <w:rsid w:val="00C61872"/>
    <w:rsid w:val="00C62B98"/>
    <w:rsid w:val="00C63923"/>
    <w:rsid w:val="00C648F2"/>
    <w:rsid w:val="00C65421"/>
    <w:rsid w:val="00C673BA"/>
    <w:rsid w:val="00C67B0B"/>
    <w:rsid w:val="00C70CA5"/>
    <w:rsid w:val="00C71F8C"/>
    <w:rsid w:val="00C72627"/>
    <w:rsid w:val="00C73D34"/>
    <w:rsid w:val="00C73FB0"/>
    <w:rsid w:val="00C758D0"/>
    <w:rsid w:val="00C8334F"/>
    <w:rsid w:val="00C858A8"/>
    <w:rsid w:val="00C90383"/>
    <w:rsid w:val="00C90B87"/>
    <w:rsid w:val="00C90FE9"/>
    <w:rsid w:val="00C93E0B"/>
    <w:rsid w:val="00C94F5B"/>
    <w:rsid w:val="00C964B2"/>
    <w:rsid w:val="00C9752E"/>
    <w:rsid w:val="00C97BE1"/>
    <w:rsid w:val="00CA1A99"/>
    <w:rsid w:val="00CA2B8E"/>
    <w:rsid w:val="00CA2C81"/>
    <w:rsid w:val="00CA30AE"/>
    <w:rsid w:val="00CA4874"/>
    <w:rsid w:val="00CA4C53"/>
    <w:rsid w:val="00CA59A7"/>
    <w:rsid w:val="00CA5C06"/>
    <w:rsid w:val="00CB370A"/>
    <w:rsid w:val="00CB5047"/>
    <w:rsid w:val="00CB74FE"/>
    <w:rsid w:val="00CC2798"/>
    <w:rsid w:val="00CC374C"/>
    <w:rsid w:val="00CC4D25"/>
    <w:rsid w:val="00CC5CB5"/>
    <w:rsid w:val="00CC5CCA"/>
    <w:rsid w:val="00CC6315"/>
    <w:rsid w:val="00CD0C06"/>
    <w:rsid w:val="00CD45ED"/>
    <w:rsid w:val="00CD6BBD"/>
    <w:rsid w:val="00CD777D"/>
    <w:rsid w:val="00CE11CF"/>
    <w:rsid w:val="00CE1933"/>
    <w:rsid w:val="00CE242F"/>
    <w:rsid w:val="00CE3808"/>
    <w:rsid w:val="00CE42BB"/>
    <w:rsid w:val="00CE5183"/>
    <w:rsid w:val="00CE5300"/>
    <w:rsid w:val="00CE6089"/>
    <w:rsid w:val="00CE6F55"/>
    <w:rsid w:val="00CF206F"/>
    <w:rsid w:val="00CF2B98"/>
    <w:rsid w:val="00CF2DAF"/>
    <w:rsid w:val="00CF404F"/>
    <w:rsid w:val="00CF700F"/>
    <w:rsid w:val="00CF76CF"/>
    <w:rsid w:val="00D00AB1"/>
    <w:rsid w:val="00D01137"/>
    <w:rsid w:val="00D048C7"/>
    <w:rsid w:val="00D04B45"/>
    <w:rsid w:val="00D06E3E"/>
    <w:rsid w:val="00D06F70"/>
    <w:rsid w:val="00D07E09"/>
    <w:rsid w:val="00D13D4B"/>
    <w:rsid w:val="00D14E11"/>
    <w:rsid w:val="00D1684E"/>
    <w:rsid w:val="00D1742B"/>
    <w:rsid w:val="00D233C5"/>
    <w:rsid w:val="00D23999"/>
    <w:rsid w:val="00D248AB"/>
    <w:rsid w:val="00D25182"/>
    <w:rsid w:val="00D25B8E"/>
    <w:rsid w:val="00D2671B"/>
    <w:rsid w:val="00D26CBB"/>
    <w:rsid w:val="00D2760F"/>
    <w:rsid w:val="00D308EC"/>
    <w:rsid w:val="00D32798"/>
    <w:rsid w:val="00D3418B"/>
    <w:rsid w:val="00D3494A"/>
    <w:rsid w:val="00D35B94"/>
    <w:rsid w:val="00D35E97"/>
    <w:rsid w:val="00D366BC"/>
    <w:rsid w:val="00D40698"/>
    <w:rsid w:val="00D4102D"/>
    <w:rsid w:val="00D416B2"/>
    <w:rsid w:val="00D4256E"/>
    <w:rsid w:val="00D42831"/>
    <w:rsid w:val="00D43D60"/>
    <w:rsid w:val="00D46292"/>
    <w:rsid w:val="00D4654D"/>
    <w:rsid w:val="00D4718F"/>
    <w:rsid w:val="00D47720"/>
    <w:rsid w:val="00D54504"/>
    <w:rsid w:val="00D55A58"/>
    <w:rsid w:val="00D564D5"/>
    <w:rsid w:val="00D565B2"/>
    <w:rsid w:val="00D5677A"/>
    <w:rsid w:val="00D5681E"/>
    <w:rsid w:val="00D57A38"/>
    <w:rsid w:val="00D62158"/>
    <w:rsid w:val="00D67E57"/>
    <w:rsid w:val="00D74880"/>
    <w:rsid w:val="00D7588B"/>
    <w:rsid w:val="00D758A6"/>
    <w:rsid w:val="00D76247"/>
    <w:rsid w:val="00D77268"/>
    <w:rsid w:val="00D8120B"/>
    <w:rsid w:val="00D82951"/>
    <w:rsid w:val="00D83596"/>
    <w:rsid w:val="00D8489A"/>
    <w:rsid w:val="00D86F45"/>
    <w:rsid w:val="00D87F49"/>
    <w:rsid w:val="00D87FDD"/>
    <w:rsid w:val="00D92551"/>
    <w:rsid w:val="00D92B20"/>
    <w:rsid w:val="00D94056"/>
    <w:rsid w:val="00D941EF"/>
    <w:rsid w:val="00D949E2"/>
    <w:rsid w:val="00D95867"/>
    <w:rsid w:val="00D95874"/>
    <w:rsid w:val="00D96832"/>
    <w:rsid w:val="00D97733"/>
    <w:rsid w:val="00DA46BD"/>
    <w:rsid w:val="00DA484B"/>
    <w:rsid w:val="00DA4F64"/>
    <w:rsid w:val="00DA5266"/>
    <w:rsid w:val="00DA5D12"/>
    <w:rsid w:val="00DB03FE"/>
    <w:rsid w:val="00DB0CD2"/>
    <w:rsid w:val="00DB0E31"/>
    <w:rsid w:val="00DB1F0C"/>
    <w:rsid w:val="00DB3806"/>
    <w:rsid w:val="00DB4929"/>
    <w:rsid w:val="00DB58E9"/>
    <w:rsid w:val="00DC0353"/>
    <w:rsid w:val="00DC0678"/>
    <w:rsid w:val="00DC23B3"/>
    <w:rsid w:val="00DC26E9"/>
    <w:rsid w:val="00DC44AA"/>
    <w:rsid w:val="00DC6421"/>
    <w:rsid w:val="00DC6711"/>
    <w:rsid w:val="00DC7766"/>
    <w:rsid w:val="00DD1E14"/>
    <w:rsid w:val="00DD3299"/>
    <w:rsid w:val="00DD3B32"/>
    <w:rsid w:val="00DD3FB4"/>
    <w:rsid w:val="00DD7F57"/>
    <w:rsid w:val="00DE5A03"/>
    <w:rsid w:val="00DE5D24"/>
    <w:rsid w:val="00DE7C79"/>
    <w:rsid w:val="00DF0338"/>
    <w:rsid w:val="00DF0C9D"/>
    <w:rsid w:val="00DF2499"/>
    <w:rsid w:val="00DF3615"/>
    <w:rsid w:val="00DF371E"/>
    <w:rsid w:val="00DF44D5"/>
    <w:rsid w:val="00E0022F"/>
    <w:rsid w:val="00E034BF"/>
    <w:rsid w:val="00E04726"/>
    <w:rsid w:val="00E049ED"/>
    <w:rsid w:val="00E05D0C"/>
    <w:rsid w:val="00E05EB8"/>
    <w:rsid w:val="00E07CE9"/>
    <w:rsid w:val="00E10117"/>
    <w:rsid w:val="00E115C7"/>
    <w:rsid w:val="00E11713"/>
    <w:rsid w:val="00E1203F"/>
    <w:rsid w:val="00E12D84"/>
    <w:rsid w:val="00E13784"/>
    <w:rsid w:val="00E15DD9"/>
    <w:rsid w:val="00E1705B"/>
    <w:rsid w:val="00E17914"/>
    <w:rsid w:val="00E17D6F"/>
    <w:rsid w:val="00E17D9E"/>
    <w:rsid w:val="00E2075D"/>
    <w:rsid w:val="00E2225F"/>
    <w:rsid w:val="00E23694"/>
    <w:rsid w:val="00E23DEE"/>
    <w:rsid w:val="00E24B47"/>
    <w:rsid w:val="00E25472"/>
    <w:rsid w:val="00E25F55"/>
    <w:rsid w:val="00E26890"/>
    <w:rsid w:val="00E275F0"/>
    <w:rsid w:val="00E27A57"/>
    <w:rsid w:val="00E30881"/>
    <w:rsid w:val="00E31425"/>
    <w:rsid w:val="00E3152C"/>
    <w:rsid w:val="00E3312C"/>
    <w:rsid w:val="00E37D13"/>
    <w:rsid w:val="00E40127"/>
    <w:rsid w:val="00E40211"/>
    <w:rsid w:val="00E42F9E"/>
    <w:rsid w:val="00E4636B"/>
    <w:rsid w:val="00E506D4"/>
    <w:rsid w:val="00E5234F"/>
    <w:rsid w:val="00E5265A"/>
    <w:rsid w:val="00E52CFA"/>
    <w:rsid w:val="00E531D0"/>
    <w:rsid w:val="00E536FA"/>
    <w:rsid w:val="00E545D6"/>
    <w:rsid w:val="00E55FBB"/>
    <w:rsid w:val="00E56C0C"/>
    <w:rsid w:val="00E56FEE"/>
    <w:rsid w:val="00E5765E"/>
    <w:rsid w:val="00E6091C"/>
    <w:rsid w:val="00E616C6"/>
    <w:rsid w:val="00E61D14"/>
    <w:rsid w:val="00E621F1"/>
    <w:rsid w:val="00E639B1"/>
    <w:rsid w:val="00E64354"/>
    <w:rsid w:val="00E65785"/>
    <w:rsid w:val="00E660BE"/>
    <w:rsid w:val="00E66510"/>
    <w:rsid w:val="00E7109F"/>
    <w:rsid w:val="00E7156D"/>
    <w:rsid w:val="00E71B31"/>
    <w:rsid w:val="00E737E3"/>
    <w:rsid w:val="00E73A9F"/>
    <w:rsid w:val="00E8144E"/>
    <w:rsid w:val="00E81774"/>
    <w:rsid w:val="00E83DDA"/>
    <w:rsid w:val="00E86A95"/>
    <w:rsid w:val="00E87FA3"/>
    <w:rsid w:val="00E90463"/>
    <w:rsid w:val="00E917BF"/>
    <w:rsid w:val="00E92DBD"/>
    <w:rsid w:val="00E92E1E"/>
    <w:rsid w:val="00E938B4"/>
    <w:rsid w:val="00EA33A2"/>
    <w:rsid w:val="00EA45CF"/>
    <w:rsid w:val="00EA6206"/>
    <w:rsid w:val="00EA622F"/>
    <w:rsid w:val="00EA7CAC"/>
    <w:rsid w:val="00EB03A9"/>
    <w:rsid w:val="00EB080D"/>
    <w:rsid w:val="00EB1B07"/>
    <w:rsid w:val="00EB28DD"/>
    <w:rsid w:val="00EB40D2"/>
    <w:rsid w:val="00EB6162"/>
    <w:rsid w:val="00EB7838"/>
    <w:rsid w:val="00EC0A4F"/>
    <w:rsid w:val="00EC26AD"/>
    <w:rsid w:val="00EC319F"/>
    <w:rsid w:val="00EC31FD"/>
    <w:rsid w:val="00EC7F4D"/>
    <w:rsid w:val="00ED3E9B"/>
    <w:rsid w:val="00ED5F91"/>
    <w:rsid w:val="00ED62FF"/>
    <w:rsid w:val="00ED641E"/>
    <w:rsid w:val="00ED7850"/>
    <w:rsid w:val="00EE17D0"/>
    <w:rsid w:val="00EE2539"/>
    <w:rsid w:val="00EE2FF3"/>
    <w:rsid w:val="00EE466F"/>
    <w:rsid w:val="00EE4781"/>
    <w:rsid w:val="00EE4EC4"/>
    <w:rsid w:val="00EE610C"/>
    <w:rsid w:val="00EE75E5"/>
    <w:rsid w:val="00EE777A"/>
    <w:rsid w:val="00EF0C85"/>
    <w:rsid w:val="00EF1622"/>
    <w:rsid w:val="00EF4EB0"/>
    <w:rsid w:val="00EF662B"/>
    <w:rsid w:val="00EF6670"/>
    <w:rsid w:val="00F00354"/>
    <w:rsid w:val="00F00C87"/>
    <w:rsid w:val="00F01418"/>
    <w:rsid w:val="00F01DB8"/>
    <w:rsid w:val="00F04C6B"/>
    <w:rsid w:val="00F06EA4"/>
    <w:rsid w:val="00F10173"/>
    <w:rsid w:val="00F106BE"/>
    <w:rsid w:val="00F10CAF"/>
    <w:rsid w:val="00F12A58"/>
    <w:rsid w:val="00F14F79"/>
    <w:rsid w:val="00F20F5B"/>
    <w:rsid w:val="00F216DA"/>
    <w:rsid w:val="00F243D1"/>
    <w:rsid w:val="00F250A0"/>
    <w:rsid w:val="00F252A7"/>
    <w:rsid w:val="00F256E3"/>
    <w:rsid w:val="00F278E9"/>
    <w:rsid w:val="00F3150B"/>
    <w:rsid w:val="00F32201"/>
    <w:rsid w:val="00F3239C"/>
    <w:rsid w:val="00F33546"/>
    <w:rsid w:val="00F345B8"/>
    <w:rsid w:val="00F34B1D"/>
    <w:rsid w:val="00F3500F"/>
    <w:rsid w:val="00F3682F"/>
    <w:rsid w:val="00F446C8"/>
    <w:rsid w:val="00F44CEA"/>
    <w:rsid w:val="00F45847"/>
    <w:rsid w:val="00F45B1B"/>
    <w:rsid w:val="00F45BAA"/>
    <w:rsid w:val="00F46869"/>
    <w:rsid w:val="00F50F45"/>
    <w:rsid w:val="00F54DD9"/>
    <w:rsid w:val="00F55DC5"/>
    <w:rsid w:val="00F57BB2"/>
    <w:rsid w:val="00F63F94"/>
    <w:rsid w:val="00F64852"/>
    <w:rsid w:val="00F66DDC"/>
    <w:rsid w:val="00F66FD8"/>
    <w:rsid w:val="00F754B7"/>
    <w:rsid w:val="00F7610E"/>
    <w:rsid w:val="00F769F4"/>
    <w:rsid w:val="00F76A13"/>
    <w:rsid w:val="00F815B7"/>
    <w:rsid w:val="00F816B3"/>
    <w:rsid w:val="00F82A0C"/>
    <w:rsid w:val="00F82CD8"/>
    <w:rsid w:val="00F84806"/>
    <w:rsid w:val="00F849B4"/>
    <w:rsid w:val="00F84E1D"/>
    <w:rsid w:val="00F85980"/>
    <w:rsid w:val="00F87D17"/>
    <w:rsid w:val="00F90996"/>
    <w:rsid w:val="00F910B6"/>
    <w:rsid w:val="00F93309"/>
    <w:rsid w:val="00F933E0"/>
    <w:rsid w:val="00F94539"/>
    <w:rsid w:val="00F95F02"/>
    <w:rsid w:val="00F96DF3"/>
    <w:rsid w:val="00F9760F"/>
    <w:rsid w:val="00FA14B4"/>
    <w:rsid w:val="00FA3BC0"/>
    <w:rsid w:val="00FA3EE1"/>
    <w:rsid w:val="00FA4E7A"/>
    <w:rsid w:val="00FA4FDD"/>
    <w:rsid w:val="00FA5CE0"/>
    <w:rsid w:val="00FA604D"/>
    <w:rsid w:val="00FA6219"/>
    <w:rsid w:val="00FA72E5"/>
    <w:rsid w:val="00FA77D7"/>
    <w:rsid w:val="00FB166D"/>
    <w:rsid w:val="00FB481D"/>
    <w:rsid w:val="00FB4FCB"/>
    <w:rsid w:val="00FB6016"/>
    <w:rsid w:val="00FB69BA"/>
    <w:rsid w:val="00FB7337"/>
    <w:rsid w:val="00FC0711"/>
    <w:rsid w:val="00FC1B2C"/>
    <w:rsid w:val="00FC44C4"/>
    <w:rsid w:val="00FC4EA6"/>
    <w:rsid w:val="00FD146C"/>
    <w:rsid w:val="00FD14A4"/>
    <w:rsid w:val="00FD64C1"/>
    <w:rsid w:val="00FD68B2"/>
    <w:rsid w:val="00FD6AB4"/>
    <w:rsid w:val="00FE2FC6"/>
    <w:rsid w:val="00FE37A8"/>
    <w:rsid w:val="00FE5DE0"/>
    <w:rsid w:val="00FE60C8"/>
    <w:rsid w:val="00FE757A"/>
    <w:rsid w:val="00FE75F0"/>
    <w:rsid w:val="00FF0EB5"/>
    <w:rsid w:val="00FF194E"/>
    <w:rsid w:val="00FF46DD"/>
    <w:rsid w:val="00FF4944"/>
    <w:rsid w:val="00FF63A0"/>
  </w:rsids>
  <m:mathPr>
    <m:mathFont m:val="Cambria Math"/>
    <m:brkBin m:val="before"/>
    <m:brkBinSub m:val="--"/>
    <m:smallFrac/>
    <m:dispDef/>
    <m:lMargin m:val="0"/>
    <m:rMargin m:val="0"/>
    <m:defJc m:val="centerGroup"/>
    <m:wrapIndent m:val="1440"/>
    <m:intLim m:val="subSup"/>
    <m:naryLim m:val="undOvr"/>
  </m:mathPr>
  <w:themeFontLang w:val="fr-CM"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9E5A46"/>
  <w15:docId w15:val="{32CC9F0F-C440-4D92-BE4A-84AC515B2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Arial"/>
        <w:kern w:val="2"/>
        <w:sz w:val="22"/>
        <w:szCs w:val="22"/>
        <w:lang w:val="fr-CM" w:eastAsia="fr-FR" w:bidi="ar-SA"/>
      </w:rPr>
    </w:rPrDefault>
    <w:pPrDefault>
      <w:pPr>
        <w:spacing w:after="120"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40F1"/>
  </w:style>
  <w:style w:type="paragraph" w:styleId="Titre1">
    <w:name w:val="heading 1"/>
    <w:basedOn w:val="Normal"/>
    <w:next w:val="Normal"/>
    <w:link w:val="Titre1Car"/>
    <w:uiPriority w:val="9"/>
    <w:qFormat/>
    <w:rsid w:val="00120C72"/>
    <w:pPr>
      <w:keepNext/>
      <w:keepLines/>
      <w:spacing w:before="480"/>
      <w:outlineLvl w:val="0"/>
    </w:pPr>
    <w:rPr>
      <w:rFonts w:asciiTheme="majorHAnsi" w:eastAsiaTheme="majorEastAsia" w:hAnsiTheme="majorHAnsi" w:cstheme="majorBidi"/>
      <w:b/>
      <w:bCs/>
      <w:color w:val="B43412" w:themeColor="accent1" w:themeShade="BF"/>
      <w:sz w:val="28"/>
      <w:szCs w:val="28"/>
    </w:rPr>
  </w:style>
  <w:style w:type="paragraph" w:styleId="Titre2">
    <w:name w:val="heading 2"/>
    <w:basedOn w:val="Normal"/>
    <w:next w:val="Normal"/>
    <w:link w:val="Titre2Car"/>
    <w:uiPriority w:val="9"/>
    <w:unhideWhenUsed/>
    <w:qFormat/>
    <w:rsid w:val="00B7513E"/>
    <w:pPr>
      <w:keepNext/>
      <w:keepLines/>
      <w:spacing w:before="200"/>
      <w:outlineLvl w:val="1"/>
    </w:pPr>
    <w:rPr>
      <w:rFonts w:asciiTheme="majorHAnsi" w:eastAsiaTheme="majorEastAsia" w:hAnsiTheme="majorHAnsi" w:cstheme="majorBidi"/>
      <w:b/>
      <w:bCs/>
      <w:color w:val="E84C22" w:themeColor="accent1"/>
      <w:sz w:val="26"/>
      <w:szCs w:val="26"/>
    </w:rPr>
  </w:style>
  <w:style w:type="paragraph" w:styleId="Titre3">
    <w:name w:val="heading 3"/>
    <w:basedOn w:val="Normal"/>
    <w:next w:val="Normal"/>
    <w:link w:val="Titre3Car"/>
    <w:uiPriority w:val="9"/>
    <w:semiHidden/>
    <w:unhideWhenUsed/>
    <w:qFormat/>
    <w:rsid w:val="006519DE"/>
    <w:pPr>
      <w:keepNext/>
      <w:keepLines/>
      <w:spacing w:before="40"/>
      <w:outlineLvl w:val="2"/>
    </w:pPr>
    <w:rPr>
      <w:rFonts w:asciiTheme="majorHAnsi" w:eastAsiaTheme="majorEastAsia" w:hAnsiTheme="majorHAnsi" w:cstheme="majorBidi"/>
      <w:color w:val="77230C"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3">
    <w:name w:val="s3"/>
    <w:basedOn w:val="Normal"/>
    <w:rsid w:val="00534F10"/>
    <w:pPr>
      <w:spacing w:before="100" w:beforeAutospacing="1" w:after="100" w:afterAutospacing="1"/>
    </w:pPr>
    <w:rPr>
      <w:rFonts w:ascii="Times New Roman" w:hAnsi="Times New Roman" w:cs="Times New Roman"/>
      <w:kern w:val="0"/>
      <w:sz w:val="24"/>
      <w:szCs w:val="24"/>
    </w:rPr>
  </w:style>
  <w:style w:type="character" w:customStyle="1" w:styleId="bumpedfont15">
    <w:name w:val="bumpedfont15"/>
    <w:basedOn w:val="Policepardfaut"/>
    <w:rsid w:val="00534F10"/>
  </w:style>
  <w:style w:type="paragraph" w:customStyle="1" w:styleId="s4">
    <w:name w:val="s4"/>
    <w:basedOn w:val="Normal"/>
    <w:rsid w:val="00534F10"/>
    <w:pPr>
      <w:spacing w:before="100" w:beforeAutospacing="1" w:after="100" w:afterAutospacing="1"/>
    </w:pPr>
    <w:rPr>
      <w:rFonts w:ascii="Times New Roman" w:hAnsi="Times New Roman" w:cs="Times New Roman"/>
      <w:kern w:val="0"/>
      <w:sz w:val="24"/>
      <w:szCs w:val="24"/>
    </w:rPr>
  </w:style>
  <w:style w:type="character" w:customStyle="1" w:styleId="apple-converted-space">
    <w:name w:val="apple-converted-space"/>
    <w:basedOn w:val="Policepardfaut"/>
    <w:rsid w:val="00534F10"/>
  </w:style>
  <w:style w:type="paragraph" w:customStyle="1" w:styleId="s6">
    <w:name w:val="s6"/>
    <w:basedOn w:val="Normal"/>
    <w:rsid w:val="00534F10"/>
    <w:pPr>
      <w:spacing w:before="100" w:beforeAutospacing="1" w:after="100" w:afterAutospacing="1"/>
    </w:pPr>
    <w:rPr>
      <w:rFonts w:ascii="Times New Roman" w:hAnsi="Times New Roman" w:cs="Times New Roman"/>
      <w:kern w:val="0"/>
      <w:sz w:val="24"/>
      <w:szCs w:val="24"/>
    </w:rPr>
  </w:style>
  <w:style w:type="character" w:customStyle="1" w:styleId="s9">
    <w:name w:val="s9"/>
    <w:basedOn w:val="Policepardfaut"/>
    <w:rsid w:val="00534F10"/>
  </w:style>
  <w:style w:type="paragraph" w:styleId="Paragraphedeliste">
    <w:name w:val="List Paragraph"/>
    <w:aliases w:val="List Bullet Mary,List Paragraph (numbered (a)),List Paragraph nowy,Bullets,Numbered List Paragraph,Liste 1,Medium Grid 1 - Accent 21,References,ReferencesCxSpLast,Bullet Paragraph,Liste couleur - Accent 11,Dot pt"/>
    <w:basedOn w:val="Normal"/>
    <w:link w:val="ParagraphedelisteCar"/>
    <w:uiPriority w:val="34"/>
    <w:qFormat/>
    <w:rsid w:val="00534F10"/>
    <w:pPr>
      <w:ind w:left="720"/>
      <w:contextualSpacing/>
    </w:pPr>
  </w:style>
  <w:style w:type="paragraph" w:styleId="En-tte">
    <w:name w:val="header"/>
    <w:basedOn w:val="Normal"/>
    <w:link w:val="En-tteCar"/>
    <w:uiPriority w:val="99"/>
    <w:unhideWhenUsed/>
    <w:rsid w:val="00181EF3"/>
    <w:pPr>
      <w:tabs>
        <w:tab w:val="center" w:pos="4536"/>
        <w:tab w:val="right" w:pos="9072"/>
      </w:tabs>
    </w:pPr>
  </w:style>
  <w:style w:type="character" w:customStyle="1" w:styleId="En-tteCar">
    <w:name w:val="En-tête Car"/>
    <w:basedOn w:val="Policepardfaut"/>
    <w:link w:val="En-tte"/>
    <w:uiPriority w:val="99"/>
    <w:rsid w:val="00181EF3"/>
  </w:style>
  <w:style w:type="paragraph" w:styleId="Pieddepage">
    <w:name w:val="footer"/>
    <w:basedOn w:val="Normal"/>
    <w:link w:val="PieddepageCar"/>
    <w:uiPriority w:val="99"/>
    <w:unhideWhenUsed/>
    <w:rsid w:val="00181EF3"/>
    <w:pPr>
      <w:tabs>
        <w:tab w:val="center" w:pos="4536"/>
        <w:tab w:val="right" w:pos="9072"/>
      </w:tabs>
    </w:pPr>
  </w:style>
  <w:style w:type="character" w:customStyle="1" w:styleId="PieddepageCar">
    <w:name w:val="Pied de page Car"/>
    <w:basedOn w:val="Policepardfaut"/>
    <w:link w:val="Pieddepage"/>
    <w:uiPriority w:val="99"/>
    <w:rsid w:val="00181EF3"/>
  </w:style>
  <w:style w:type="table" w:customStyle="1" w:styleId="TableGrid">
    <w:name w:val="TableGrid"/>
    <w:rsid w:val="0045320A"/>
    <w:rPr>
      <w:rFonts w:asciiTheme="minorHAnsi" w:eastAsiaTheme="minorEastAsia" w:hAnsiTheme="minorHAnsi" w:cstheme="minorBidi"/>
      <w:kern w:val="0"/>
      <w:lang w:val="fr-FR"/>
    </w:rPr>
    <w:tblPr>
      <w:tblCellMar>
        <w:top w:w="0" w:type="dxa"/>
        <w:left w:w="0" w:type="dxa"/>
        <w:bottom w:w="0" w:type="dxa"/>
        <w:right w:w="0" w:type="dxa"/>
      </w:tblCellMar>
    </w:tblPr>
  </w:style>
  <w:style w:type="paragraph" w:styleId="Lgende">
    <w:name w:val="caption"/>
    <w:basedOn w:val="Normal"/>
    <w:next w:val="Normal"/>
    <w:uiPriority w:val="35"/>
    <w:unhideWhenUsed/>
    <w:qFormat/>
    <w:rsid w:val="000C3798"/>
    <w:pPr>
      <w:spacing w:after="200"/>
    </w:pPr>
    <w:rPr>
      <w:i/>
      <w:iCs/>
      <w:color w:val="505046" w:themeColor="text2"/>
      <w:sz w:val="18"/>
      <w:szCs w:val="18"/>
    </w:rPr>
  </w:style>
  <w:style w:type="character" w:styleId="Lienhypertexte">
    <w:name w:val="Hyperlink"/>
    <w:basedOn w:val="Policepardfaut"/>
    <w:uiPriority w:val="99"/>
    <w:unhideWhenUsed/>
    <w:rsid w:val="00595AA1"/>
    <w:rPr>
      <w:color w:val="CC9900" w:themeColor="hyperlink"/>
      <w:u w:val="single"/>
    </w:rPr>
  </w:style>
  <w:style w:type="paragraph" w:styleId="Textedebulles">
    <w:name w:val="Balloon Text"/>
    <w:basedOn w:val="Normal"/>
    <w:link w:val="TextedebullesCar"/>
    <w:uiPriority w:val="99"/>
    <w:semiHidden/>
    <w:unhideWhenUsed/>
    <w:rsid w:val="00785310"/>
    <w:rPr>
      <w:rFonts w:ascii="Tahoma" w:hAnsi="Tahoma" w:cs="Tahoma"/>
      <w:sz w:val="16"/>
      <w:szCs w:val="16"/>
    </w:rPr>
  </w:style>
  <w:style w:type="character" w:customStyle="1" w:styleId="TextedebullesCar">
    <w:name w:val="Texte de bulles Car"/>
    <w:basedOn w:val="Policepardfaut"/>
    <w:link w:val="Textedebulles"/>
    <w:uiPriority w:val="99"/>
    <w:semiHidden/>
    <w:rsid w:val="00785310"/>
    <w:rPr>
      <w:rFonts w:ascii="Tahoma" w:hAnsi="Tahoma" w:cs="Tahoma"/>
      <w:sz w:val="16"/>
      <w:szCs w:val="16"/>
    </w:rPr>
  </w:style>
  <w:style w:type="table" w:styleId="Grilledutableau">
    <w:name w:val="Table Grid"/>
    <w:basedOn w:val="TableauNormal"/>
    <w:uiPriority w:val="59"/>
    <w:rsid w:val="00785310"/>
    <w:rPr>
      <w:rFonts w:asciiTheme="minorHAnsi" w:eastAsiaTheme="minorHAnsi" w:hAnsiTheme="minorHAnsi" w:cstheme="minorBidi"/>
      <w:kern w:val="0"/>
      <w:lang w:val="fr-F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11">
    <w:name w:val="Tableau simple 11"/>
    <w:basedOn w:val="TableauNormal"/>
    <w:uiPriority w:val="41"/>
    <w:rsid w:val="00785310"/>
    <w:rPr>
      <w:rFonts w:asciiTheme="minorHAnsi" w:eastAsiaTheme="minorHAnsi" w:hAnsiTheme="minorHAnsi" w:cstheme="minorBidi"/>
      <w:kern w:val="0"/>
      <w:lang w:val="fr-FR"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sinterligne">
    <w:name w:val="No Spacing"/>
    <w:link w:val="SansinterligneCar"/>
    <w:uiPriority w:val="1"/>
    <w:qFormat/>
    <w:rsid w:val="000E2E3D"/>
    <w:rPr>
      <w:rFonts w:asciiTheme="minorHAnsi" w:eastAsiaTheme="minorHAnsi" w:hAnsiTheme="minorHAnsi" w:cstheme="minorBidi"/>
      <w:kern w:val="0"/>
      <w:lang w:val="fr-FR" w:eastAsia="en-US"/>
    </w:rPr>
  </w:style>
  <w:style w:type="character" w:customStyle="1" w:styleId="Titre1Car">
    <w:name w:val="Titre 1 Car"/>
    <w:basedOn w:val="Policepardfaut"/>
    <w:link w:val="Titre1"/>
    <w:uiPriority w:val="9"/>
    <w:rsid w:val="00120C72"/>
    <w:rPr>
      <w:rFonts w:asciiTheme="majorHAnsi" w:eastAsiaTheme="majorEastAsia" w:hAnsiTheme="majorHAnsi" w:cstheme="majorBidi"/>
      <w:b/>
      <w:bCs/>
      <w:color w:val="B43412" w:themeColor="accent1" w:themeShade="BF"/>
      <w:sz w:val="28"/>
      <w:szCs w:val="28"/>
    </w:rPr>
  </w:style>
  <w:style w:type="character" w:customStyle="1" w:styleId="Titre2Car">
    <w:name w:val="Titre 2 Car"/>
    <w:basedOn w:val="Policepardfaut"/>
    <w:link w:val="Titre2"/>
    <w:uiPriority w:val="9"/>
    <w:rsid w:val="00B7513E"/>
    <w:rPr>
      <w:rFonts w:asciiTheme="majorHAnsi" w:eastAsiaTheme="majorEastAsia" w:hAnsiTheme="majorHAnsi" w:cstheme="majorBidi"/>
      <w:b/>
      <w:bCs/>
      <w:color w:val="E84C22" w:themeColor="accent1"/>
      <w:sz w:val="26"/>
      <w:szCs w:val="26"/>
    </w:rPr>
  </w:style>
  <w:style w:type="paragraph" w:styleId="En-ttedetabledesmatires">
    <w:name w:val="TOC Heading"/>
    <w:basedOn w:val="Titre1"/>
    <w:next w:val="Normal"/>
    <w:uiPriority w:val="39"/>
    <w:unhideWhenUsed/>
    <w:qFormat/>
    <w:rsid w:val="00C72627"/>
    <w:pPr>
      <w:spacing w:line="276" w:lineRule="auto"/>
      <w:outlineLvl w:val="9"/>
    </w:pPr>
    <w:rPr>
      <w:kern w:val="0"/>
      <w:lang w:val="fr-FR" w:eastAsia="en-US"/>
    </w:rPr>
  </w:style>
  <w:style w:type="paragraph" w:styleId="TM1">
    <w:name w:val="toc 1"/>
    <w:basedOn w:val="Normal"/>
    <w:next w:val="Normal"/>
    <w:autoRedefine/>
    <w:uiPriority w:val="39"/>
    <w:unhideWhenUsed/>
    <w:rsid w:val="00147FF8"/>
    <w:pPr>
      <w:tabs>
        <w:tab w:val="right" w:leader="dot" w:pos="9062"/>
      </w:tabs>
    </w:pPr>
  </w:style>
  <w:style w:type="paragraph" w:styleId="TM2">
    <w:name w:val="toc 2"/>
    <w:basedOn w:val="Normal"/>
    <w:next w:val="Normal"/>
    <w:autoRedefine/>
    <w:uiPriority w:val="39"/>
    <w:unhideWhenUsed/>
    <w:rsid w:val="000E2096"/>
    <w:pPr>
      <w:tabs>
        <w:tab w:val="left" w:pos="660"/>
        <w:tab w:val="right" w:leader="dot" w:pos="9062"/>
      </w:tabs>
      <w:spacing w:line="320" w:lineRule="exact"/>
      <w:ind w:left="221"/>
    </w:pPr>
  </w:style>
  <w:style w:type="paragraph" w:styleId="TM3">
    <w:name w:val="toc 3"/>
    <w:basedOn w:val="Normal"/>
    <w:next w:val="Normal"/>
    <w:autoRedefine/>
    <w:uiPriority w:val="39"/>
    <w:unhideWhenUsed/>
    <w:rsid w:val="00C72627"/>
    <w:pPr>
      <w:spacing w:after="100"/>
      <w:ind w:left="440"/>
    </w:pPr>
  </w:style>
  <w:style w:type="table" w:customStyle="1" w:styleId="TableauGrille1Clair-Accentuation11">
    <w:name w:val="Tableau Grille 1 Clair - Accentuation 11"/>
    <w:basedOn w:val="TableauNormal"/>
    <w:uiPriority w:val="46"/>
    <w:rsid w:val="004C2437"/>
    <w:tblPr>
      <w:tblStyleRowBandSize w:val="1"/>
      <w:tblStyleColBandSize w:val="1"/>
      <w:tblBorders>
        <w:top w:val="single" w:sz="4" w:space="0" w:color="F5B7A6" w:themeColor="accent1" w:themeTint="66"/>
        <w:left w:val="single" w:sz="4" w:space="0" w:color="F5B7A6" w:themeColor="accent1" w:themeTint="66"/>
        <w:bottom w:val="single" w:sz="4" w:space="0" w:color="F5B7A6" w:themeColor="accent1" w:themeTint="66"/>
        <w:right w:val="single" w:sz="4" w:space="0" w:color="F5B7A6" w:themeColor="accent1" w:themeTint="66"/>
        <w:insideH w:val="single" w:sz="4" w:space="0" w:color="F5B7A6" w:themeColor="accent1" w:themeTint="66"/>
        <w:insideV w:val="single" w:sz="4" w:space="0" w:color="F5B7A6" w:themeColor="accent1" w:themeTint="66"/>
      </w:tblBorders>
    </w:tblPr>
    <w:tblStylePr w:type="firstRow">
      <w:rPr>
        <w:b/>
        <w:bCs/>
      </w:rPr>
      <w:tblPr/>
      <w:tcPr>
        <w:tcBorders>
          <w:bottom w:val="single" w:sz="12" w:space="0" w:color="F1937A" w:themeColor="accent1" w:themeTint="99"/>
        </w:tcBorders>
      </w:tcPr>
    </w:tblStylePr>
    <w:tblStylePr w:type="lastRow">
      <w:rPr>
        <w:b/>
        <w:bCs/>
      </w:rPr>
      <w:tblPr/>
      <w:tcPr>
        <w:tcBorders>
          <w:top w:val="double" w:sz="2" w:space="0" w:color="F1937A" w:themeColor="accent1" w:themeTint="99"/>
        </w:tcBorders>
      </w:tcPr>
    </w:tblStylePr>
    <w:tblStylePr w:type="firstCol">
      <w:rPr>
        <w:b/>
        <w:bCs/>
      </w:rPr>
    </w:tblStylePr>
    <w:tblStylePr w:type="lastCol">
      <w:rPr>
        <w:b/>
        <w:bCs/>
      </w:rPr>
    </w:tblStylePr>
  </w:style>
  <w:style w:type="table" w:customStyle="1" w:styleId="TableauGrille6Couleur-Accentuation21">
    <w:name w:val="Tableau Grille 6 Couleur - Accentuation 21"/>
    <w:basedOn w:val="TableauNormal"/>
    <w:uiPriority w:val="51"/>
    <w:rsid w:val="00BC7FCE"/>
    <w:rPr>
      <w:color w:val="F49B00" w:themeColor="accent2" w:themeShade="BF"/>
    </w:rPr>
    <w:tblPr>
      <w:tblStyleRowBandSize w:val="1"/>
      <w:tblStyleColBandSize w:val="1"/>
      <w:tblBorders>
        <w:top w:val="single" w:sz="4" w:space="0" w:color="FFD790" w:themeColor="accent2" w:themeTint="99"/>
        <w:left w:val="single" w:sz="4" w:space="0" w:color="FFD790" w:themeColor="accent2" w:themeTint="99"/>
        <w:bottom w:val="single" w:sz="4" w:space="0" w:color="FFD790" w:themeColor="accent2" w:themeTint="99"/>
        <w:right w:val="single" w:sz="4" w:space="0" w:color="FFD790" w:themeColor="accent2" w:themeTint="99"/>
        <w:insideH w:val="single" w:sz="4" w:space="0" w:color="FFD790" w:themeColor="accent2" w:themeTint="99"/>
        <w:insideV w:val="single" w:sz="4" w:space="0" w:color="FFD790" w:themeColor="accent2" w:themeTint="99"/>
      </w:tblBorders>
    </w:tblPr>
    <w:tblStylePr w:type="firstRow">
      <w:rPr>
        <w:b/>
        <w:bCs/>
      </w:rPr>
      <w:tblPr/>
      <w:tcPr>
        <w:tcBorders>
          <w:bottom w:val="single" w:sz="12" w:space="0" w:color="FFD790" w:themeColor="accent2" w:themeTint="99"/>
        </w:tcBorders>
      </w:tcPr>
    </w:tblStylePr>
    <w:tblStylePr w:type="lastRow">
      <w:rPr>
        <w:b/>
        <w:bCs/>
      </w:rPr>
      <w:tblPr/>
      <w:tcPr>
        <w:tcBorders>
          <w:top w:val="double" w:sz="4" w:space="0" w:color="FFD790" w:themeColor="accent2" w:themeTint="99"/>
        </w:tcBorders>
      </w:tcPr>
    </w:tblStylePr>
    <w:tblStylePr w:type="firstCol">
      <w:rPr>
        <w:b/>
        <w:bCs/>
      </w:rPr>
    </w:tblStylePr>
    <w:tblStylePr w:type="lastCol">
      <w:rPr>
        <w:b/>
        <w:bCs/>
      </w:rPr>
    </w:tblStylePr>
    <w:tblStylePr w:type="band1Vert">
      <w:tblPr/>
      <w:tcPr>
        <w:shd w:val="clear" w:color="auto" w:fill="FFF1DA" w:themeFill="accent2" w:themeFillTint="33"/>
      </w:tcPr>
    </w:tblStylePr>
    <w:tblStylePr w:type="band1Horz">
      <w:tblPr/>
      <w:tcPr>
        <w:shd w:val="clear" w:color="auto" w:fill="FFF1DA" w:themeFill="accent2" w:themeFillTint="33"/>
      </w:tcPr>
    </w:tblStylePr>
  </w:style>
  <w:style w:type="table" w:customStyle="1" w:styleId="TableauGrille2-Accentuation61">
    <w:name w:val="Tableau Grille 2 - Accentuation 61"/>
    <w:basedOn w:val="TableauNormal"/>
    <w:uiPriority w:val="47"/>
    <w:rsid w:val="00BC7FCE"/>
    <w:tblPr>
      <w:tblStyleRowBandSize w:val="1"/>
      <w:tblStyleColBandSize w:val="1"/>
      <w:tblBorders>
        <w:top w:val="single" w:sz="2" w:space="0" w:color="FF6137" w:themeColor="accent6" w:themeTint="99"/>
        <w:bottom w:val="single" w:sz="2" w:space="0" w:color="FF6137" w:themeColor="accent6" w:themeTint="99"/>
        <w:insideH w:val="single" w:sz="2" w:space="0" w:color="FF6137" w:themeColor="accent6" w:themeTint="99"/>
        <w:insideV w:val="single" w:sz="2" w:space="0" w:color="FF6137" w:themeColor="accent6" w:themeTint="99"/>
      </w:tblBorders>
    </w:tblPr>
    <w:tblStylePr w:type="firstRow">
      <w:rPr>
        <w:b/>
        <w:bCs/>
      </w:rPr>
      <w:tblPr/>
      <w:tcPr>
        <w:tcBorders>
          <w:top w:val="nil"/>
          <w:bottom w:val="single" w:sz="12" w:space="0" w:color="FF6137" w:themeColor="accent6" w:themeTint="99"/>
          <w:insideH w:val="nil"/>
          <w:insideV w:val="nil"/>
        </w:tcBorders>
        <w:shd w:val="clear" w:color="auto" w:fill="FFFFFF" w:themeFill="background1"/>
      </w:tcPr>
    </w:tblStylePr>
    <w:tblStylePr w:type="lastRow">
      <w:rPr>
        <w:b/>
        <w:bCs/>
      </w:rPr>
      <w:tblPr/>
      <w:tcPr>
        <w:tcBorders>
          <w:top w:val="double" w:sz="2" w:space="0" w:color="FF613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ABC" w:themeFill="accent6" w:themeFillTint="33"/>
      </w:tcPr>
    </w:tblStylePr>
    <w:tblStylePr w:type="band1Horz">
      <w:tblPr/>
      <w:tcPr>
        <w:shd w:val="clear" w:color="auto" w:fill="FFCABC" w:themeFill="accent6" w:themeFillTint="33"/>
      </w:tcPr>
    </w:tblStylePr>
  </w:style>
  <w:style w:type="paragraph" w:styleId="Citationintense">
    <w:name w:val="Intense Quote"/>
    <w:basedOn w:val="Normal"/>
    <w:next w:val="Normal"/>
    <w:link w:val="CitationintenseCar"/>
    <w:uiPriority w:val="30"/>
    <w:qFormat/>
    <w:rsid w:val="006247AA"/>
    <w:pPr>
      <w:pBdr>
        <w:top w:val="single" w:sz="4" w:space="10" w:color="E84C22" w:themeColor="accent1"/>
        <w:bottom w:val="single" w:sz="4" w:space="10" w:color="E84C22" w:themeColor="accent1"/>
      </w:pBdr>
      <w:spacing w:before="360" w:after="360"/>
      <w:ind w:left="864" w:right="864"/>
      <w:jc w:val="center"/>
    </w:pPr>
    <w:rPr>
      <w:i/>
      <w:iCs/>
      <w:color w:val="E84C22" w:themeColor="accent1"/>
    </w:rPr>
  </w:style>
  <w:style w:type="character" w:customStyle="1" w:styleId="CitationintenseCar">
    <w:name w:val="Citation intense Car"/>
    <w:basedOn w:val="Policepardfaut"/>
    <w:link w:val="Citationintense"/>
    <w:uiPriority w:val="30"/>
    <w:rsid w:val="006247AA"/>
    <w:rPr>
      <w:i/>
      <w:iCs/>
      <w:color w:val="E84C22" w:themeColor="accent1"/>
    </w:rPr>
  </w:style>
  <w:style w:type="character" w:styleId="Titredulivre">
    <w:name w:val="Book Title"/>
    <w:basedOn w:val="Policepardfaut"/>
    <w:uiPriority w:val="33"/>
    <w:qFormat/>
    <w:rsid w:val="006247AA"/>
    <w:rPr>
      <w:b/>
      <w:bCs/>
      <w:i/>
      <w:iCs/>
      <w:spacing w:val="5"/>
    </w:rPr>
  </w:style>
  <w:style w:type="table" w:customStyle="1" w:styleId="TableauGrille6Couleur-Accentuation61">
    <w:name w:val="Tableau Grille 6 Couleur - Accentuation 61"/>
    <w:basedOn w:val="TableauNormal"/>
    <w:uiPriority w:val="51"/>
    <w:rsid w:val="00446C5E"/>
    <w:rPr>
      <w:color w:val="851C00" w:themeColor="accent6" w:themeShade="BF"/>
    </w:rPr>
    <w:tblPr>
      <w:tblStyleRowBandSize w:val="1"/>
      <w:tblStyleColBandSize w:val="1"/>
      <w:tblBorders>
        <w:top w:val="single" w:sz="4" w:space="0" w:color="FF6137" w:themeColor="accent6" w:themeTint="99"/>
        <w:left w:val="single" w:sz="4" w:space="0" w:color="FF6137" w:themeColor="accent6" w:themeTint="99"/>
        <w:bottom w:val="single" w:sz="4" w:space="0" w:color="FF6137" w:themeColor="accent6" w:themeTint="99"/>
        <w:right w:val="single" w:sz="4" w:space="0" w:color="FF6137" w:themeColor="accent6" w:themeTint="99"/>
        <w:insideH w:val="single" w:sz="4" w:space="0" w:color="FF6137" w:themeColor="accent6" w:themeTint="99"/>
        <w:insideV w:val="single" w:sz="4" w:space="0" w:color="FF6137" w:themeColor="accent6" w:themeTint="99"/>
      </w:tblBorders>
    </w:tblPr>
    <w:tblStylePr w:type="firstRow">
      <w:rPr>
        <w:b/>
        <w:bCs/>
      </w:rPr>
      <w:tblPr/>
      <w:tcPr>
        <w:tcBorders>
          <w:bottom w:val="single" w:sz="12" w:space="0" w:color="FF6137" w:themeColor="accent6" w:themeTint="99"/>
        </w:tcBorders>
      </w:tcPr>
    </w:tblStylePr>
    <w:tblStylePr w:type="lastRow">
      <w:rPr>
        <w:b/>
        <w:bCs/>
      </w:rPr>
      <w:tblPr/>
      <w:tcPr>
        <w:tcBorders>
          <w:top w:val="double" w:sz="4" w:space="0" w:color="FF6137" w:themeColor="accent6" w:themeTint="99"/>
        </w:tcBorders>
      </w:tcPr>
    </w:tblStylePr>
    <w:tblStylePr w:type="firstCol">
      <w:rPr>
        <w:b/>
        <w:bCs/>
      </w:rPr>
    </w:tblStylePr>
    <w:tblStylePr w:type="lastCol">
      <w:rPr>
        <w:b/>
        <w:bCs/>
      </w:rPr>
    </w:tblStylePr>
    <w:tblStylePr w:type="band1Vert">
      <w:tblPr/>
      <w:tcPr>
        <w:shd w:val="clear" w:color="auto" w:fill="FFCABC" w:themeFill="accent6" w:themeFillTint="33"/>
      </w:tcPr>
    </w:tblStylePr>
    <w:tblStylePr w:type="band1Horz">
      <w:tblPr/>
      <w:tcPr>
        <w:shd w:val="clear" w:color="auto" w:fill="FFCABC" w:themeFill="accent6" w:themeFillTint="33"/>
      </w:tcPr>
    </w:tblStylePr>
  </w:style>
  <w:style w:type="paragraph" w:styleId="Tabledesillustrations">
    <w:name w:val="table of figures"/>
    <w:basedOn w:val="Normal"/>
    <w:next w:val="Normal"/>
    <w:uiPriority w:val="99"/>
    <w:unhideWhenUsed/>
    <w:rsid w:val="00D4102D"/>
  </w:style>
  <w:style w:type="character" w:customStyle="1" w:styleId="ParagraphedelisteCar">
    <w:name w:val="Paragraphe de liste Car"/>
    <w:aliases w:val="List Bullet Mary Car,List Paragraph (numbered (a)) Car,List Paragraph nowy Car,Bullets Car,Numbered List Paragraph Car,Liste 1 Car,Medium Grid 1 - Accent 21 Car,References Car,ReferencesCxSpLast Car,Bullet Paragraph Car"/>
    <w:basedOn w:val="Policepardfaut"/>
    <w:link w:val="Paragraphedeliste"/>
    <w:uiPriority w:val="34"/>
    <w:qFormat/>
    <w:locked/>
    <w:rsid w:val="00166FC4"/>
  </w:style>
  <w:style w:type="paragraph" w:customStyle="1" w:styleId="niveau1">
    <w:name w:val="niveau 1"/>
    <w:basedOn w:val="Normal"/>
    <w:qFormat/>
    <w:rsid w:val="00166FC4"/>
    <w:pPr>
      <w:spacing w:after="200" w:line="276" w:lineRule="auto"/>
      <w:jc w:val="both"/>
    </w:pPr>
    <w:rPr>
      <w:rFonts w:ascii="Times New Roman" w:eastAsiaTheme="minorHAnsi" w:hAnsi="Times New Roman" w:cs="Times New Roman"/>
      <w:b/>
      <w:kern w:val="0"/>
      <w:sz w:val="28"/>
      <w:szCs w:val="28"/>
      <w:lang w:val="fr-FR" w:eastAsia="en-US"/>
    </w:rPr>
  </w:style>
  <w:style w:type="paragraph" w:styleId="Notedefin">
    <w:name w:val="endnote text"/>
    <w:basedOn w:val="Normal"/>
    <w:link w:val="NotedefinCar"/>
    <w:uiPriority w:val="99"/>
    <w:semiHidden/>
    <w:unhideWhenUsed/>
    <w:rsid w:val="006519DE"/>
    <w:rPr>
      <w:sz w:val="20"/>
      <w:szCs w:val="20"/>
    </w:rPr>
  </w:style>
  <w:style w:type="character" w:customStyle="1" w:styleId="NotedefinCar">
    <w:name w:val="Note de fin Car"/>
    <w:basedOn w:val="Policepardfaut"/>
    <w:link w:val="Notedefin"/>
    <w:uiPriority w:val="99"/>
    <w:semiHidden/>
    <w:rsid w:val="006519DE"/>
    <w:rPr>
      <w:sz w:val="20"/>
      <w:szCs w:val="20"/>
    </w:rPr>
  </w:style>
  <w:style w:type="character" w:styleId="Appeldenotedefin">
    <w:name w:val="endnote reference"/>
    <w:basedOn w:val="Policepardfaut"/>
    <w:uiPriority w:val="99"/>
    <w:semiHidden/>
    <w:unhideWhenUsed/>
    <w:rsid w:val="006519DE"/>
    <w:rPr>
      <w:vertAlign w:val="superscript"/>
    </w:rPr>
  </w:style>
  <w:style w:type="character" w:customStyle="1" w:styleId="Titre3Car">
    <w:name w:val="Titre 3 Car"/>
    <w:basedOn w:val="Policepardfaut"/>
    <w:link w:val="Titre3"/>
    <w:uiPriority w:val="9"/>
    <w:semiHidden/>
    <w:rsid w:val="006519DE"/>
    <w:rPr>
      <w:rFonts w:asciiTheme="majorHAnsi" w:eastAsiaTheme="majorEastAsia" w:hAnsiTheme="majorHAnsi" w:cstheme="majorBidi"/>
      <w:color w:val="77230C" w:themeColor="accent1" w:themeShade="7F"/>
      <w:sz w:val="24"/>
      <w:szCs w:val="24"/>
    </w:rPr>
  </w:style>
  <w:style w:type="character" w:customStyle="1" w:styleId="SansinterligneCar">
    <w:name w:val="Sans interligne Car"/>
    <w:basedOn w:val="Policepardfaut"/>
    <w:link w:val="Sansinterligne"/>
    <w:uiPriority w:val="1"/>
    <w:rsid w:val="000575C6"/>
    <w:rPr>
      <w:rFonts w:asciiTheme="minorHAnsi" w:eastAsiaTheme="minorHAnsi" w:hAnsiTheme="minorHAnsi" w:cstheme="minorBidi"/>
      <w:kern w:val="0"/>
      <w:lang w:val="fr-FR" w:eastAsia="en-US"/>
    </w:rPr>
  </w:style>
  <w:style w:type="character" w:styleId="Textedelespacerserv">
    <w:name w:val="Placeholder Text"/>
    <w:basedOn w:val="Policepardfaut"/>
    <w:uiPriority w:val="99"/>
    <w:semiHidden/>
    <w:rsid w:val="006012C2"/>
    <w:rPr>
      <w:color w:val="808080"/>
    </w:rPr>
  </w:style>
  <w:style w:type="character" w:styleId="Marquedecommentaire">
    <w:name w:val="annotation reference"/>
    <w:basedOn w:val="Policepardfaut"/>
    <w:uiPriority w:val="99"/>
    <w:semiHidden/>
    <w:unhideWhenUsed/>
    <w:rsid w:val="00F9760F"/>
    <w:rPr>
      <w:sz w:val="16"/>
      <w:szCs w:val="16"/>
    </w:rPr>
  </w:style>
  <w:style w:type="paragraph" w:styleId="Commentaire">
    <w:name w:val="annotation text"/>
    <w:basedOn w:val="Normal"/>
    <w:link w:val="CommentaireCar"/>
    <w:uiPriority w:val="99"/>
    <w:semiHidden/>
    <w:unhideWhenUsed/>
    <w:rsid w:val="00F9760F"/>
    <w:rPr>
      <w:sz w:val="20"/>
      <w:szCs w:val="20"/>
    </w:rPr>
  </w:style>
  <w:style w:type="character" w:customStyle="1" w:styleId="CommentaireCar">
    <w:name w:val="Commentaire Car"/>
    <w:basedOn w:val="Policepardfaut"/>
    <w:link w:val="Commentaire"/>
    <w:uiPriority w:val="99"/>
    <w:semiHidden/>
    <w:rsid w:val="00F9760F"/>
    <w:rPr>
      <w:sz w:val="20"/>
      <w:szCs w:val="20"/>
    </w:rPr>
  </w:style>
  <w:style w:type="paragraph" w:styleId="Objetducommentaire">
    <w:name w:val="annotation subject"/>
    <w:basedOn w:val="Commentaire"/>
    <w:next w:val="Commentaire"/>
    <w:link w:val="ObjetducommentaireCar"/>
    <w:uiPriority w:val="99"/>
    <w:semiHidden/>
    <w:unhideWhenUsed/>
    <w:rsid w:val="00F9760F"/>
    <w:rPr>
      <w:b/>
      <w:bCs/>
    </w:rPr>
  </w:style>
  <w:style w:type="character" w:customStyle="1" w:styleId="ObjetducommentaireCar">
    <w:name w:val="Objet du commentaire Car"/>
    <w:basedOn w:val="CommentaireCar"/>
    <w:link w:val="Objetducommentaire"/>
    <w:uiPriority w:val="99"/>
    <w:semiHidden/>
    <w:rsid w:val="00F9760F"/>
    <w:rPr>
      <w:b/>
      <w:bCs/>
      <w:sz w:val="20"/>
      <w:szCs w:val="20"/>
    </w:rPr>
  </w:style>
  <w:style w:type="paragraph" w:styleId="Rvision">
    <w:name w:val="Revision"/>
    <w:hidden/>
    <w:uiPriority w:val="99"/>
    <w:semiHidden/>
    <w:rsid w:val="00565725"/>
  </w:style>
  <w:style w:type="paragraph" w:styleId="TM4">
    <w:name w:val="toc 4"/>
    <w:basedOn w:val="Normal"/>
    <w:next w:val="Normal"/>
    <w:autoRedefine/>
    <w:uiPriority w:val="39"/>
    <w:unhideWhenUsed/>
    <w:rsid w:val="00C26EA7"/>
    <w:pPr>
      <w:spacing w:after="100" w:line="259" w:lineRule="auto"/>
      <w:ind w:left="660"/>
    </w:pPr>
    <w:rPr>
      <w:rFonts w:asciiTheme="minorHAnsi" w:eastAsiaTheme="minorEastAsia" w:hAnsiTheme="minorHAnsi" w:cstheme="minorBidi"/>
      <w:kern w:val="0"/>
      <w:lang w:eastAsia="fr-CM"/>
    </w:rPr>
  </w:style>
  <w:style w:type="paragraph" w:styleId="TM5">
    <w:name w:val="toc 5"/>
    <w:basedOn w:val="Normal"/>
    <w:next w:val="Normal"/>
    <w:autoRedefine/>
    <w:uiPriority w:val="39"/>
    <w:unhideWhenUsed/>
    <w:rsid w:val="00C26EA7"/>
    <w:pPr>
      <w:spacing w:after="100" w:line="259" w:lineRule="auto"/>
      <w:ind w:left="880"/>
    </w:pPr>
    <w:rPr>
      <w:rFonts w:asciiTheme="minorHAnsi" w:eastAsiaTheme="minorEastAsia" w:hAnsiTheme="minorHAnsi" w:cstheme="minorBidi"/>
      <w:kern w:val="0"/>
      <w:lang w:eastAsia="fr-CM"/>
    </w:rPr>
  </w:style>
  <w:style w:type="paragraph" w:styleId="TM6">
    <w:name w:val="toc 6"/>
    <w:basedOn w:val="Normal"/>
    <w:next w:val="Normal"/>
    <w:autoRedefine/>
    <w:uiPriority w:val="39"/>
    <w:unhideWhenUsed/>
    <w:rsid w:val="00C26EA7"/>
    <w:pPr>
      <w:spacing w:after="100" w:line="259" w:lineRule="auto"/>
      <w:ind w:left="1100"/>
    </w:pPr>
    <w:rPr>
      <w:rFonts w:asciiTheme="minorHAnsi" w:eastAsiaTheme="minorEastAsia" w:hAnsiTheme="minorHAnsi" w:cstheme="minorBidi"/>
      <w:kern w:val="0"/>
      <w:lang w:eastAsia="fr-CM"/>
    </w:rPr>
  </w:style>
  <w:style w:type="paragraph" w:styleId="TM7">
    <w:name w:val="toc 7"/>
    <w:basedOn w:val="Normal"/>
    <w:next w:val="Normal"/>
    <w:autoRedefine/>
    <w:uiPriority w:val="39"/>
    <w:unhideWhenUsed/>
    <w:rsid w:val="00C26EA7"/>
    <w:pPr>
      <w:spacing w:after="100" w:line="259" w:lineRule="auto"/>
      <w:ind w:left="1320"/>
    </w:pPr>
    <w:rPr>
      <w:rFonts w:asciiTheme="minorHAnsi" w:eastAsiaTheme="minorEastAsia" w:hAnsiTheme="minorHAnsi" w:cstheme="minorBidi"/>
      <w:kern w:val="0"/>
      <w:lang w:eastAsia="fr-CM"/>
    </w:rPr>
  </w:style>
  <w:style w:type="paragraph" w:styleId="TM8">
    <w:name w:val="toc 8"/>
    <w:basedOn w:val="Normal"/>
    <w:next w:val="Normal"/>
    <w:autoRedefine/>
    <w:uiPriority w:val="39"/>
    <w:unhideWhenUsed/>
    <w:rsid w:val="00C26EA7"/>
    <w:pPr>
      <w:spacing w:after="100" w:line="259" w:lineRule="auto"/>
      <w:ind w:left="1540"/>
    </w:pPr>
    <w:rPr>
      <w:rFonts w:asciiTheme="minorHAnsi" w:eastAsiaTheme="minorEastAsia" w:hAnsiTheme="minorHAnsi" w:cstheme="minorBidi"/>
      <w:kern w:val="0"/>
      <w:lang w:eastAsia="fr-CM"/>
    </w:rPr>
  </w:style>
  <w:style w:type="paragraph" w:styleId="TM9">
    <w:name w:val="toc 9"/>
    <w:basedOn w:val="Normal"/>
    <w:next w:val="Normal"/>
    <w:autoRedefine/>
    <w:uiPriority w:val="39"/>
    <w:unhideWhenUsed/>
    <w:rsid w:val="00C26EA7"/>
    <w:pPr>
      <w:spacing w:after="100" w:line="259" w:lineRule="auto"/>
      <w:ind w:left="1760"/>
    </w:pPr>
    <w:rPr>
      <w:rFonts w:asciiTheme="minorHAnsi" w:eastAsiaTheme="minorEastAsia" w:hAnsiTheme="minorHAnsi" w:cstheme="minorBidi"/>
      <w:kern w:val="0"/>
      <w:lang w:eastAsia="fr-CM"/>
    </w:rPr>
  </w:style>
  <w:style w:type="character" w:customStyle="1" w:styleId="Mentionnonrsolue1">
    <w:name w:val="Mention non résolue1"/>
    <w:basedOn w:val="Policepardfaut"/>
    <w:uiPriority w:val="99"/>
    <w:semiHidden/>
    <w:unhideWhenUsed/>
    <w:rsid w:val="00C26EA7"/>
    <w:rPr>
      <w:color w:val="605E5C"/>
      <w:shd w:val="clear" w:color="auto" w:fill="E1DFDD"/>
    </w:rPr>
  </w:style>
  <w:style w:type="character" w:styleId="Mentionnonrsolue">
    <w:name w:val="Unresolved Mention"/>
    <w:basedOn w:val="Policepardfaut"/>
    <w:uiPriority w:val="99"/>
    <w:semiHidden/>
    <w:unhideWhenUsed/>
    <w:rsid w:val="007157F1"/>
    <w:rPr>
      <w:color w:val="808080"/>
      <w:shd w:val="clear" w:color="auto" w:fill="E6E6E6"/>
    </w:rPr>
  </w:style>
  <w:style w:type="table" w:customStyle="1" w:styleId="Grilledutableau1">
    <w:name w:val="Grille du tableau1"/>
    <w:basedOn w:val="TableauNormal"/>
    <w:next w:val="Grilledutableau"/>
    <w:uiPriority w:val="39"/>
    <w:rsid w:val="00A15707"/>
    <w:pPr>
      <w:spacing w:after="0" w:line="240" w:lineRule="auto"/>
    </w:pPr>
    <w:rPr>
      <w:rFonts w:asciiTheme="minorHAnsi" w:eastAsiaTheme="minorHAnsi" w:hAnsiTheme="minorHAnsi" w:cstheme="minorBidi"/>
      <w:kern w:val="0"/>
      <w:lang w:val="fr-F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53439">
      <w:bodyDiv w:val="1"/>
      <w:marLeft w:val="0"/>
      <w:marRight w:val="0"/>
      <w:marTop w:val="0"/>
      <w:marBottom w:val="0"/>
      <w:divBdr>
        <w:top w:val="none" w:sz="0" w:space="0" w:color="auto"/>
        <w:left w:val="none" w:sz="0" w:space="0" w:color="auto"/>
        <w:bottom w:val="none" w:sz="0" w:space="0" w:color="auto"/>
        <w:right w:val="none" w:sz="0" w:space="0" w:color="auto"/>
      </w:divBdr>
    </w:div>
    <w:div w:id="206180834">
      <w:bodyDiv w:val="1"/>
      <w:marLeft w:val="0"/>
      <w:marRight w:val="0"/>
      <w:marTop w:val="0"/>
      <w:marBottom w:val="0"/>
      <w:divBdr>
        <w:top w:val="none" w:sz="0" w:space="0" w:color="auto"/>
        <w:left w:val="none" w:sz="0" w:space="0" w:color="auto"/>
        <w:bottom w:val="none" w:sz="0" w:space="0" w:color="auto"/>
        <w:right w:val="none" w:sz="0" w:space="0" w:color="auto"/>
      </w:divBdr>
    </w:div>
    <w:div w:id="628167992">
      <w:bodyDiv w:val="1"/>
      <w:marLeft w:val="0"/>
      <w:marRight w:val="0"/>
      <w:marTop w:val="0"/>
      <w:marBottom w:val="0"/>
      <w:divBdr>
        <w:top w:val="none" w:sz="0" w:space="0" w:color="auto"/>
        <w:left w:val="none" w:sz="0" w:space="0" w:color="auto"/>
        <w:bottom w:val="none" w:sz="0" w:space="0" w:color="auto"/>
        <w:right w:val="none" w:sz="0" w:space="0" w:color="auto"/>
      </w:divBdr>
    </w:div>
    <w:div w:id="667057692">
      <w:bodyDiv w:val="1"/>
      <w:marLeft w:val="0"/>
      <w:marRight w:val="0"/>
      <w:marTop w:val="0"/>
      <w:marBottom w:val="0"/>
      <w:divBdr>
        <w:top w:val="none" w:sz="0" w:space="0" w:color="auto"/>
        <w:left w:val="none" w:sz="0" w:space="0" w:color="auto"/>
        <w:bottom w:val="none" w:sz="0" w:space="0" w:color="auto"/>
        <w:right w:val="none" w:sz="0" w:space="0" w:color="auto"/>
      </w:divBdr>
    </w:div>
    <w:div w:id="10097971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eader" Target="header2.xml"/><Relationship Id="rId42" Type="http://schemas.openxmlformats.org/officeDocument/2006/relationships/hyperlink" Target="https://doi.org/10.1038/nrurol.2017.98" TargetMode="External"/><Relationship Id="rId47" Type="http://schemas.openxmlformats.org/officeDocument/2006/relationships/hyperlink" Target="https://doi.org/10.11604/pamj.2019.32.145.17894" TargetMode="External"/><Relationship Id="rId63" Type="http://schemas.openxmlformats.org/officeDocument/2006/relationships/hyperlink" Target="file:///E:\M&#233;moire%20Mabelle.docxfinal.docx" TargetMode="External"/><Relationship Id="rId68"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file:///E:\M&#233;moire%20Mabelle.docxfinal.docx" TargetMode="External"/><Relationship Id="rId29" Type="http://schemas.openxmlformats.org/officeDocument/2006/relationships/header" Target="header5.xml"/><Relationship Id="rId11" Type="http://schemas.openxmlformats.org/officeDocument/2006/relationships/footer" Target="footer1.xml"/><Relationship Id="rId24" Type="http://schemas.openxmlformats.org/officeDocument/2006/relationships/header" Target="header3.xml"/><Relationship Id="rId32" Type="http://schemas.openxmlformats.org/officeDocument/2006/relationships/footer" Target="footer7.xml"/><Relationship Id="rId37" Type="http://schemas.openxmlformats.org/officeDocument/2006/relationships/hyperlink" Target="https://www.larousse.fr" TargetMode="External"/><Relationship Id="rId40" Type="http://schemas.openxmlformats.org/officeDocument/2006/relationships/hyperlink" Target="https://doi.org/10.1186/s40834-025-00411-1" TargetMode="External"/><Relationship Id="rId45" Type="http://schemas.openxmlformats.org/officeDocument/2006/relationships/hyperlink" Target="https://doi.org/10.1371/journal.pmed.1001356" TargetMode="External"/><Relationship Id="rId53" Type="http://schemas.openxmlformats.org/officeDocument/2006/relationships/image" Target="media/image4.jpeg"/><Relationship Id="rId58" Type="http://schemas.openxmlformats.org/officeDocument/2006/relationships/image" Target="media/image9.jpeg"/><Relationship Id="rId66" Type="http://schemas.openxmlformats.org/officeDocument/2006/relationships/hyperlink" Target="file:///E:\M&#233;moire%20Mabelle.docxfinal.docx" TargetMode="External"/><Relationship Id="rId5" Type="http://schemas.openxmlformats.org/officeDocument/2006/relationships/webSettings" Target="webSettings.xml"/><Relationship Id="rId61" Type="http://schemas.openxmlformats.org/officeDocument/2006/relationships/hyperlink" Target="file:///E:\M&#233;moire%20Mabelle.docxfinal.docx" TargetMode="External"/><Relationship Id="rId19" Type="http://schemas.openxmlformats.org/officeDocument/2006/relationships/hyperlink" Target="file:///E:\M&#233;moire%20Mabelle.docxfinal.docx" TargetMode="External"/><Relationship Id="rId14" Type="http://schemas.openxmlformats.org/officeDocument/2006/relationships/hyperlink" Target="file:///E:\M&#233;moire%20Mabelle.docxfinal.docx" TargetMode="External"/><Relationship Id="rId22" Type="http://schemas.openxmlformats.org/officeDocument/2006/relationships/footer" Target="footer2.xml"/><Relationship Id="rId27" Type="http://schemas.openxmlformats.org/officeDocument/2006/relationships/header" Target="header4.xml"/><Relationship Id="rId30" Type="http://schemas.openxmlformats.org/officeDocument/2006/relationships/footer" Target="footer6.xml"/><Relationship Id="rId35" Type="http://schemas.openxmlformats.org/officeDocument/2006/relationships/hyperlink" Target="https://doi.org/10.1093/humupd/dmw025" TargetMode="External"/><Relationship Id="rId43" Type="http://schemas.openxmlformats.org/officeDocument/2006/relationships/hyperlink" Target="https://doi.org/10.1080/0167482X.2020.1761317" TargetMode="External"/><Relationship Id="rId48" Type="http://schemas.openxmlformats.org/officeDocument/2006/relationships/hyperlink" Target="https://doi.org/10.1093/humupd/dmab001" TargetMode="External"/><Relationship Id="rId56" Type="http://schemas.openxmlformats.org/officeDocument/2006/relationships/image" Target="media/image7.jpeg"/><Relationship Id="rId64" Type="http://schemas.openxmlformats.org/officeDocument/2006/relationships/hyperlink" Target="file:///E:\M&#233;moire%20Mabelle.docxfinal.docx"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doi.org/10.5281/hsd.v25i4.Suppl.5816" TargetMode="External"/><Relationship Id="rId3" Type="http://schemas.openxmlformats.org/officeDocument/2006/relationships/styles" Target="styles.xml"/><Relationship Id="rId12" Type="http://schemas.openxmlformats.org/officeDocument/2006/relationships/hyperlink" Target="file:///E:\M&#233;moire%20Mabelle.docxfinal.docx" TargetMode="External"/><Relationship Id="rId17" Type="http://schemas.openxmlformats.org/officeDocument/2006/relationships/hyperlink" Target="file:///E:\M&#233;moire%20Mabelle.docxfinal.docx"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yperlink" Target="https://doi.org/10.1590/S1677-5538.IBJU.2021.0456" TargetMode="External"/><Relationship Id="rId46" Type="http://schemas.openxmlformats.org/officeDocument/2006/relationships/hyperlink" Target="https://doi.org/10.1177/014107680609901116" TargetMode="External"/><Relationship Id="rId59" Type="http://schemas.openxmlformats.org/officeDocument/2006/relationships/hyperlink" Target="file:///E:\M&#233;moire%20Mabelle.docxfinal.docx" TargetMode="External"/><Relationship Id="rId67" Type="http://schemas.openxmlformats.org/officeDocument/2006/relationships/header" Target="header7.xml"/><Relationship Id="rId20" Type="http://schemas.openxmlformats.org/officeDocument/2006/relationships/hyperlink" Target="file:///C:\Users\ESP\Documents\M&#233;moire%20Mabelle.docx" TargetMode="External"/><Relationship Id="rId41" Type="http://schemas.openxmlformats.org/officeDocument/2006/relationships/hyperlink" Target="https://doi.org/10.1093/humupd/dmv016" TargetMode="External"/><Relationship Id="rId54" Type="http://schemas.openxmlformats.org/officeDocument/2006/relationships/image" Target="media/image5.jpeg"/><Relationship Id="rId62" Type="http://schemas.openxmlformats.org/officeDocument/2006/relationships/hyperlink" Target="file:///E:\M&#233;moire%20Mabelle.docxfinal.docx" TargetMode="External"/><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E:\M&#233;moire%20Mabelle.docxfinal.docx" TargetMode="External"/><Relationship Id="rId23" Type="http://schemas.openxmlformats.org/officeDocument/2006/relationships/footer" Target="footer3.xml"/><Relationship Id="rId28" Type="http://schemas.openxmlformats.org/officeDocument/2006/relationships/footer" Target="footer5.xml"/><Relationship Id="rId36" Type="http://schemas.openxmlformats.org/officeDocument/2006/relationships/hyperlink" Target="https://doi.org/10.1093/humrep/deae084" TargetMode="External"/><Relationship Id="rId49" Type="http://schemas.openxmlformats.org/officeDocument/2006/relationships/hyperlink" Target="https://doi.org/10.1016/S0140-6736(20)32667-2" TargetMode="External"/><Relationship Id="rId57" Type="http://schemas.openxmlformats.org/officeDocument/2006/relationships/image" Target="media/image8.jpeg"/><Relationship Id="rId10" Type="http://schemas.openxmlformats.org/officeDocument/2006/relationships/header" Target="header1.xml"/><Relationship Id="rId31" Type="http://schemas.openxmlformats.org/officeDocument/2006/relationships/header" Target="header6.xml"/><Relationship Id="rId44" Type="http://schemas.openxmlformats.org/officeDocument/2006/relationships/hyperlink" Target="https://doi.org/10.15296/ijwhr.2018.23" TargetMode="External"/><Relationship Id="rId52" Type="http://schemas.openxmlformats.org/officeDocument/2006/relationships/hyperlink" Target="https://www.who.int/news-room/fact-sheets/detail/infertility" TargetMode="External"/><Relationship Id="rId60" Type="http://schemas.openxmlformats.org/officeDocument/2006/relationships/hyperlink" Target="file:///E:\M&#233;moire%20Mabelle.docxfinal.docx" TargetMode="External"/><Relationship Id="rId65" Type="http://schemas.openxmlformats.org/officeDocument/2006/relationships/hyperlink" Target="file:///E:\M&#233;moire%20Mabelle.docxfinal.docx"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file:///E:\M&#233;moire%20Mabelle.docxfinal.docx" TargetMode="External"/><Relationship Id="rId18" Type="http://schemas.openxmlformats.org/officeDocument/2006/relationships/hyperlink" Target="file:///E:\M&#233;moire%20Mabelle.docxfinal.docx" TargetMode="External"/><Relationship Id="rId39" Type="http://schemas.openxmlformats.org/officeDocument/2006/relationships/hyperlink" Target="https://doi.or/10.1038/s41585-019-0225-0" TargetMode="External"/><Relationship Id="rId34" Type="http://schemas.openxmlformats.org/officeDocument/2006/relationships/hyperlink" Target="https://doi.org/10.1016/S0140-6736(20)32667-2" TargetMode="External"/><Relationship Id="rId50" Type="http://schemas.openxmlformats.org/officeDocument/2006/relationships/hyperlink" Target="https://doi.org/10.4236/ojog;2020.10120156" TargetMode="External"/><Relationship Id="rId55" Type="http://schemas.openxmlformats.org/officeDocument/2006/relationships/image" Target="media/image6.jpeg"/></Relationships>
</file>

<file path=word/theme/theme1.xml><?xml version="1.0" encoding="utf-8"?>
<a:theme xmlns:a="http://schemas.openxmlformats.org/drawingml/2006/main" name="Office Theme">
  <a:themeElements>
    <a:clrScheme name="Rouge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81F2622E-D5F7-4A60-AB4F-86C71FD32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98</Pages>
  <Words>20073</Words>
  <Characters>110407</Characters>
  <Application>Microsoft Office Word</Application>
  <DocSecurity>0</DocSecurity>
  <Lines>920</Lines>
  <Paragraphs>260</Paragraphs>
  <ScaleCrop>false</ScaleCrop>
  <HeadingPairs>
    <vt:vector size="2" baseType="variant">
      <vt:variant>
        <vt:lpstr>Titre</vt:lpstr>
      </vt:variant>
      <vt:variant>
        <vt:i4>1</vt:i4>
      </vt:variant>
    </vt:vector>
  </HeadingPairs>
  <TitlesOfParts>
    <vt:vector size="1" baseType="lpstr">
      <vt:lpstr>THEME : FACTEURS ASSOCIES A L’INFERTILITE PRIMAIRE CHEZ LES COUPLES CONSULTANT DANS TROIS HOPITAUX DE REFERENCE De LA VILLE DE NGAOUNDERE EN 2026.</vt:lpstr>
    </vt:vector>
  </TitlesOfParts>
  <Company/>
  <LinksUpToDate>false</LinksUpToDate>
  <CharactersWithSpaces>130220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THEME : FACTEURS ASSOCIES A L’INFERTILITE PRIMAIRE CHEZ LES COUPLES CONSULTANT DANS TROIS HOPITAUX DE REFERENCE De LA VILLE DE NGAOUNDERE EN 2026.</dc:title>
  <dc:subject>TRAVAIL D’INITIATION A LA RECHERCHE EN VUE D’OBTENTION DU DIPLÔME D’ETAT D’INFIRMIER PRINCIPAL</dc:subject>
  <dc:creator>housseinabinta71@gmail.com</dc:creator>
  <cp:keywords/>
  <dc:description/>
  <cp:lastModifiedBy>ESP</cp:lastModifiedBy>
  <cp:revision>2</cp:revision>
  <cp:lastPrinted>2026-09-07T13:26:00Z</cp:lastPrinted>
  <dcterms:created xsi:type="dcterms:W3CDTF">2026-09-07T16:32:00Z</dcterms:created>
  <dcterms:modified xsi:type="dcterms:W3CDTF">2026-09-07T16:32:00Z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a561c80505294a86909da90c961dbc8e</vt:lpwstr>
  </property>
</Properties>
</file>